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9948601"/>
        <w:docPartObj>
          <w:docPartGallery w:val="Table of Contents"/>
          <w:docPartUnique/>
        </w:docPartObj>
      </w:sdtPr>
      <w:sdtEndPr>
        <w:rPr>
          <w:rFonts w:ascii="Times New Roman" w:hAnsi="Times New Roman"/>
          <w:bCs w:val="0"/>
        </w:rPr>
      </w:sdtEndPr>
      <w:sdtContent>
        <w:p w:rsidR="00D177B1" w:rsidRDefault="003E5AD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9304194" w:history="1">
            <w:r w:rsidR="00D177B1" w:rsidRPr="00C26FAC">
              <w:rPr>
                <w:rStyle w:val="af7"/>
                <w:noProof/>
              </w:rPr>
              <w:t>Глоссарий</w:t>
            </w:r>
            <w:r w:rsidR="00D177B1">
              <w:rPr>
                <w:noProof/>
                <w:webHidden/>
              </w:rPr>
              <w:tab/>
            </w:r>
            <w:r w:rsidR="00D177B1">
              <w:rPr>
                <w:noProof/>
                <w:webHidden/>
              </w:rPr>
              <w:fldChar w:fldCharType="begin"/>
            </w:r>
            <w:r w:rsidR="00D177B1">
              <w:rPr>
                <w:noProof/>
                <w:webHidden/>
              </w:rPr>
              <w:instrText xml:space="preserve"> PAGEREF _Toc389304194 \h </w:instrText>
            </w:r>
            <w:r w:rsidR="00D177B1">
              <w:rPr>
                <w:noProof/>
                <w:webHidden/>
              </w:rPr>
            </w:r>
            <w:r w:rsidR="00D177B1">
              <w:rPr>
                <w:noProof/>
                <w:webHidden/>
              </w:rPr>
              <w:fldChar w:fldCharType="separate"/>
            </w:r>
            <w:r w:rsidR="00D177B1">
              <w:rPr>
                <w:noProof/>
                <w:webHidden/>
              </w:rPr>
              <w:t>3</w:t>
            </w:r>
            <w:r w:rsidR="00D177B1">
              <w:rPr>
                <w:noProof/>
                <w:webHidden/>
              </w:rPr>
              <w:fldChar w:fldCharType="end"/>
            </w:r>
          </w:hyperlink>
        </w:p>
        <w:p w:rsidR="00D177B1" w:rsidRDefault="00D177B1">
          <w:pPr>
            <w:pStyle w:val="11"/>
            <w:rPr>
              <w:rFonts w:asciiTheme="minorHAnsi" w:eastAsiaTheme="minorEastAsia" w:hAnsiTheme="minorHAnsi" w:cstheme="minorBidi"/>
              <w:bCs w:val="0"/>
              <w:noProof/>
              <w:sz w:val="22"/>
              <w:szCs w:val="22"/>
              <w:lang w:eastAsia="ru-RU"/>
            </w:rPr>
          </w:pPr>
          <w:hyperlink w:anchor="_Toc389304195" w:history="1">
            <w:r w:rsidRPr="00C26FAC">
              <w:rPr>
                <w:rStyle w:val="af7"/>
                <w:noProof/>
              </w:rPr>
              <w:t>Введение</w:t>
            </w:r>
            <w:r>
              <w:rPr>
                <w:noProof/>
                <w:webHidden/>
              </w:rPr>
              <w:tab/>
            </w:r>
            <w:r>
              <w:rPr>
                <w:noProof/>
                <w:webHidden/>
              </w:rPr>
              <w:fldChar w:fldCharType="begin"/>
            </w:r>
            <w:r>
              <w:rPr>
                <w:noProof/>
                <w:webHidden/>
              </w:rPr>
              <w:instrText xml:space="preserve"> PAGEREF _Toc389304195 \h </w:instrText>
            </w:r>
            <w:r>
              <w:rPr>
                <w:noProof/>
                <w:webHidden/>
              </w:rPr>
            </w:r>
            <w:r>
              <w:rPr>
                <w:noProof/>
                <w:webHidden/>
              </w:rPr>
              <w:fldChar w:fldCharType="separate"/>
            </w:r>
            <w:r>
              <w:rPr>
                <w:noProof/>
                <w:webHidden/>
              </w:rPr>
              <w:t>4</w:t>
            </w:r>
            <w:r>
              <w:rPr>
                <w:noProof/>
                <w:webHidden/>
              </w:rPr>
              <w:fldChar w:fldCharType="end"/>
            </w:r>
          </w:hyperlink>
        </w:p>
        <w:p w:rsidR="00D177B1" w:rsidRDefault="00D177B1">
          <w:pPr>
            <w:pStyle w:val="11"/>
            <w:rPr>
              <w:rFonts w:asciiTheme="minorHAnsi" w:eastAsiaTheme="minorEastAsia" w:hAnsiTheme="minorHAnsi" w:cstheme="minorBidi"/>
              <w:bCs w:val="0"/>
              <w:noProof/>
              <w:sz w:val="22"/>
              <w:szCs w:val="22"/>
              <w:lang w:eastAsia="ru-RU"/>
            </w:rPr>
          </w:pPr>
          <w:hyperlink w:anchor="_Toc389304196" w:history="1">
            <w:r w:rsidRPr="00C26FAC">
              <w:rPr>
                <w:rStyle w:val="af7"/>
                <w:noProof/>
              </w:rPr>
              <w:t>1 Аналитический раздел</w:t>
            </w:r>
            <w:r>
              <w:rPr>
                <w:noProof/>
                <w:webHidden/>
              </w:rPr>
              <w:tab/>
            </w:r>
            <w:r>
              <w:rPr>
                <w:noProof/>
                <w:webHidden/>
              </w:rPr>
              <w:fldChar w:fldCharType="begin"/>
            </w:r>
            <w:r>
              <w:rPr>
                <w:noProof/>
                <w:webHidden/>
              </w:rPr>
              <w:instrText xml:space="preserve"> PAGEREF _Toc389304196 \h </w:instrText>
            </w:r>
            <w:r>
              <w:rPr>
                <w:noProof/>
                <w:webHidden/>
              </w:rPr>
            </w:r>
            <w:r>
              <w:rPr>
                <w:noProof/>
                <w:webHidden/>
              </w:rPr>
              <w:fldChar w:fldCharType="separate"/>
            </w:r>
            <w:r>
              <w:rPr>
                <w:noProof/>
                <w:webHidden/>
              </w:rPr>
              <w:t>5</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197" w:history="1">
            <w:r w:rsidRPr="00C26FAC">
              <w:rPr>
                <w:rStyle w:val="af7"/>
                <w:noProof/>
              </w:rPr>
              <w:t>1.1 Постановка задачи</w:t>
            </w:r>
            <w:r>
              <w:rPr>
                <w:noProof/>
                <w:webHidden/>
              </w:rPr>
              <w:tab/>
            </w:r>
            <w:r>
              <w:rPr>
                <w:noProof/>
                <w:webHidden/>
              </w:rPr>
              <w:fldChar w:fldCharType="begin"/>
            </w:r>
            <w:r>
              <w:rPr>
                <w:noProof/>
                <w:webHidden/>
              </w:rPr>
              <w:instrText xml:space="preserve"> PAGEREF _Toc389304197 \h </w:instrText>
            </w:r>
            <w:r>
              <w:rPr>
                <w:noProof/>
                <w:webHidden/>
              </w:rPr>
            </w:r>
            <w:r>
              <w:rPr>
                <w:noProof/>
                <w:webHidden/>
              </w:rPr>
              <w:fldChar w:fldCharType="separate"/>
            </w:r>
            <w:r>
              <w:rPr>
                <w:noProof/>
                <w:webHidden/>
              </w:rPr>
              <w:t>5</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198" w:history="1">
            <w:r w:rsidRPr="00C26FAC">
              <w:rPr>
                <w:rStyle w:val="af7"/>
                <w:noProof/>
              </w:rPr>
              <w:t>1.2 Обзор существующих оптимизационных продуктов и решений</w:t>
            </w:r>
            <w:r>
              <w:rPr>
                <w:noProof/>
                <w:webHidden/>
              </w:rPr>
              <w:tab/>
            </w:r>
            <w:r>
              <w:rPr>
                <w:noProof/>
                <w:webHidden/>
              </w:rPr>
              <w:fldChar w:fldCharType="begin"/>
            </w:r>
            <w:r>
              <w:rPr>
                <w:noProof/>
                <w:webHidden/>
              </w:rPr>
              <w:instrText xml:space="preserve"> PAGEREF _Toc389304198 \h </w:instrText>
            </w:r>
            <w:r>
              <w:rPr>
                <w:noProof/>
                <w:webHidden/>
              </w:rPr>
            </w:r>
            <w:r>
              <w:rPr>
                <w:noProof/>
                <w:webHidden/>
              </w:rPr>
              <w:fldChar w:fldCharType="separate"/>
            </w:r>
            <w:r>
              <w:rPr>
                <w:noProof/>
                <w:webHidden/>
              </w:rPr>
              <w:t>8</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199" w:history="1">
            <w:r w:rsidRPr="00C26FAC">
              <w:rPr>
                <w:rStyle w:val="af7"/>
                <w:noProof/>
              </w:rPr>
              <w:t>1.2.1 Система моделирования и оптимизации режимов работы электростанции</w:t>
            </w:r>
            <w:r>
              <w:rPr>
                <w:noProof/>
                <w:webHidden/>
              </w:rPr>
              <w:tab/>
            </w:r>
            <w:r>
              <w:rPr>
                <w:noProof/>
                <w:webHidden/>
              </w:rPr>
              <w:fldChar w:fldCharType="begin"/>
            </w:r>
            <w:r>
              <w:rPr>
                <w:noProof/>
                <w:webHidden/>
              </w:rPr>
              <w:instrText xml:space="preserve"> PAGEREF _Toc389304199 \h </w:instrText>
            </w:r>
            <w:r>
              <w:rPr>
                <w:noProof/>
                <w:webHidden/>
              </w:rPr>
            </w:r>
            <w:r>
              <w:rPr>
                <w:noProof/>
                <w:webHidden/>
              </w:rPr>
              <w:fldChar w:fldCharType="separate"/>
            </w:r>
            <w:r>
              <w:rPr>
                <w:noProof/>
                <w:webHidden/>
              </w:rPr>
              <w:t>8</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00" w:history="1">
            <w:r w:rsidRPr="00C26FAC">
              <w:rPr>
                <w:rStyle w:val="af7"/>
                <w:noProof/>
              </w:rPr>
              <w:t>1.2.2 Программный комплекс для оптимизации режимов работы тепловых электростанций</w:t>
            </w:r>
            <w:r>
              <w:rPr>
                <w:noProof/>
                <w:webHidden/>
              </w:rPr>
              <w:tab/>
            </w:r>
            <w:r>
              <w:rPr>
                <w:noProof/>
                <w:webHidden/>
              </w:rPr>
              <w:fldChar w:fldCharType="begin"/>
            </w:r>
            <w:r>
              <w:rPr>
                <w:noProof/>
                <w:webHidden/>
              </w:rPr>
              <w:instrText xml:space="preserve"> PAGEREF _Toc389304200 \h </w:instrText>
            </w:r>
            <w:r>
              <w:rPr>
                <w:noProof/>
                <w:webHidden/>
              </w:rPr>
            </w:r>
            <w:r>
              <w:rPr>
                <w:noProof/>
                <w:webHidden/>
              </w:rPr>
              <w:fldChar w:fldCharType="separate"/>
            </w:r>
            <w:r>
              <w:rPr>
                <w:noProof/>
                <w:webHidden/>
              </w:rPr>
              <w:t>9</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01" w:history="1">
            <w:r w:rsidRPr="00C26FAC">
              <w:rPr>
                <w:rStyle w:val="af7"/>
                <w:noProof/>
              </w:rPr>
              <w:t>1.2.3 Программный комплекс «ТЭС-Эксперт»</w:t>
            </w:r>
            <w:r>
              <w:rPr>
                <w:noProof/>
                <w:webHidden/>
              </w:rPr>
              <w:tab/>
            </w:r>
            <w:r>
              <w:rPr>
                <w:noProof/>
                <w:webHidden/>
              </w:rPr>
              <w:fldChar w:fldCharType="begin"/>
            </w:r>
            <w:r>
              <w:rPr>
                <w:noProof/>
                <w:webHidden/>
              </w:rPr>
              <w:instrText xml:space="preserve"> PAGEREF _Toc389304201 \h </w:instrText>
            </w:r>
            <w:r>
              <w:rPr>
                <w:noProof/>
                <w:webHidden/>
              </w:rPr>
            </w:r>
            <w:r>
              <w:rPr>
                <w:noProof/>
                <w:webHidden/>
              </w:rPr>
              <w:fldChar w:fldCharType="separate"/>
            </w:r>
            <w:r>
              <w:rPr>
                <w:noProof/>
                <w:webHidden/>
              </w:rPr>
              <w:t>10</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202" w:history="1">
            <w:r w:rsidRPr="00C26FAC">
              <w:rPr>
                <w:rStyle w:val="af7"/>
                <w:noProof/>
                <w:lang w:val="en-US"/>
              </w:rPr>
              <w:t>1.3</w:t>
            </w:r>
            <w:r w:rsidRPr="00C26FAC">
              <w:rPr>
                <w:rStyle w:val="af7"/>
                <w:noProof/>
              </w:rPr>
              <w:t xml:space="preserve"> Обзор существующих алгоритмов оптимизации</w:t>
            </w:r>
            <w:r>
              <w:rPr>
                <w:noProof/>
                <w:webHidden/>
              </w:rPr>
              <w:tab/>
            </w:r>
            <w:r>
              <w:rPr>
                <w:noProof/>
                <w:webHidden/>
              </w:rPr>
              <w:fldChar w:fldCharType="begin"/>
            </w:r>
            <w:r>
              <w:rPr>
                <w:noProof/>
                <w:webHidden/>
              </w:rPr>
              <w:instrText xml:space="preserve"> PAGEREF _Toc389304202 \h </w:instrText>
            </w:r>
            <w:r>
              <w:rPr>
                <w:noProof/>
                <w:webHidden/>
              </w:rPr>
            </w:r>
            <w:r>
              <w:rPr>
                <w:noProof/>
                <w:webHidden/>
              </w:rPr>
              <w:fldChar w:fldCharType="separate"/>
            </w:r>
            <w:r>
              <w:rPr>
                <w:noProof/>
                <w:webHidden/>
              </w:rPr>
              <w:t>11</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03" w:history="1">
            <w:r w:rsidRPr="00C26FAC">
              <w:rPr>
                <w:rStyle w:val="af7"/>
                <w:noProof/>
              </w:rPr>
              <w:t>1.3.1 Адаптивный алгоритм случайного поиска с переменным шагом</w:t>
            </w:r>
            <w:r>
              <w:rPr>
                <w:noProof/>
                <w:webHidden/>
              </w:rPr>
              <w:tab/>
            </w:r>
            <w:r>
              <w:rPr>
                <w:noProof/>
                <w:webHidden/>
              </w:rPr>
              <w:fldChar w:fldCharType="begin"/>
            </w:r>
            <w:r>
              <w:rPr>
                <w:noProof/>
                <w:webHidden/>
              </w:rPr>
              <w:instrText xml:space="preserve"> PAGEREF _Toc389304203 \h </w:instrText>
            </w:r>
            <w:r>
              <w:rPr>
                <w:noProof/>
                <w:webHidden/>
              </w:rPr>
            </w:r>
            <w:r>
              <w:rPr>
                <w:noProof/>
                <w:webHidden/>
              </w:rPr>
              <w:fldChar w:fldCharType="separate"/>
            </w:r>
            <w:r>
              <w:rPr>
                <w:noProof/>
                <w:webHidden/>
              </w:rPr>
              <w:t>11</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04" w:history="1">
            <w:r w:rsidRPr="00C26FAC">
              <w:rPr>
                <w:rStyle w:val="af7"/>
                <w:noProof/>
              </w:rPr>
              <w:t>1.3.2 Комбинаторный эвристический алгоритм</w:t>
            </w:r>
            <w:r>
              <w:rPr>
                <w:noProof/>
                <w:webHidden/>
              </w:rPr>
              <w:tab/>
            </w:r>
            <w:r>
              <w:rPr>
                <w:noProof/>
                <w:webHidden/>
              </w:rPr>
              <w:fldChar w:fldCharType="begin"/>
            </w:r>
            <w:r>
              <w:rPr>
                <w:noProof/>
                <w:webHidden/>
              </w:rPr>
              <w:instrText xml:space="preserve"> PAGEREF _Toc389304204 \h </w:instrText>
            </w:r>
            <w:r>
              <w:rPr>
                <w:noProof/>
                <w:webHidden/>
              </w:rPr>
            </w:r>
            <w:r>
              <w:rPr>
                <w:noProof/>
                <w:webHidden/>
              </w:rPr>
              <w:fldChar w:fldCharType="separate"/>
            </w:r>
            <w:r>
              <w:rPr>
                <w:noProof/>
                <w:webHidden/>
              </w:rPr>
              <w:t>12</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05" w:history="1">
            <w:r w:rsidRPr="00C26FAC">
              <w:rPr>
                <w:rStyle w:val="af7"/>
                <w:noProof/>
              </w:rPr>
              <w:t>1.3.3 Прямые выборочные процедуры с уменьшением интервала поиска</w:t>
            </w:r>
            <w:r>
              <w:rPr>
                <w:noProof/>
                <w:webHidden/>
              </w:rPr>
              <w:tab/>
            </w:r>
            <w:r>
              <w:rPr>
                <w:noProof/>
                <w:webHidden/>
              </w:rPr>
              <w:fldChar w:fldCharType="begin"/>
            </w:r>
            <w:r>
              <w:rPr>
                <w:noProof/>
                <w:webHidden/>
              </w:rPr>
              <w:instrText xml:space="preserve"> PAGEREF _Toc389304205 \h </w:instrText>
            </w:r>
            <w:r>
              <w:rPr>
                <w:noProof/>
                <w:webHidden/>
              </w:rPr>
            </w:r>
            <w:r>
              <w:rPr>
                <w:noProof/>
                <w:webHidden/>
              </w:rPr>
              <w:fldChar w:fldCharType="separate"/>
            </w:r>
            <w:r>
              <w:rPr>
                <w:noProof/>
                <w:webHidden/>
              </w:rPr>
              <w:t>13</w:t>
            </w:r>
            <w:r>
              <w:rPr>
                <w:noProof/>
                <w:webHidden/>
              </w:rPr>
              <w:fldChar w:fldCharType="end"/>
            </w:r>
          </w:hyperlink>
        </w:p>
        <w:p w:rsidR="00D177B1" w:rsidRDefault="00D177B1">
          <w:pPr>
            <w:pStyle w:val="11"/>
            <w:rPr>
              <w:rFonts w:asciiTheme="minorHAnsi" w:eastAsiaTheme="minorEastAsia" w:hAnsiTheme="minorHAnsi" w:cstheme="minorBidi"/>
              <w:bCs w:val="0"/>
              <w:noProof/>
              <w:sz w:val="22"/>
              <w:szCs w:val="22"/>
              <w:lang w:eastAsia="ru-RU"/>
            </w:rPr>
          </w:pPr>
          <w:hyperlink w:anchor="_Toc389304206" w:history="1">
            <w:r w:rsidRPr="00C26FAC">
              <w:rPr>
                <w:rStyle w:val="af7"/>
                <w:noProof/>
              </w:rPr>
              <w:t>2 Конструкторский раздел</w:t>
            </w:r>
            <w:r>
              <w:rPr>
                <w:noProof/>
                <w:webHidden/>
              </w:rPr>
              <w:tab/>
            </w:r>
            <w:r>
              <w:rPr>
                <w:noProof/>
                <w:webHidden/>
              </w:rPr>
              <w:fldChar w:fldCharType="begin"/>
            </w:r>
            <w:r>
              <w:rPr>
                <w:noProof/>
                <w:webHidden/>
              </w:rPr>
              <w:instrText xml:space="preserve"> PAGEREF _Toc389304206 \h </w:instrText>
            </w:r>
            <w:r>
              <w:rPr>
                <w:noProof/>
                <w:webHidden/>
              </w:rPr>
            </w:r>
            <w:r>
              <w:rPr>
                <w:noProof/>
                <w:webHidden/>
              </w:rPr>
              <w:fldChar w:fldCharType="separate"/>
            </w:r>
            <w:r>
              <w:rPr>
                <w:noProof/>
                <w:webHidden/>
              </w:rPr>
              <w:t>15</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207" w:history="1">
            <w:r w:rsidRPr="00C26FAC">
              <w:rPr>
                <w:rStyle w:val="af7"/>
                <w:noProof/>
              </w:rPr>
              <w:t>2.1 Состав котельного отделения ТЭЦ-20 Мосэнерго</w:t>
            </w:r>
            <w:r>
              <w:rPr>
                <w:noProof/>
                <w:webHidden/>
              </w:rPr>
              <w:tab/>
            </w:r>
            <w:r>
              <w:rPr>
                <w:noProof/>
                <w:webHidden/>
              </w:rPr>
              <w:fldChar w:fldCharType="begin"/>
            </w:r>
            <w:r>
              <w:rPr>
                <w:noProof/>
                <w:webHidden/>
              </w:rPr>
              <w:instrText xml:space="preserve"> PAGEREF _Toc389304207 \h </w:instrText>
            </w:r>
            <w:r>
              <w:rPr>
                <w:noProof/>
                <w:webHidden/>
              </w:rPr>
            </w:r>
            <w:r>
              <w:rPr>
                <w:noProof/>
                <w:webHidden/>
              </w:rPr>
              <w:fldChar w:fldCharType="separate"/>
            </w:r>
            <w:r>
              <w:rPr>
                <w:noProof/>
                <w:webHidden/>
              </w:rPr>
              <w:t>15</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208" w:history="1">
            <w:r w:rsidRPr="00C26FAC">
              <w:rPr>
                <w:rStyle w:val="af7"/>
                <w:noProof/>
              </w:rPr>
              <w:t>2.2 Математическая модель функционирования котлоагрегатов</w:t>
            </w:r>
            <w:r>
              <w:rPr>
                <w:noProof/>
                <w:webHidden/>
              </w:rPr>
              <w:tab/>
            </w:r>
            <w:r>
              <w:rPr>
                <w:noProof/>
                <w:webHidden/>
              </w:rPr>
              <w:fldChar w:fldCharType="begin"/>
            </w:r>
            <w:r>
              <w:rPr>
                <w:noProof/>
                <w:webHidden/>
              </w:rPr>
              <w:instrText xml:space="preserve"> PAGEREF _Toc389304208 \h </w:instrText>
            </w:r>
            <w:r>
              <w:rPr>
                <w:noProof/>
                <w:webHidden/>
              </w:rPr>
            </w:r>
            <w:r>
              <w:rPr>
                <w:noProof/>
                <w:webHidden/>
              </w:rPr>
              <w:fldChar w:fldCharType="separate"/>
            </w:r>
            <w:r>
              <w:rPr>
                <w:noProof/>
                <w:webHidden/>
              </w:rPr>
              <w:t>16</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09" w:history="1">
            <w:r w:rsidRPr="00C26FAC">
              <w:rPr>
                <w:rStyle w:val="af7"/>
                <w:noProof/>
              </w:rPr>
              <w:t>2.2.1 Параметры, используемые в математической модели</w:t>
            </w:r>
            <w:r>
              <w:rPr>
                <w:noProof/>
                <w:webHidden/>
              </w:rPr>
              <w:tab/>
            </w:r>
            <w:r>
              <w:rPr>
                <w:noProof/>
                <w:webHidden/>
              </w:rPr>
              <w:fldChar w:fldCharType="begin"/>
            </w:r>
            <w:r>
              <w:rPr>
                <w:noProof/>
                <w:webHidden/>
              </w:rPr>
              <w:instrText xml:space="preserve"> PAGEREF _Toc389304209 \h </w:instrText>
            </w:r>
            <w:r>
              <w:rPr>
                <w:noProof/>
                <w:webHidden/>
              </w:rPr>
            </w:r>
            <w:r>
              <w:rPr>
                <w:noProof/>
                <w:webHidden/>
              </w:rPr>
              <w:fldChar w:fldCharType="separate"/>
            </w:r>
            <w:r>
              <w:rPr>
                <w:noProof/>
                <w:webHidden/>
              </w:rPr>
              <w:t>16</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0" w:history="1">
            <w:r w:rsidRPr="00C26FAC">
              <w:rPr>
                <w:rStyle w:val="af7"/>
                <w:noProof/>
              </w:rPr>
              <w:t>2.2.2 Входные управляемые переменные математической модели</w:t>
            </w:r>
            <w:r>
              <w:rPr>
                <w:noProof/>
                <w:webHidden/>
              </w:rPr>
              <w:tab/>
            </w:r>
            <w:r>
              <w:rPr>
                <w:noProof/>
                <w:webHidden/>
              </w:rPr>
              <w:fldChar w:fldCharType="begin"/>
            </w:r>
            <w:r>
              <w:rPr>
                <w:noProof/>
                <w:webHidden/>
              </w:rPr>
              <w:instrText xml:space="preserve"> PAGEREF _Toc389304210 \h </w:instrText>
            </w:r>
            <w:r>
              <w:rPr>
                <w:noProof/>
                <w:webHidden/>
              </w:rPr>
            </w:r>
            <w:r>
              <w:rPr>
                <w:noProof/>
                <w:webHidden/>
              </w:rPr>
              <w:fldChar w:fldCharType="separate"/>
            </w:r>
            <w:r>
              <w:rPr>
                <w:noProof/>
                <w:webHidden/>
              </w:rPr>
              <w:t>17</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1" w:history="1">
            <w:r w:rsidRPr="00C26FAC">
              <w:rPr>
                <w:rStyle w:val="af7"/>
                <w:noProof/>
              </w:rPr>
              <w:t>2.2.3 Выходные параметры математической модели</w:t>
            </w:r>
            <w:r>
              <w:rPr>
                <w:noProof/>
                <w:webHidden/>
              </w:rPr>
              <w:tab/>
            </w:r>
            <w:r>
              <w:rPr>
                <w:noProof/>
                <w:webHidden/>
              </w:rPr>
              <w:fldChar w:fldCharType="begin"/>
            </w:r>
            <w:r>
              <w:rPr>
                <w:noProof/>
                <w:webHidden/>
              </w:rPr>
              <w:instrText xml:space="preserve"> PAGEREF _Toc389304211 \h </w:instrText>
            </w:r>
            <w:r>
              <w:rPr>
                <w:noProof/>
                <w:webHidden/>
              </w:rPr>
            </w:r>
            <w:r>
              <w:rPr>
                <w:noProof/>
                <w:webHidden/>
              </w:rPr>
              <w:fldChar w:fldCharType="separate"/>
            </w:r>
            <w:r>
              <w:rPr>
                <w:noProof/>
                <w:webHidden/>
              </w:rPr>
              <w:t>18</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2" w:history="1">
            <w:r w:rsidRPr="00C26FAC">
              <w:rPr>
                <w:rStyle w:val="af7"/>
                <w:noProof/>
              </w:rPr>
              <w:t>2.2.4 Параметры математической модели, общие для всех котлоагрегатов</w:t>
            </w:r>
            <w:r>
              <w:rPr>
                <w:noProof/>
                <w:webHidden/>
              </w:rPr>
              <w:tab/>
            </w:r>
            <w:r>
              <w:rPr>
                <w:noProof/>
                <w:webHidden/>
              </w:rPr>
              <w:fldChar w:fldCharType="begin"/>
            </w:r>
            <w:r>
              <w:rPr>
                <w:noProof/>
                <w:webHidden/>
              </w:rPr>
              <w:instrText xml:space="preserve"> PAGEREF _Toc389304212 \h </w:instrText>
            </w:r>
            <w:r>
              <w:rPr>
                <w:noProof/>
                <w:webHidden/>
              </w:rPr>
            </w:r>
            <w:r>
              <w:rPr>
                <w:noProof/>
                <w:webHidden/>
              </w:rPr>
              <w:fldChar w:fldCharType="separate"/>
            </w:r>
            <w:r>
              <w:rPr>
                <w:noProof/>
                <w:webHidden/>
              </w:rPr>
              <w:t>19</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3" w:history="1">
            <w:r w:rsidRPr="00C26FAC">
              <w:rPr>
                <w:rStyle w:val="af7"/>
                <w:noProof/>
              </w:rPr>
              <w:t>2.2.5 Режимные карты котлоагрегатов котельного отделения ТЭЦ-20 Мосэнерго очереди «90 ата»</w:t>
            </w:r>
            <w:r>
              <w:rPr>
                <w:noProof/>
                <w:webHidden/>
              </w:rPr>
              <w:tab/>
            </w:r>
            <w:r>
              <w:rPr>
                <w:noProof/>
                <w:webHidden/>
              </w:rPr>
              <w:fldChar w:fldCharType="begin"/>
            </w:r>
            <w:r>
              <w:rPr>
                <w:noProof/>
                <w:webHidden/>
              </w:rPr>
              <w:instrText xml:space="preserve"> PAGEREF _Toc389304213 \h </w:instrText>
            </w:r>
            <w:r>
              <w:rPr>
                <w:noProof/>
                <w:webHidden/>
              </w:rPr>
            </w:r>
            <w:r>
              <w:rPr>
                <w:noProof/>
                <w:webHidden/>
              </w:rPr>
              <w:fldChar w:fldCharType="separate"/>
            </w:r>
            <w:r>
              <w:rPr>
                <w:noProof/>
                <w:webHidden/>
              </w:rPr>
              <w:t>20</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4" w:history="1">
            <w:r w:rsidRPr="00C26FAC">
              <w:rPr>
                <w:rStyle w:val="af7"/>
                <w:noProof/>
              </w:rPr>
              <w:t>2.2.6 Построение регрессионных полиномов</w:t>
            </w:r>
            <w:r>
              <w:rPr>
                <w:noProof/>
                <w:webHidden/>
              </w:rPr>
              <w:tab/>
            </w:r>
            <w:r>
              <w:rPr>
                <w:noProof/>
                <w:webHidden/>
              </w:rPr>
              <w:fldChar w:fldCharType="begin"/>
            </w:r>
            <w:r>
              <w:rPr>
                <w:noProof/>
                <w:webHidden/>
              </w:rPr>
              <w:instrText xml:space="preserve"> PAGEREF _Toc389304214 \h </w:instrText>
            </w:r>
            <w:r>
              <w:rPr>
                <w:noProof/>
                <w:webHidden/>
              </w:rPr>
            </w:r>
            <w:r>
              <w:rPr>
                <w:noProof/>
                <w:webHidden/>
              </w:rPr>
              <w:fldChar w:fldCharType="separate"/>
            </w:r>
            <w:r>
              <w:rPr>
                <w:noProof/>
                <w:webHidden/>
              </w:rPr>
              <w:t>27</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5" w:history="1">
            <w:r w:rsidRPr="00C26FAC">
              <w:rPr>
                <w:rStyle w:val="af7"/>
                <w:noProof/>
              </w:rPr>
              <w:t>2.2.7 Функциональные зависимости параметров котлоагрегатов очереди «90 ата» от паровой нагрузки</w:t>
            </w:r>
            <w:r>
              <w:rPr>
                <w:noProof/>
                <w:webHidden/>
              </w:rPr>
              <w:tab/>
            </w:r>
            <w:r>
              <w:rPr>
                <w:noProof/>
                <w:webHidden/>
              </w:rPr>
              <w:fldChar w:fldCharType="begin"/>
            </w:r>
            <w:r>
              <w:rPr>
                <w:noProof/>
                <w:webHidden/>
              </w:rPr>
              <w:instrText xml:space="preserve"> PAGEREF _Toc389304215 \h </w:instrText>
            </w:r>
            <w:r>
              <w:rPr>
                <w:noProof/>
                <w:webHidden/>
              </w:rPr>
            </w:r>
            <w:r>
              <w:rPr>
                <w:noProof/>
                <w:webHidden/>
              </w:rPr>
              <w:fldChar w:fldCharType="separate"/>
            </w:r>
            <w:r>
              <w:rPr>
                <w:noProof/>
                <w:webHidden/>
              </w:rPr>
              <w:t>28</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6" w:history="1">
            <w:r w:rsidRPr="00C26FAC">
              <w:rPr>
                <w:rStyle w:val="af7"/>
                <w:noProof/>
              </w:rPr>
              <w:t>2.2.8 Базовая математическая модель расхода топлива котлоагрегатом</w:t>
            </w:r>
            <w:r>
              <w:rPr>
                <w:noProof/>
                <w:webHidden/>
              </w:rPr>
              <w:tab/>
            </w:r>
            <w:r>
              <w:rPr>
                <w:noProof/>
                <w:webHidden/>
              </w:rPr>
              <w:fldChar w:fldCharType="begin"/>
            </w:r>
            <w:r>
              <w:rPr>
                <w:noProof/>
                <w:webHidden/>
              </w:rPr>
              <w:instrText xml:space="preserve"> PAGEREF _Toc389304216 \h </w:instrText>
            </w:r>
            <w:r>
              <w:rPr>
                <w:noProof/>
                <w:webHidden/>
              </w:rPr>
            </w:r>
            <w:r>
              <w:rPr>
                <w:noProof/>
                <w:webHidden/>
              </w:rPr>
              <w:fldChar w:fldCharType="separate"/>
            </w:r>
            <w:r>
              <w:rPr>
                <w:noProof/>
                <w:webHidden/>
              </w:rPr>
              <w:t>33</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7" w:history="1">
            <w:r w:rsidRPr="00C26FAC">
              <w:rPr>
                <w:rStyle w:val="af7"/>
                <w:noProof/>
              </w:rPr>
              <w:t>2.2.9 Целевые функции для выбранных критериев</w:t>
            </w:r>
            <w:r>
              <w:rPr>
                <w:noProof/>
                <w:webHidden/>
              </w:rPr>
              <w:tab/>
            </w:r>
            <w:r>
              <w:rPr>
                <w:noProof/>
                <w:webHidden/>
              </w:rPr>
              <w:fldChar w:fldCharType="begin"/>
            </w:r>
            <w:r>
              <w:rPr>
                <w:noProof/>
                <w:webHidden/>
              </w:rPr>
              <w:instrText xml:space="preserve"> PAGEREF _Toc389304217 \h </w:instrText>
            </w:r>
            <w:r>
              <w:rPr>
                <w:noProof/>
                <w:webHidden/>
              </w:rPr>
            </w:r>
            <w:r>
              <w:rPr>
                <w:noProof/>
                <w:webHidden/>
              </w:rPr>
              <w:fldChar w:fldCharType="separate"/>
            </w:r>
            <w:r>
              <w:rPr>
                <w:noProof/>
                <w:webHidden/>
              </w:rPr>
              <w:t>38</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8" w:history="1">
            <w:r w:rsidRPr="00C26FAC">
              <w:rPr>
                <w:rStyle w:val="af7"/>
                <w:noProof/>
              </w:rPr>
              <w:t>2.2.10 Ограничения</w:t>
            </w:r>
            <w:r>
              <w:rPr>
                <w:noProof/>
                <w:webHidden/>
              </w:rPr>
              <w:tab/>
            </w:r>
            <w:r>
              <w:rPr>
                <w:noProof/>
                <w:webHidden/>
              </w:rPr>
              <w:fldChar w:fldCharType="begin"/>
            </w:r>
            <w:r>
              <w:rPr>
                <w:noProof/>
                <w:webHidden/>
              </w:rPr>
              <w:instrText xml:space="preserve"> PAGEREF _Toc389304218 \h </w:instrText>
            </w:r>
            <w:r>
              <w:rPr>
                <w:noProof/>
                <w:webHidden/>
              </w:rPr>
            </w:r>
            <w:r>
              <w:rPr>
                <w:noProof/>
                <w:webHidden/>
              </w:rPr>
              <w:fldChar w:fldCharType="separate"/>
            </w:r>
            <w:r>
              <w:rPr>
                <w:noProof/>
                <w:webHidden/>
              </w:rPr>
              <w:t>41</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19" w:history="1">
            <w:r w:rsidRPr="00C26FAC">
              <w:rPr>
                <w:rStyle w:val="af7"/>
                <w:noProof/>
              </w:rPr>
              <w:t>2.2.11 Задача многокритериальной оптимизации</w:t>
            </w:r>
            <w:r>
              <w:rPr>
                <w:noProof/>
                <w:webHidden/>
              </w:rPr>
              <w:tab/>
            </w:r>
            <w:r>
              <w:rPr>
                <w:noProof/>
                <w:webHidden/>
              </w:rPr>
              <w:fldChar w:fldCharType="begin"/>
            </w:r>
            <w:r>
              <w:rPr>
                <w:noProof/>
                <w:webHidden/>
              </w:rPr>
              <w:instrText xml:space="preserve"> PAGEREF _Toc389304219 \h </w:instrText>
            </w:r>
            <w:r>
              <w:rPr>
                <w:noProof/>
                <w:webHidden/>
              </w:rPr>
            </w:r>
            <w:r>
              <w:rPr>
                <w:noProof/>
                <w:webHidden/>
              </w:rPr>
              <w:fldChar w:fldCharType="separate"/>
            </w:r>
            <w:r>
              <w:rPr>
                <w:noProof/>
                <w:webHidden/>
              </w:rPr>
              <w:t>41</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220" w:history="1">
            <w:r w:rsidRPr="00C26FAC">
              <w:rPr>
                <w:rStyle w:val="af7"/>
                <w:noProof/>
              </w:rPr>
              <w:t>2.3 Метод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_Toc389304220 \h </w:instrText>
            </w:r>
            <w:r>
              <w:rPr>
                <w:noProof/>
                <w:webHidden/>
              </w:rPr>
            </w:r>
            <w:r>
              <w:rPr>
                <w:noProof/>
                <w:webHidden/>
              </w:rPr>
              <w:fldChar w:fldCharType="separate"/>
            </w:r>
            <w:r>
              <w:rPr>
                <w:noProof/>
                <w:webHidden/>
              </w:rPr>
              <w:t>43</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21" w:history="1">
            <w:r w:rsidRPr="00C26FAC">
              <w:rPr>
                <w:rStyle w:val="af7"/>
                <w:noProof/>
              </w:rPr>
              <w:t>2.3.1 Формирование множества возможных векторных критериев</w:t>
            </w:r>
            <w:r>
              <w:rPr>
                <w:noProof/>
                <w:webHidden/>
              </w:rPr>
              <w:tab/>
            </w:r>
            <w:r>
              <w:rPr>
                <w:noProof/>
                <w:webHidden/>
              </w:rPr>
              <w:fldChar w:fldCharType="begin"/>
            </w:r>
            <w:r>
              <w:rPr>
                <w:noProof/>
                <w:webHidden/>
              </w:rPr>
              <w:instrText xml:space="preserve"> PAGEREF _Toc389304221 \h </w:instrText>
            </w:r>
            <w:r>
              <w:rPr>
                <w:noProof/>
                <w:webHidden/>
              </w:rPr>
            </w:r>
            <w:r>
              <w:rPr>
                <w:noProof/>
                <w:webHidden/>
              </w:rPr>
              <w:fldChar w:fldCharType="separate"/>
            </w:r>
            <w:r>
              <w:rPr>
                <w:noProof/>
                <w:webHidden/>
              </w:rPr>
              <w:t>43</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22" w:history="1">
            <w:r w:rsidRPr="00C26FAC">
              <w:rPr>
                <w:rStyle w:val="af7"/>
                <w:noProof/>
              </w:rPr>
              <w:t>2.3.2 Выбор наилучшего векторного критерия</w:t>
            </w:r>
            <w:r>
              <w:rPr>
                <w:noProof/>
                <w:webHidden/>
              </w:rPr>
              <w:tab/>
            </w:r>
            <w:r>
              <w:rPr>
                <w:noProof/>
                <w:webHidden/>
              </w:rPr>
              <w:fldChar w:fldCharType="begin"/>
            </w:r>
            <w:r>
              <w:rPr>
                <w:noProof/>
                <w:webHidden/>
              </w:rPr>
              <w:instrText xml:space="preserve"> PAGEREF _Toc389304222 \h </w:instrText>
            </w:r>
            <w:r>
              <w:rPr>
                <w:noProof/>
                <w:webHidden/>
              </w:rPr>
            </w:r>
            <w:r>
              <w:rPr>
                <w:noProof/>
                <w:webHidden/>
              </w:rPr>
              <w:fldChar w:fldCharType="separate"/>
            </w:r>
            <w:r>
              <w:rPr>
                <w:noProof/>
                <w:webHidden/>
              </w:rPr>
              <w:t>44</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223" w:history="1">
            <w:r w:rsidRPr="00C26FAC">
              <w:rPr>
                <w:rStyle w:val="af7"/>
                <w:noProof/>
              </w:rPr>
              <w:t>2.4 Алгоритм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_Toc389304223 \h </w:instrText>
            </w:r>
            <w:r>
              <w:rPr>
                <w:noProof/>
                <w:webHidden/>
              </w:rPr>
            </w:r>
            <w:r>
              <w:rPr>
                <w:noProof/>
                <w:webHidden/>
              </w:rPr>
              <w:fldChar w:fldCharType="separate"/>
            </w:r>
            <w:r>
              <w:rPr>
                <w:noProof/>
                <w:webHidden/>
              </w:rPr>
              <w:t>52</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24" w:history="1">
            <w:r w:rsidRPr="00C26FAC">
              <w:rPr>
                <w:rStyle w:val="af7"/>
                <w:noProof/>
              </w:rPr>
              <w:t>2.4.1 Алгоритм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_Toc389304224 \h </w:instrText>
            </w:r>
            <w:r>
              <w:rPr>
                <w:noProof/>
                <w:webHidden/>
              </w:rPr>
            </w:r>
            <w:r>
              <w:rPr>
                <w:noProof/>
                <w:webHidden/>
              </w:rPr>
              <w:fldChar w:fldCharType="separate"/>
            </w:r>
            <w:r>
              <w:rPr>
                <w:noProof/>
                <w:webHidden/>
              </w:rPr>
              <w:t>52</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25" w:history="1">
            <w:r w:rsidRPr="00C26FAC">
              <w:rPr>
                <w:rStyle w:val="af7"/>
                <w:noProof/>
              </w:rPr>
              <w:t>2.4.2 Модификация алгоритма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_Toc389304225 \h </w:instrText>
            </w:r>
            <w:r>
              <w:rPr>
                <w:noProof/>
                <w:webHidden/>
              </w:rPr>
            </w:r>
            <w:r>
              <w:rPr>
                <w:noProof/>
                <w:webHidden/>
              </w:rPr>
              <w:fldChar w:fldCharType="separate"/>
            </w:r>
            <w:r>
              <w:rPr>
                <w:noProof/>
                <w:webHidden/>
              </w:rPr>
              <w:t>54</w:t>
            </w:r>
            <w:r>
              <w:rPr>
                <w:noProof/>
                <w:webHidden/>
              </w:rPr>
              <w:fldChar w:fldCharType="end"/>
            </w:r>
          </w:hyperlink>
        </w:p>
        <w:p w:rsidR="00D177B1" w:rsidRDefault="00D177B1">
          <w:pPr>
            <w:pStyle w:val="11"/>
            <w:rPr>
              <w:rFonts w:asciiTheme="minorHAnsi" w:eastAsiaTheme="minorEastAsia" w:hAnsiTheme="minorHAnsi" w:cstheme="minorBidi"/>
              <w:bCs w:val="0"/>
              <w:noProof/>
              <w:sz w:val="22"/>
              <w:szCs w:val="22"/>
              <w:lang w:eastAsia="ru-RU"/>
            </w:rPr>
          </w:pPr>
          <w:hyperlink w:anchor="_Toc389304226" w:history="1">
            <w:r w:rsidRPr="00C26FAC">
              <w:rPr>
                <w:rStyle w:val="af7"/>
                <w:noProof/>
              </w:rPr>
              <w:t>3 Технологический раздел</w:t>
            </w:r>
            <w:r>
              <w:rPr>
                <w:noProof/>
                <w:webHidden/>
              </w:rPr>
              <w:tab/>
            </w:r>
            <w:r>
              <w:rPr>
                <w:noProof/>
                <w:webHidden/>
              </w:rPr>
              <w:fldChar w:fldCharType="begin"/>
            </w:r>
            <w:r>
              <w:rPr>
                <w:noProof/>
                <w:webHidden/>
              </w:rPr>
              <w:instrText xml:space="preserve"> PAGEREF _Toc389304226 \h </w:instrText>
            </w:r>
            <w:r>
              <w:rPr>
                <w:noProof/>
                <w:webHidden/>
              </w:rPr>
            </w:r>
            <w:r>
              <w:rPr>
                <w:noProof/>
                <w:webHidden/>
              </w:rPr>
              <w:fldChar w:fldCharType="separate"/>
            </w:r>
            <w:r>
              <w:rPr>
                <w:noProof/>
                <w:webHidden/>
              </w:rPr>
              <w:t>61</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227" w:history="1">
            <w:r w:rsidRPr="00C26FAC">
              <w:rPr>
                <w:rStyle w:val="af7"/>
                <w:noProof/>
              </w:rPr>
              <w:t>3.1 Выбор и обоснование технологии разработки программного комплекса</w:t>
            </w:r>
            <w:r>
              <w:rPr>
                <w:noProof/>
                <w:webHidden/>
              </w:rPr>
              <w:tab/>
            </w:r>
            <w:r>
              <w:rPr>
                <w:noProof/>
                <w:webHidden/>
              </w:rPr>
              <w:fldChar w:fldCharType="begin"/>
            </w:r>
            <w:r>
              <w:rPr>
                <w:noProof/>
                <w:webHidden/>
              </w:rPr>
              <w:instrText xml:space="preserve"> PAGEREF _Toc389304227 \h </w:instrText>
            </w:r>
            <w:r>
              <w:rPr>
                <w:noProof/>
                <w:webHidden/>
              </w:rPr>
            </w:r>
            <w:r>
              <w:rPr>
                <w:noProof/>
                <w:webHidden/>
              </w:rPr>
              <w:fldChar w:fldCharType="separate"/>
            </w:r>
            <w:r>
              <w:rPr>
                <w:noProof/>
                <w:webHidden/>
              </w:rPr>
              <w:t>61</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228" w:history="1">
            <w:r w:rsidRPr="00C26FAC">
              <w:rPr>
                <w:rStyle w:val="af7"/>
                <w:noProof/>
              </w:rPr>
              <w:t>3.2 Проектирование программного комплекса</w:t>
            </w:r>
            <w:r>
              <w:rPr>
                <w:noProof/>
                <w:webHidden/>
              </w:rPr>
              <w:tab/>
            </w:r>
            <w:r>
              <w:rPr>
                <w:noProof/>
                <w:webHidden/>
              </w:rPr>
              <w:fldChar w:fldCharType="begin"/>
            </w:r>
            <w:r>
              <w:rPr>
                <w:noProof/>
                <w:webHidden/>
              </w:rPr>
              <w:instrText xml:space="preserve"> PAGEREF _Toc389304228 \h </w:instrText>
            </w:r>
            <w:r>
              <w:rPr>
                <w:noProof/>
                <w:webHidden/>
              </w:rPr>
            </w:r>
            <w:r>
              <w:rPr>
                <w:noProof/>
                <w:webHidden/>
              </w:rPr>
              <w:fldChar w:fldCharType="separate"/>
            </w:r>
            <w:r>
              <w:rPr>
                <w:noProof/>
                <w:webHidden/>
              </w:rPr>
              <w:t>61</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29" w:history="1">
            <w:r w:rsidRPr="00C26FAC">
              <w:rPr>
                <w:rStyle w:val="af7"/>
                <w:noProof/>
              </w:rPr>
              <w:t>3.2.1 Диаграммы пакетов разработанного программного комплекса</w:t>
            </w:r>
            <w:r>
              <w:rPr>
                <w:noProof/>
                <w:webHidden/>
              </w:rPr>
              <w:tab/>
            </w:r>
            <w:r>
              <w:rPr>
                <w:noProof/>
                <w:webHidden/>
              </w:rPr>
              <w:fldChar w:fldCharType="begin"/>
            </w:r>
            <w:r>
              <w:rPr>
                <w:noProof/>
                <w:webHidden/>
              </w:rPr>
              <w:instrText xml:space="preserve"> PAGEREF _Toc389304229 \h </w:instrText>
            </w:r>
            <w:r>
              <w:rPr>
                <w:noProof/>
                <w:webHidden/>
              </w:rPr>
            </w:r>
            <w:r>
              <w:rPr>
                <w:noProof/>
                <w:webHidden/>
              </w:rPr>
              <w:fldChar w:fldCharType="separate"/>
            </w:r>
            <w:r>
              <w:rPr>
                <w:noProof/>
                <w:webHidden/>
              </w:rPr>
              <w:t>62</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230" w:history="1">
            <w:r w:rsidRPr="00C26FAC">
              <w:rPr>
                <w:rStyle w:val="af7"/>
                <w:noProof/>
              </w:rPr>
              <w:t>3.3 Тестирование программного комплекса</w:t>
            </w:r>
            <w:r>
              <w:rPr>
                <w:noProof/>
                <w:webHidden/>
              </w:rPr>
              <w:tab/>
            </w:r>
            <w:r>
              <w:rPr>
                <w:noProof/>
                <w:webHidden/>
              </w:rPr>
              <w:fldChar w:fldCharType="begin"/>
            </w:r>
            <w:r>
              <w:rPr>
                <w:noProof/>
                <w:webHidden/>
              </w:rPr>
              <w:instrText xml:space="preserve"> PAGEREF _Toc389304230 \h </w:instrText>
            </w:r>
            <w:r>
              <w:rPr>
                <w:noProof/>
                <w:webHidden/>
              </w:rPr>
            </w:r>
            <w:r>
              <w:rPr>
                <w:noProof/>
                <w:webHidden/>
              </w:rPr>
              <w:fldChar w:fldCharType="separate"/>
            </w:r>
            <w:r>
              <w:rPr>
                <w:noProof/>
                <w:webHidden/>
              </w:rPr>
              <w:t>68</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31" w:history="1">
            <w:r w:rsidRPr="00C26FAC">
              <w:rPr>
                <w:rStyle w:val="af7"/>
                <w:noProof/>
              </w:rPr>
              <w:t>3.3.1 Модульное тестирование</w:t>
            </w:r>
            <w:r>
              <w:rPr>
                <w:noProof/>
                <w:webHidden/>
              </w:rPr>
              <w:tab/>
            </w:r>
            <w:r>
              <w:rPr>
                <w:noProof/>
                <w:webHidden/>
              </w:rPr>
              <w:fldChar w:fldCharType="begin"/>
            </w:r>
            <w:r>
              <w:rPr>
                <w:noProof/>
                <w:webHidden/>
              </w:rPr>
              <w:instrText xml:space="preserve"> PAGEREF _Toc389304231 \h </w:instrText>
            </w:r>
            <w:r>
              <w:rPr>
                <w:noProof/>
                <w:webHidden/>
              </w:rPr>
            </w:r>
            <w:r>
              <w:rPr>
                <w:noProof/>
                <w:webHidden/>
              </w:rPr>
              <w:fldChar w:fldCharType="separate"/>
            </w:r>
            <w:r>
              <w:rPr>
                <w:noProof/>
                <w:webHidden/>
              </w:rPr>
              <w:t>68</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32" w:history="1">
            <w:r w:rsidRPr="00C26FAC">
              <w:rPr>
                <w:rStyle w:val="af7"/>
                <w:noProof/>
              </w:rPr>
              <w:t>3.3.2 Интеграционное тестирование</w:t>
            </w:r>
            <w:r>
              <w:rPr>
                <w:noProof/>
                <w:webHidden/>
              </w:rPr>
              <w:tab/>
            </w:r>
            <w:r>
              <w:rPr>
                <w:noProof/>
                <w:webHidden/>
              </w:rPr>
              <w:fldChar w:fldCharType="begin"/>
            </w:r>
            <w:r>
              <w:rPr>
                <w:noProof/>
                <w:webHidden/>
              </w:rPr>
              <w:instrText xml:space="preserve"> PAGEREF _Toc389304232 \h </w:instrText>
            </w:r>
            <w:r>
              <w:rPr>
                <w:noProof/>
                <w:webHidden/>
              </w:rPr>
            </w:r>
            <w:r>
              <w:rPr>
                <w:noProof/>
                <w:webHidden/>
              </w:rPr>
              <w:fldChar w:fldCharType="separate"/>
            </w:r>
            <w:r>
              <w:rPr>
                <w:noProof/>
                <w:webHidden/>
              </w:rPr>
              <w:t>68</w:t>
            </w:r>
            <w:r>
              <w:rPr>
                <w:noProof/>
                <w:webHidden/>
              </w:rPr>
              <w:fldChar w:fldCharType="end"/>
            </w:r>
          </w:hyperlink>
        </w:p>
        <w:p w:rsidR="00D177B1" w:rsidRDefault="00D177B1">
          <w:pPr>
            <w:pStyle w:val="31"/>
            <w:rPr>
              <w:rFonts w:asciiTheme="minorHAnsi" w:eastAsiaTheme="minorEastAsia" w:hAnsiTheme="minorHAnsi" w:cstheme="minorBidi"/>
              <w:noProof/>
              <w:sz w:val="22"/>
              <w:szCs w:val="22"/>
              <w:lang w:eastAsia="ru-RU"/>
            </w:rPr>
          </w:pPr>
          <w:hyperlink w:anchor="_Toc389304233" w:history="1">
            <w:r w:rsidRPr="00C26FAC">
              <w:rPr>
                <w:rStyle w:val="af7"/>
                <w:noProof/>
              </w:rPr>
              <w:t>3.3.3 Системное тестирование</w:t>
            </w:r>
            <w:r>
              <w:rPr>
                <w:noProof/>
                <w:webHidden/>
              </w:rPr>
              <w:tab/>
            </w:r>
            <w:r>
              <w:rPr>
                <w:noProof/>
                <w:webHidden/>
              </w:rPr>
              <w:fldChar w:fldCharType="begin"/>
            </w:r>
            <w:r>
              <w:rPr>
                <w:noProof/>
                <w:webHidden/>
              </w:rPr>
              <w:instrText xml:space="preserve"> PAGEREF _Toc389304233 \h </w:instrText>
            </w:r>
            <w:r>
              <w:rPr>
                <w:noProof/>
                <w:webHidden/>
              </w:rPr>
            </w:r>
            <w:r>
              <w:rPr>
                <w:noProof/>
                <w:webHidden/>
              </w:rPr>
              <w:fldChar w:fldCharType="separate"/>
            </w:r>
            <w:r>
              <w:rPr>
                <w:noProof/>
                <w:webHidden/>
              </w:rPr>
              <w:t>68</w:t>
            </w:r>
            <w:r>
              <w:rPr>
                <w:noProof/>
                <w:webHidden/>
              </w:rPr>
              <w:fldChar w:fldCharType="end"/>
            </w:r>
          </w:hyperlink>
        </w:p>
        <w:p w:rsidR="00D177B1" w:rsidRDefault="00D177B1">
          <w:pPr>
            <w:pStyle w:val="11"/>
            <w:rPr>
              <w:rFonts w:asciiTheme="minorHAnsi" w:eastAsiaTheme="minorEastAsia" w:hAnsiTheme="minorHAnsi" w:cstheme="minorBidi"/>
              <w:bCs w:val="0"/>
              <w:noProof/>
              <w:sz w:val="22"/>
              <w:szCs w:val="22"/>
              <w:lang w:eastAsia="ru-RU"/>
            </w:rPr>
          </w:pPr>
          <w:hyperlink w:anchor="_Toc389304234" w:history="1">
            <w:r w:rsidRPr="00C26FAC">
              <w:rPr>
                <w:rStyle w:val="af7"/>
                <w:noProof/>
              </w:rPr>
              <w:t>4 Исследовательский раздел</w:t>
            </w:r>
            <w:r>
              <w:rPr>
                <w:noProof/>
                <w:webHidden/>
              </w:rPr>
              <w:tab/>
            </w:r>
            <w:r>
              <w:rPr>
                <w:noProof/>
                <w:webHidden/>
              </w:rPr>
              <w:fldChar w:fldCharType="begin"/>
            </w:r>
            <w:r>
              <w:rPr>
                <w:noProof/>
                <w:webHidden/>
              </w:rPr>
              <w:instrText xml:space="preserve"> PAGEREF _Toc389304234 \h </w:instrText>
            </w:r>
            <w:r>
              <w:rPr>
                <w:noProof/>
                <w:webHidden/>
              </w:rPr>
            </w:r>
            <w:r>
              <w:rPr>
                <w:noProof/>
                <w:webHidden/>
              </w:rPr>
              <w:fldChar w:fldCharType="separate"/>
            </w:r>
            <w:r>
              <w:rPr>
                <w:noProof/>
                <w:webHidden/>
              </w:rPr>
              <w:t>69</w:t>
            </w:r>
            <w:r>
              <w:rPr>
                <w:noProof/>
                <w:webHidden/>
              </w:rPr>
              <w:fldChar w:fldCharType="end"/>
            </w:r>
          </w:hyperlink>
        </w:p>
        <w:p w:rsidR="00D177B1" w:rsidRDefault="00D177B1">
          <w:pPr>
            <w:pStyle w:val="21"/>
            <w:rPr>
              <w:rFonts w:asciiTheme="minorHAnsi" w:eastAsiaTheme="minorEastAsia" w:hAnsiTheme="minorHAnsi" w:cstheme="minorBidi"/>
              <w:noProof/>
              <w:sz w:val="22"/>
              <w:lang w:eastAsia="ru-RU"/>
            </w:rPr>
          </w:pPr>
          <w:hyperlink w:anchor="_Toc389304235" w:history="1">
            <w:r w:rsidRPr="00C26FAC">
              <w:rPr>
                <w:rStyle w:val="af7"/>
                <w:noProof/>
              </w:rPr>
              <w:t>4.1 Проверка адекватности разработанного метода</w:t>
            </w:r>
            <w:r>
              <w:rPr>
                <w:noProof/>
                <w:webHidden/>
              </w:rPr>
              <w:tab/>
            </w:r>
            <w:r>
              <w:rPr>
                <w:noProof/>
                <w:webHidden/>
              </w:rPr>
              <w:fldChar w:fldCharType="begin"/>
            </w:r>
            <w:r>
              <w:rPr>
                <w:noProof/>
                <w:webHidden/>
              </w:rPr>
              <w:instrText xml:space="preserve"> PAGEREF _Toc389304235 \h </w:instrText>
            </w:r>
            <w:r>
              <w:rPr>
                <w:noProof/>
                <w:webHidden/>
              </w:rPr>
            </w:r>
            <w:r>
              <w:rPr>
                <w:noProof/>
                <w:webHidden/>
              </w:rPr>
              <w:fldChar w:fldCharType="separate"/>
            </w:r>
            <w:r>
              <w:rPr>
                <w:noProof/>
                <w:webHidden/>
              </w:rPr>
              <w:t>69</w:t>
            </w:r>
            <w:r>
              <w:rPr>
                <w:noProof/>
                <w:webHidden/>
              </w:rPr>
              <w:fldChar w:fldCharType="end"/>
            </w:r>
          </w:hyperlink>
        </w:p>
        <w:p w:rsidR="00D177B1" w:rsidRDefault="00D177B1">
          <w:pPr>
            <w:pStyle w:val="11"/>
            <w:rPr>
              <w:rFonts w:asciiTheme="minorHAnsi" w:eastAsiaTheme="minorEastAsia" w:hAnsiTheme="minorHAnsi" w:cstheme="minorBidi"/>
              <w:bCs w:val="0"/>
              <w:noProof/>
              <w:sz w:val="22"/>
              <w:szCs w:val="22"/>
              <w:lang w:eastAsia="ru-RU"/>
            </w:rPr>
          </w:pPr>
          <w:hyperlink w:anchor="_Toc389304236" w:history="1">
            <w:r w:rsidRPr="00C26FAC">
              <w:rPr>
                <w:rStyle w:val="af7"/>
                <w:noProof/>
              </w:rPr>
              <w:t>Список литературы</w:t>
            </w:r>
            <w:r>
              <w:rPr>
                <w:noProof/>
                <w:webHidden/>
              </w:rPr>
              <w:tab/>
            </w:r>
            <w:r>
              <w:rPr>
                <w:noProof/>
                <w:webHidden/>
              </w:rPr>
              <w:fldChar w:fldCharType="begin"/>
            </w:r>
            <w:r>
              <w:rPr>
                <w:noProof/>
                <w:webHidden/>
              </w:rPr>
              <w:instrText xml:space="preserve"> PAGEREF _Toc389304236 \h </w:instrText>
            </w:r>
            <w:r>
              <w:rPr>
                <w:noProof/>
                <w:webHidden/>
              </w:rPr>
            </w:r>
            <w:r>
              <w:rPr>
                <w:noProof/>
                <w:webHidden/>
              </w:rPr>
              <w:fldChar w:fldCharType="separate"/>
            </w:r>
            <w:r>
              <w:rPr>
                <w:noProof/>
                <w:webHidden/>
              </w:rPr>
              <w:t>88</w:t>
            </w:r>
            <w:r>
              <w:rPr>
                <w:noProof/>
                <w:webHidden/>
              </w:rPr>
              <w:fldChar w:fldCharType="end"/>
            </w:r>
          </w:hyperlink>
        </w:p>
        <w:p w:rsidR="003E5AD3" w:rsidRDefault="003E5AD3" w:rsidP="003E5AD3">
          <w:pPr>
            <w:pStyle w:val="af6"/>
          </w:pPr>
          <w:r>
            <w:fldChar w:fldCharType="end"/>
          </w:r>
        </w:p>
        <w:p w:rsidR="003E5AD3" w:rsidRDefault="003E5AD3">
          <w:pPr>
            <w:pStyle w:val="31"/>
            <w:ind w:left="446"/>
          </w:pPr>
        </w:p>
      </w:sdtContent>
    </w:sdt>
    <w:p w:rsidR="00750ABF" w:rsidRPr="00750ABF" w:rsidRDefault="00750ABF" w:rsidP="00086603">
      <w:pPr>
        <w:pStyle w:val="1"/>
        <w:numPr>
          <w:ilvl w:val="0"/>
          <w:numId w:val="0"/>
        </w:numPr>
      </w:pPr>
      <w:bookmarkStart w:id="0" w:name="_Toc389304194"/>
      <w:r>
        <w:lastRenderedPageBreak/>
        <w:t>Глоссарий</w:t>
      </w:r>
      <w:bookmarkEnd w:id="0"/>
    </w:p>
    <w:p w:rsidR="00750ABF" w:rsidRDefault="00750ABF" w:rsidP="00750ABF">
      <w:pPr>
        <w:rPr>
          <w:kern w:val="32"/>
          <w:sz w:val="36"/>
          <w:szCs w:val="32"/>
        </w:rPr>
      </w:pPr>
      <w:r>
        <w:br w:type="page"/>
      </w:r>
    </w:p>
    <w:p w:rsidR="00086603" w:rsidRDefault="00086603" w:rsidP="00086603">
      <w:pPr>
        <w:pStyle w:val="1"/>
        <w:numPr>
          <w:ilvl w:val="0"/>
          <w:numId w:val="0"/>
        </w:numPr>
      </w:pPr>
      <w:bookmarkStart w:id="1" w:name="_Toc389304195"/>
      <w:r w:rsidRPr="00086603">
        <w:lastRenderedPageBreak/>
        <w:t>Введение</w:t>
      </w:r>
      <w:bookmarkEnd w:id="1"/>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EndPr/>
        <w:sdtContent>
          <w:r>
            <w:fldChar w:fldCharType="begin"/>
          </w:r>
          <w:r>
            <w:instrText xml:space="preserve"> CITATION Опт12 \l 1049 </w:instrText>
          </w:r>
          <w:r>
            <w:fldChar w:fldCharType="separate"/>
          </w:r>
          <w:r w:rsidR="00D177B1">
            <w:rPr>
              <w:noProof/>
            </w:rPr>
            <w:t xml:space="preserve"> [1]</w:t>
          </w:r>
          <w:r>
            <w:fldChar w:fldCharType="end"/>
          </w:r>
        </w:sdtContent>
      </w:sdt>
      <w:r w:rsidR="006B37E1">
        <w:t>.</w:t>
      </w:r>
    </w:p>
    <w:p w:rsidR="00070BE5" w:rsidRDefault="008D09E3" w:rsidP="0056527F">
      <w:pPr>
        <w:pStyle w:val="1"/>
      </w:pPr>
      <w:bookmarkStart w:id="2" w:name="_Toc389304196"/>
      <w:r>
        <w:lastRenderedPageBreak/>
        <w:t>Аналитический раздел</w:t>
      </w:r>
      <w:bookmarkEnd w:id="2"/>
    </w:p>
    <w:p w:rsidR="008D09E3" w:rsidRDefault="008D09E3" w:rsidP="008D09E3">
      <w:pPr>
        <w:pStyle w:val="2"/>
        <w:rPr>
          <w:lang w:val="ru-RU"/>
        </w:rPr>
      </w:pPr>
      <w:bookmarkStart w:id="3" w:name="_Ref388559554"/>
      <w:bookmarkStart w:id="4" w:name="_Toc389304197"/>
      <w:r>
        <w:t>Постановка задачи</w:t>
      </w:r>
      <w:bookmarkEnd w:id="3"/>
      <w:bookmarkEnd w:id="4"/>
    </w:p>
    <w:p w:rsidR="008D09E3" w:rsidRDefault="008D09E3" w:rsidP="008D09E3">
      <w:r>
        <w:t xml:space="preserve">Целью данной работы является разработка </w:t>
      </w:r>
      <w:proofErr w:type="gramStart"/>
      <w:r>
        <w:t>метода многокритериальной оптимизации режимов работы котельного отделения электростанции</w:t>
      </w:r>
      <w:proofErr w:type="gramEnd"/>
      <w:r>
        <w:t xml:space="preserve">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D177B1">
        <w:rPr>
          <w:noProof/>
        </w:rPr>
        <w:t>1</w:t>
      </w:r>
      <w:r w:rsidR="00D177B1">
        <w:t>.</w:t>
      </w:r>
      <w:r w:rsidR="00D177B1">
        <w:rPr>
          <w:noProof/>
        </w:rPr>
        <w:t>1</w:t>
      </w:r>
      <w:r>
        <w:fldChar w:fldCharType="end"/>
      </w:r>
      <w:r>
        <w:t>.</w:t>
      </w:r>
    </w:p>
    <w:p w:rsidR="006250DB" w:rsidRDefault="006250DB" w:rsidP="006250DB">
      <w:pPr>
        <w:pStyle w:val="af"/>
        <w:keepNext/>
      </w:pPr>
      <w:r>
        <w:t xml:space="preserve">Таблица </w:t>
      </w:r>
      <w:bookmarkStart w:id="5" w:name="tbl_input_params_anal"/>
      <w:r w:rsidR="00147D1E">
        <w:fldChar w:fldCharType="begin"/>
      </w:r>
      <w:r w:rsidR="00147D1E">
        <w:instrText xml:space="preserve"> STYLEREF 1 \s </w:instrText>
      </w:r>
      <w:r w:rsidR="00147D1E">
        <w:fldChar w:fldCharType="separate"/>
      </w:r>
      <w:r w:rsidR="00D177B1">
        <w:rPr>
          <w:noProof/>
        </w:rPr>
        <w:t>1</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w:t>
      </w:r>
      <w:r w:rsidR="00AB3649">
        <w:rPr>
          <w:noProof/>
        </w:rPr>
        <w:fldChar w:fldCharType="end"/>
      </w:r>
      <w:bookmarkEnd w:id="5"/>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w:t>
            </w:r>
            <w:proofErr w:type="gramStart"/>
            <w:r>
              <w:t>.н</w:t>
            </w:r>
            <w:proofErr w:type="gramEnd"/>
            <w:r>
              <w:t>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D177B1">
        <w:rPr>
          <w:noProof/>
        </w:rPr>
        <w:t>1</w:t>
      </w:r>
      <w:r w:rsidR="00D177B1">
        <w:t>.</w:t>
      </w:r>
      <w:r w:rsidR="00D177B1">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6" w:name="tbl_output_params_anal"/>
      <w:r w:rsidR="00147D1E">
        <w:fldChar w:fldCharType="begin"/>
      </w:r>
      <w:r w:rsidR="00147D1E">
        <w:instrText xml:space="preserve"> STYLEREF 1 \s </w:instrText>
      </w:r>
      <w:r w:rsidR="00147D1E">
        <w:fldChar w:fldCharType="separate"/>
      </w:r>
      <w:r w:rsidR="00D177B1">
        <w:rPr>
          <w:noProof/>
        </w:rPr>
        <w:t>1</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2</w:t>
      </w:r>
      <w:r w:rsidR="00AB3649">
        <w:rPr>
          <w:noProof/>
        </w:rPr>
        <w:fldChar w:fldCharType="end"/>
      </w:r>
      <w:bookmarkEnd w:id="6"/>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proofErr w:type="gramStart"/>
            <w:r>
              <w:t>Состояния для каждого из котлоагрегатов очереди (Вкл.</w:t>
            </w:r>
            <w:proofErr w:type="gramEnd"/>
            <w:r>
              <w:t>/</w:t>
            </w:r>
            <w:proofErr w:type="gramStart"/>
            <w:r>
              <w:t>Выкл.), при которых очередь котлоагрегатов выполняет план по паропроизводительности, а критерии оптимизации имеют оптимальные значения.</w:t>
            </w:r>
            <w:proofErr w:type="gramEnd"/>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D177B1">
        <w:rPr>
          <w:noProof/>
        </w:rPr>
        <w:t>1</w:t>
      </w:r>
      <w:r w:rsidR="00D177B1">
        <w:t>.</w:t>
      </w:r>
      <w:r w:rsidR="00D177B1">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7" w:name="tbl_constr_anal"/>
      <w:r w:rsidR="00147D1E">
        <w:fldChar w:fldCharType="begin"/>
      </w:r>
      <w:r w:rsidR="00147D1E">
        <w:instrText xml:space="preserve"> STYLEREF 1 \s </w:instrText>
      </w:r>
      <w:r w:rsidR="00147D1E">
        <w:fldChar w:fldCharType="separate"/>
      </w:r>
      <w:r w:rsidR="00D177B1">
        <w:rPr>
          <w:noProof/>
        </w:rPr>
        <w:t>1</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3</w:t>
      </w:r>
      <w:r w:rsidR="00AB3649">
        <w:rPr>
          <w:noProof/>
        </w:rPr>
        <w:fldChar w:fldCharType="end"/>
      </w:r>
      <w:bookmarkEnd w:id="7"/>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proofErr w:type="gramStart"/>
            <w:r w:rsidRPr="00B954B4">
              <w:rPr>
                <w:vertAlign w:val="superscript"/>
                <w:lang w:val="en-US"/>
              </w:rPr>
              <w:t>max</w:t>
            </w:r>
            <w:proofErr w:type="gramEnd"/>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D177B1">
        <w:rPr>
          <w:noProof/>
        </w:rPr>
        <w:t>1</w:t>
      </w:r>
      <w:r w:rsidR="00D177B1">
        <w:t>.</w:t>
      </w:r>
      <w:r w:rsidR="00D177B1">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8" w:name="tbl_opt_crit_anal"/>
      <w:r w:rsidR="00147D1E">
        <w:fldChar w:fldCharType="begin"/>
      </w:r>
      <w:r w:rsidR="00147D1E">
        <w:instrText xml:space="preserve"> STYLEREF 1 \s </w:instrText>
      </w:r>
      <w:r w:rsidR="00147D1E">
        <w:fldChar w:fldCharType="separate"/>
      </w:r>
      <w:r w:rsidR="00D177B1">
        <w:rPr>
          <w:noProof/>
        </w:rPr>
        <w:t>1</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4</w:t>
      </w:r>
      <w:r w:rsidR="00AB3649">
        <w:rPr>
          <w:noProof/>
        </w:rPr>
        <w:fldChar w:fldCharType="end"/>
      </w:r>
      <w:bookmarkEnd w:id="8"/>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w:t>
            </w:r>
            <w:proofErr w:type="gramStart"/>
            <w:r>
              <w:t>.н</w:t>
            </w:r>
            <w:proofErr w:type="gramEnd"/>
            <w:r>
              <w:t>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w:t>
            </w:r>
            <w:proofErr w:type="gramStart"/>
            <w:r>
              <w:t>которых</w:t>
            </w:r>
            <w:proofErr w:type="gramEnd"/>
            <w:r>
              <w:t xml:space="preserve">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D177B1">
        <w:rPr>
          <w:noProof/>
        </w:rPr>
        <w:t>1</w:t>
      </w:r>
      <w:r w:rsidR="00D177B1">
        <w:t>.</w:t>
      </w:r>
      <w:r w:rsidR="00D177B1">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w:t>
      </w:r>
      <w:proofErr w:type="gramStart"/>
      <w:r>
        <w:t>2</w:t>
      </w:r>
      <w:proofErr w:type="gramEnd"/>
      <w:r>
        <w:t>)</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w:t>
      </w:r>
      <w:proofErr w:type="gramStart"/>
      <w:r>
        <w:t>4</w:t>
      </w:r>
      <w:proofErr w:type="gramEnd"/>
      <w:r>
        <w:t>).</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9" w:name="_Ref388628268"/>
                  <w:r>
                    <w:rPr>
                      <w:lang w:val="en-US"/>
                    </w:rPr>
                    <w:t>(</w:t>
                  </w:r>
                  <w:bookmarkStart w:id="10" w:name="formula_target_func_anal"/>
                  <w:r w:rsidR="001D18DD">
                    <w:fldChar w:fldCharType="begin"/>
                  </w:r>
                  <w:r w:rsidR="001D18DD">
                    <w:instrText xml:space="preserve"> STYLEREF 1 \s </w:instrText>
                  </w:r>
                  <w:r w:rsidR="001D18DD">
                    <w:fldChar w:fldCharType="separate"/>
                  </w:r>
                  <w:r w:rsidR="00D177B1">
                    <w:rPr>
                      <w:noProof/>
                    </w:rPr>
                    <w:t>1</w:t>
                  </w:r>
                  <w:r w:rsidR="001D18DD">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w:t>
                  </w:r>
                  <w:r w:rsidR="00AB3649">
                    <w:rPr>
                      <w:noProof/>
                    </w:rPr>
                    <w:fldChar w:fldCharType="end"/>
                  </w:r>
                  <w:bookmarkEnd w:id="10"/>
                  <w:r>
                    <w:t>)</w:t>
                  </w:r>
                  <w:bookmarkEnd w:id="9"/>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D177B1" w:rsidRPr="00D177B1">
        <w:rPr>
          <w:noProof/>
          <w:lang w:val="ru-RU"/>
        </w:rPr>
        <w:t>1</w:t>
      </w:r>
      <w:r w:rsidR="00D177B1" w:rsidRPr="00D177B1">
        <w:rPr>
          <w:lang w:val="ru-RU"/>
        </w:rPr>
        <w:t>.</w:t>
      </w:r>
      <w:r w:rsidR="00D177B1" w:rsidRPr="00D177B1">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D177B1" w:rsidRPr="00D177B1">
        <w:rPr>
          <w:noProof/>
          <w:lang w:val="ru-RU"/>
        </w:rPr>
        <w:t>1</w:t>
      </w:r>
      <w:r w:rsidR="00D177B1" w:rsidRPr="00D177B1">
        <w:rPr>
          <w:lang w:val="ru-RU"/>
        </w:rPr>
        <w:t>.</w:t>
      </w:r>
      <w:r w:rsidR="00D177B1" w:rsidRPr="00D177B1">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1" w:name="_Toc389304198"/>
      <w:r>
        <w:lastRenderedPageBreak/>
        <w:t>Обзор существующих оптимизационных продуктов</w:t>
      </w:r>
      <w:r w:rsidR="00954EFF">
        <w:rPr>
          <w:lang w:val="ru-RU"/>
        </w:rPr>
        <w:t xml:space="preserve"> и решений</w:t>
      </w:r>
      <w:bookmarkEnd w:id="11"/>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2" w:name="_Toc389304199"/>
      <w:r>
        <w:t>Система моделирования и оптимизации режимов работы электростанции</w:t>
      </w:r>
      <w:bookmarkEnd w:id="12"/>
    </w:p>
    <w:p w:rsidR="006E0D4B" w:rsidRPr="00F51DB3" w:rsidRDefault="0029442E" w:rsidP="006E0D4B">
      <w:r w:rsidRPr="0029442E">
        <w:t xml:space="preserve">В 2012 году в рамках проекта «Инновация 4 </w:t>
      </w:r>
      <w:proofErr w:type="spellStart"/>
      <w:r w:rsidRPr="0029442E">
        <w:t>Generation</w:t>
      </w:r>
      <w:proofErr w:type="spellEnd"/>
      <w:r w:rsidRPr="0029442E">
        <w:t xml:space="preserve">»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End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D177B1" w:rsidRPr="00D177B1">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w:t>
      </w:r>
      <w:proofErr w:type="spellStart"/>
      <w:r w:rsidR="00826168">
        <w:t>Thermoflex</w:t>
      </w:r>
      <w:proofErr w:type="spellEnd"/>
      <w:r w:rsidR="00826168">
        <w:t xml:space="preserve"> от компании </w:t>
      </w:r>
      <w:proofErr w:type="spellStart"/>
      <w:r w:rsidR="00826168">
        <w:t>Thermoflow</w:t>
      </w:r>
      <w:proofErr w:type="spellEnd"/>
      <w:r w:rsidR="00826168">
        <w:t xml:space="preserve"> (США). Компания </w:t>
      </w:r>
      <w:proofErr w:type="spellStart"/>
      <w:r w:rsidR="00826168">
        <w:t>Thermoflow</w:t>
      </w:r>
      <w:proofErr w:type="spellEnd"/>
      <w:r w:rsidR="00826168">
        <w:t xml:space="preserve"> является мировым лидером в разработке программного обеспечения для инженерных расчетов  в области  тепловой энергетики. Программа </w:t>
      </w:r>
      <w:proofErr w:type="spellStart"/>
      <w:r w:rsidR="00826168">
        <w:t>Thermoflex</w:t>
      </w:r>
      <w:proofErr w:type="spellEnd"/>
      <w:r w:rsidR="00826168">
        <w:t xml:space="preserve"> позволяет создавать с помощью базового набора элементов (котлов, тур</w:t>
      </w:r>
      <w:r w:rsidR="00393E3F">
        <w:t>бин и т.д.) физическую модель, и</w:t>
      </w:r>
      <w:r w:rsidR="00826168">
        <w:t xml:space="preserve">митирующую процессы </w:t>
      </w:r>
      <w:proofErr w:type="spellStart"/>
      <w:r w:rsidR="00826168">
        <w:t>тепломассообмена</w:t>
      </w:r>
      <w:proofErr w:type="spellEnd"/>
      <w:r w:rsidR="00826168">
        <w:t>,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w:t>
      </w:r>
      <w:proofErr w:type="gramStart"/>
      <w:r>
        <w:t>представляет из себя</w:t>
      </w:r>
      <w:proofErr w:type="gramEnd"/>
      <w:r>
        <w:t xml:space="preserve">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proofErr w:type="spellStart"/>
      <w:r w:rsidR="00B372CA">
        <w:rPr>
          <w:lang w:val="en-US"/>
        </w:rPr>
        <w:t>JViews</w:t>
      </w:r>
      <w:proofErr w:type="spellEnd"/>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proofErr w:type="spellStart"/>
      <w:r>
        <w:rPr>
          <w:lang w:val="en-US"/>
        </w:rPr>
        <w:t>JViews</w:t>
      </w:r>
      <w:proofErr w:type="spellEnd"/>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 xml:space="preserve">Поддерживается широкий набор диаграмм - </w:t>
      </w:r>
      <w:proofErr w:type="spellStart"/>
      <w:r w:rsidRPr="0093583D">
        <w:t>Гантта</w:t>
      </w:r>
      <w:proofErr w:type="spellEnd"/>
      <w:r w:rsidRPr="0093583D">
        <w:t>,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D177B1">
        <w:rPr>
          <w:noProof/>
        </w:rPr>
        <w:t>1</w:t>
      </w:r>
      <w:r w:rsidR="00D177B1">
        <w:t>.</w:t>
      </w:r>
      <w:r w:rsidR="00D177B1">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D177B1">
        <w:rPr>
          <w:noProof/>
        </w:rPr>
        <w:t>1</w:t>
      </w:r>
      <w:r w:rsidR="00D177B1">
        <w:t>.</w:t>
      </w:r>
      <w:r w:rsidR="00D177B1">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proofErr w:type="spellStart"/>
      <w:r>
        <w:t>JViews</w:t>
      </w:r>
      <w:proofErr w:type="spellEnd"/>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proofErr w:type="spellStart"/>
      <w:r>
        <w:t>Thermoflex</w:t>
      </w:r>
      <w:proofErr w:type="spellEnd"/>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3" w:name="_Toc389304200"/>
      <w:r>
        <w:t>Программный комплекс для оптимизации режимов работы тепловых электростанций</w:t>
      </w:r>
      <w:bookmarkEnd w:id="13"/>
    </w:p>
    <w:p w:rsidR="002B1026" w:rsidRDefault="006A0FAD" w:rsidP="002B1026">
      <w:r>
        <w:t xml:space="preserve">В статье </w:t>
      </w:r>
      <w:sdt>
        <w:sdtPr>
          <w:id w:val="1191414562"/>
          <w:citation/>
        </w:sdtPr>
        <w:sdtEndPr/>
        <w:sdtContent>
          <w:r>
            <w:fldChar w:fldCharType="begin"/>
          </w:r>
          <w:r>
            <w:instrText xml:space="preserve"> CITATION Ива08 \l 1049 </w:instrText>
          </w:r>
          <w:r>
            <w:fldChar w:fldCharType="separate"/>
          </w:r>
          <w:r w:rsidR="00D177B1">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EndPr/>
        <w:sdtContent>
          <w:r>
            <w:fldChar w:fldCharType="begin"/>
          </w:r>
          <w:r>
            <w:instrText xml:space="preserve"> CITATION Ива081 \l 1049 </w:instrText>
          </w:r>
          <w:r>
            <w:fldChar w:fldCharType="separate"/>
          </w:r>
          <w:r w:rsidR="00D177B1">
            <w:rPr>
              <w:noProof/>
            </w:rPr>
            <w:t>[4]</w:t>
          </w:r>
          <w:r>
            <w:fldChar w:fldCharType="end"/>
          </w:r>
        </w:sdtContent>
      </w:sdt>
      <w:r>
        <w:t xml:space="preserve">. </w:t>
      </w:r>
    </w:p>
    <w:p w:rsidR="00FF5ABD" w:rsidRDefault="00FF5ABD" w:rsidP="002B1026">
      <w:r>
        <w:t xml:space="preserve">Среди основных возможностей данного программного комплекса можно выделить </w:t>
      </w:r>
      <w:proofErr w:type="gramStart"/>
      <w:r>
        <w:t>следующие</w:t>
      </w:r>
      <w:proofErr w:type="gramEnd"/>
      <w:r>
        <w:t>:</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 xml:space="preserve">Выделим достоинства и недостатки данного программного комплекса по сравнению с </w:t>
      </w:r>
      <w:proofErr w:type="gramStart"/>
      <w:r>
        <w:t>разработанным</w:t>
      </w:r>
      <w:proofErr w:type="gramEnd"/>
      <w:r>
        <w:t>.</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4" w:name="_Toc389304201"/>
      <w:r>
        <w:t>Программный комплекс «ТЭС-Эксперт»</w:t>
      </w:r>
      <w:bookmarkEnd w:id="14"/>
    </w:p>
    <w:p w:rsidR="00FD485C" w:rsidRDefault="00FD485C" w:rsidP="00FD485C">
      <w:r>
        <w:t xml:space="preserve">В статье </w:t>
      </w:r>
      <w:sdt>
        <w:sdtPr>
          <w:id w:val="795404815"/>
          <w:citation/>
        </w:sdtPr>
        <w:sdtEndPr/>
        <w:sdtContent>
          <w:r>
            <w:fldChar w:fldCharType="begin"/>
          </w:r>
          <w:r>
            <w:instrText xml:space="preserve"> CITATION Бор08 \l 1049 </w:instrText>
          </w:r>
          <w:r>
            <w:fldChar w:fldCharType="separate"/>
          </w:r>
          <w:r w:rsidR="00D177B1">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 xml:space="preserve">Данный комплекс внедрен на Владимирской ТЭЦ-2 ОАО «ТГК-6», некоторые модули комплекса используются на </w:t>
      </w:r>
      <w:proofErr w:type="spellStart"/>
      <w:r>
        <w:t>Киришской</w:t>
      </w:r>
      <w:proofErr w:type="spellEnd"/>
      <w:r>
        <w:t xml:space="preserve">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 xml:space="preserve">по сравнению с </w:t>
      </w:r>
      <w:proofErr w:type="gramStart"/>
      <w:r w:rsidRPr="005A15F2">
        <w:t>разработанным</w:t>
      </w:r>
      <w:proofErr w:type="gramEnd"/>
      <w:r w:rsidRPr="005A15F2">
        <w:t>.</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5" w:name="_Toc389304202"/>
      <w:r>
        <w:t>Обзор существующих алгоритмов оптимизации</w:t>
      </w:r>
      <w:bookmarkEnd w:id="15"/>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D177B1">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D177B1">
        <w:rPr>
          <w:noProof/>
        </w:rPr>
        <w:t>1</w:t>
      </w:r>
      <w:r w:rsidR="00D177B1">
        <w:t>.</w:t>
      </w:r>
      <w:r w:rsidR="00D177B1">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D177B1">
        <w:rPr>
          <w:noProof/>
        </w:rPr>
        <w:t>1</w:t>
      </w:r>
      <w:r w:rsidR="00D177B1">
        <w:t>.</w:t>
      </w:r>
      <w:r w:rsidR="00D177B1">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6" w:name="_Ref388562503"/>
      <w:bookmarkStart w:id="17" w:name="_Toc389304203"/>
      <w:r>
        <w:t>Адаптивный алгоритм случайного поиска с переменным шагом</w:t>
      </w:r>
      <w:bookmarkEnd w:id="16"/>
      <w:bookmarkEnd w:id="17"/>
    </w:p>
    <w:p w:rsidR="007859A9" w:rsidRDefault="00AB6DED" w:rsidP="00AB6DED">
      <w:r>
        <w:t>Адаптивный алгоритм случайного поиска</w:t>
      </w:r>
      <w:sdt>
        <w:sdtPr>
          <w:id w:val="299343832"/>
          <w:citation/>
        </w:sdtPr>
        <w:sdtEnd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D177B1" w:rsidRPr="00D177B1">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End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D177B1" w:rsidRPr="00D177B1">
            <w:rPr>
              <w:noProof/>
            </w:rPr>
            <w:t>[7]</w:t>
          </w:r>
          <w:r w:rsidR="008C2980">
            <w:rPr>
              <w:lang w:val="en-US"/>
            </w:rPr>
            <w:fldChar w:fldCharType="end"/>
          </w:r>
        </w:sdtContent>
      </w:sdt>
      <w:r>
        <w:t>:</w:t>
      </w:r>
    </w:p>
    <w:p w:rsidR="008D6D50" w:rsidRPr="008D6D50" w:rsidRDefault="008D6D50" w:rsidP="008D6D50">
      <w:pPr>
        <w:rPr>
          <w:i/>
        </w:rPr>
      </w:pPr>
      <w:r w:rsidRPr="008D6D50">
        <w:rPr>
          <w:i/>
        </w:rPr>
        <w:t xml:space="preserve">Даны параметры </w:t>
      </w:r>
      <w:proofErr w:type="spellStart"/>
      <w:r w:rsidRPr="008D6D50">
        <w:rPr>
          <w:i/>
        </w:rPr>
        <w:t>a</w:t>
      </w:r>
      <w:r w:rsidRPr="008D6D50">
        <w:rPr>
          <w:i/>
          <w:vertAlign w:val="subscript"/>
        </w:rPr>
        <w:t>f</w:t>
      </w:r>
      <w:proofErr w:type="spellEnd"/>
      <w:r w:rsidRPr="008D6D50">
        <w:rPr>
          <w:i/>
        </w:rPr>
        <w:t xml:space="preserve">, </w:t>
      </w:r>
      <w:proofErr w:type="spellStart"/>
      <w:r w:rsidRPr="008D6D50">
        <w:rPr>
          <w:i/>
        </w:rPr>
        <w:t>a</w:t>
      </w:r>
      <w:r w:rsidRPr="008D6D50">
        <w:rPr>
          <w:i/>
          <w:vertAlign w:val="subscript"/>
        </w:rPr>
        <w:t>s</w:t>
      </w:r>
      <w:proofErr w:type="spellEnd"/>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 xml:space="preserve">Начальная величина шага a полагается </w:t>
      </w:r>
      <w:proofErr w:type="gramStart"/>
      <w:r w:rsidRPr="008D6D50">
        <w:rPr>
          <w:i/>
        </w:rPr>
        <w:t>равной</w:t>
      </w:r>
      <w:proofErr w:type="gramEnd"/>
      <w:r w:rsidRPr="008D6D50">
        <w:rPr>
          <w:i/>
        </w:rPr>
        <w:t xml:space="preserve">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w:t>
      </w:r>
      <w:proofErr w:type="spellStart"/>
      <w:r w:rsidRPr="008D6D50">
        <w:rPr>
          <w:i/>
        </w:rPr>
        <w:t>ad</w:t>
      </w:r>
      <w:proofErr w:type="spellEnd"/>
      <w:r w:rsidRPr="008D6D50">
        <w:rPr>
          <w:i/>
        </w:rPr>
        <w:t>.</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w:t>
      </w:r>
      <w:proofErr w:type="spellStart"/>
      <w:r>
        <w:t>a</w:t>
      </w:r>
      <w:r w:rsidRPr="008D6D50">
        <w:rPr>
          <w:vertAlign w:val="subscript"/>
        </w:rPr>
        <w:t>s</w:t>
      </w:r>
      <w:proofErr w:type="spellEnd"/>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xml:space="preserve">), положить a = </w:t>
      </w:r>
      <w:proofErr w:type="spellStart"/>
      <w:r>
        <w:t>a</w:t>
      </w:r>
      <w:r w:rsidRPr="008D6D50">
        <w:rPr>
          <w:vertAlign w:val="subscript"/>
        </w:rPr>
        <w:t>s</w:t>
      </w:r>
      <w:proofErr w:type="spellEnd"/>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w:t>
      </w:r>
      <w:proofErr w:type="spellStart"/>
      <w:r>
        <w:t>a</w:t>
      </w:r>
      <w:r w:rsidRPr="008D6D50">
        <w:rPr>
          <w:vertAlign w:val="subscript"/>
        </w:rPr>
        <w:t>f</w:t>
      </w:r>
      <w:r>
        <w:t>a</w:t>
      </w:r>
      <w:proofErr w:type="spellEnd"/>
      <w:r>
        <w:t>,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End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D177B1" w:rsidRPr="00D177B1">
            <w:rPr>
              <w:noProof/>
            </w:rPr>
            <w:t>[8]</w:t>
          </w:r>
          <w:r w:rsidR="00E41B28">
            <w:rPr>
              <w:lang w:val="en-US"/>
            </w:rPr>
            <w:fldChar w:fldCharType="end"/>
          </w:r>
        </w:sdtContent>
      </w:sdt>
      <w:r>
        <w:t xml:space="preserve">, в том числе и с </w:t>
      </w:r>
      <w:proofErr w:type="gramStart"/>
      <w:r>
        <w:t>вышеописанным</w:t>
      </w:r>
      <w:proofErr w:type="gramEnd"/>
      <w:r>
        <w:t>,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EndPr/>
        <w:sdtContent>
          <w:r>
            <w:fldChar w:fldCharType="begin"/>
          </w:r>
          <w:r>
            <w:instrText xml:space="preserve"> CITATION Рек86 \l 1049 </w:instrText>
          </w:r>
          <w:r>
            <w:fldChar w:fldCharType="separate"/>
          </w:r>
          <w:r w:rsidR="00D177B1">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EndPr/>
        <w:sdtContent>
          <w:r w:rsidR="006D1CDF">
            <w:fldChar w:fldCharType="begin"/>
          </w:r>
          <w:r w:rsidR="006D1CDF">
            <w:instrText xml:space="preserve"> CITATION Рек86 \l 1049 </w:instrText>
          </w:r>
          <w:r w:rsidR="006D1CDF">
            <w:fldChar w:fldCharType="separate"/>
          </w:r>
          <w:r w:rsidR="00D177B1">
            <w:rPr>
              <w:noProof/>
            </w:rPr>
            <w:t>[7]</w:t>
          </w:r>
          <w:r w:rsidR="006D1CDF">
            <w:fldChar w:fldCharType="end"/>
          </w:r>
        </w:sdtContent>
      </w:sdt>
      <w:r>
        <w:t>.</w:t>
      </w:r>
    </w:p>
    <w:p w:rsidR="00F830FA" w:rsidRDefault="00F830FA" w:rsidP="00F830FA">
      <w:pPr>
        <w:pStyle w:val="3"/>
      </w:pPr>
      <w:bookmarkStart w:id="18" w:name="_Ref388562618"/>
      <w:bookmarkStart w:id="19" w:name="_Toc389304204"/>
      <w:r>
        <w:t>Комбинаторный эвристический алгоритм</w:t>
      </w:r>
      <w:bookmarkEnd w:id="18"/>
      <w:bookmarkEnd w:id="19"/>
    </w:p>
    <w:p w:rsidR="00357699" w:rsidRDefault="00357699" w:rsidP="00357699">
      <w:r w:rsidRPr="00357699">
        <w:rPr>
          <w:b/>
        </w:rPr>
        <w:t>Шаг 1.</w:t>
      </w:r>
      <w:r>
        <w:t xml:space="preserve"> Построить случайную допустимую начальную точку x0 и положить </w:t>
      </w:r>
      <w:proofErr w:type="spellStart"/>
      <w:proofErr w:type="gramStart"/>
      <w:r w:rsidRPr="00357699">
        <w:rPr>
          <w:i/>
        </w:rPr>
        <w:t>F</w:t>
      </w:r>
      <w:proofErr w:type="gramEnd"/>
      <w:r w:rsidRPr="00357699">
        <w:rPr>
          <w:i/>
          <w:vertAlign w:val="subscript"/>
        </w:rPr>
        <w:t>мин</w:t>
      </w:r>
      <w:proofErr w:type="spellEnd"/>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w:t>
      </w:r>
      <w:proofErr w:type="spellStart"/>
      <w:proofErr w:type="gramStart"/>
      <w:r>
        <w:t>T</w:t>
      </w:r>
      <w:proofErr w:type="gramEnd"/>
      <w:r>
        <w:t>мин</w:t>
      </w:r>
      <w:proofErr w:type="spellEnd"/>
      <w:r>
        <w:t>.</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w:t>
      </w:r>
      <w:proofErr w:type="gramStart"/>
      <w:r>
        <w:t>наилучшую</w:t>
      </w:r>
      <w:proofErr w:type="gramEnd"/>
      <w:r>
        <w:t xml:space="preserve">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proofErr w:type="spellStart"/>
      <w:proofErr w:type="gramStart"/>
      <w:r w:rsidRPr="00357699">
        <w:rPr>
          <w:i/>
        </w:rPr>
        <w:t>F</w:t>
      </w:r>
      <w:proofErr w:type="gramEnd"/>
      <w:r w:rsidRPr="00357699">
        <w:rPr>
          <w:i/>
          <w:vertAlign w:val="subscript"/>
        </w:rPr>
        <w:t>мин</w:t>
      </w:r>
      <w:proofErr w:type="spellEnd"/>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EndPr/>
        <w:sdtContent>
          <w:r w:rsidR="003527B1">
            <w:fldChar w:fldCharType="begin"/>
          </w:r>
          <w:r w:rsidR="003527B1">
            <w:instrText xml:space="preserve"> CITATION Рек86 \l 1049 </w:instrText>
          </w:r>
          <w:r w:rsidR="003527B1">
            <w:fldChar w:fldCharType="separate"/>
          </w:r>
          <w:r w:rsidR="00D177B1">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D177B1">
        <w:t>1.3.1</w:t>
      </w:r>
      <w:r>
        <w:fldChar w:fldCharType="end"/>
      </w:r>
      <w:r>
        <w:t xml:space="preserve">, так как он минимизирует обращение к одновременным выборкам </w:t>
      </w:r>
      <w:sdt>
        <w:sdtPr>
          <w:id w:val="632066290"/>
          <w:citation/>
        </w:sdtPr>
        <w:sdtEndPr/>
        <w:sdtContent>
          <w:r>
            <w:fldChar w:fldCharType="begin"/>
          </w:r>
          <w:r>
            <w:instrText xml:space="preserve"> CITATION Рек86 \l 1049 </w:instrText>
          </w:r>
          <w:r>
            <w:fldChar w:fldCharType="separate"/>
          </w:r>
          <w:r w:rsidR="00D177B1">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End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D177B1" w:rsidRPr="00D177B1">
            <w:rPr>
              <w:noProof/>
            </w:rPr>
            <w:t>[9]</w:t>
          </w:r>
          <w:r w:rsidR="00CA7040">
            <w:rPr>
              <w:lang w:val="en-US"/>
            </w:rPr>
            <w:fldChar w:fldCharType="end"/>
          </w:r>
        </w:sdtContent>
      </w:sdt>
      <w:sdt>
        <w:sdtPr>
          <w:rPr>
            <w:lang w:val="en-US"/>
          </w:rPr>
          <w:id w:val="-1686430612"/>
          <w:citation/>
        </w:sdtPr>
        <w:sdtEnd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D177B1" w:rsidRPr="00D177B1">
            <w:rPr>
              <w:noProof/>
            </w:rPr>
            <w:t xml:space="preserve"> [10]</w:t>
          </w:r>
          <w:r w:rsidR="00CA7040">
            <w:rPr>
              <w:lang w:val="en-US"/>
            </w:rPr>
            <w:fldChar w:fldCharType="end"/>
          </w:r>
        </w:sdtContent>
      </w:sdt>
      <w:r>
        <w:t>.</w:t>
      </w:r>
    </w:p>
    <w:p w:rsidR="00E9757C" w:rsidRDefault="00E9757C" w:rsidP="00E9757C">
      <w:pPr>
        <w:pStyle w:val="3"/>
      </w:pPr>
      <w:bookmarkStart w:id="20" w:name="_Toc389304205"/>
      <w:r>
        <w:t>Прямые выборочные процедуры с уменьшением интервала поиска</w:t>
      </w:r>
      <w:bookmarkEnd w:id="20"/>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EndPr/>
        <w:sdtContent>
          <w:r w:rsidR="00733FCB">
            <w:fldChar w:fldCharType="begin"/>
          </w:r>
          <w:r w:rsidR="00733FCB">
            <w:instrText xml:space="preserve"> CITATION Рек86 \l 1049 </w:instrText>
          </w:r>
          <w:r w:rsidR="00733FCB">
            <w:fldChar w:fldCharType="separate"/>
          </w:r>
          <w:r w:rsidR="00D177B1">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D177B1">
        <w:t>1.3.1</w:t>
      </w:r>
      <w:r>
        <w:fldChar w:fldCharType="end"/>
      </w:r>
      <w:r>
        <w:t xml:space="preserve"> и </w:t>
      </w:r>
      <w:r>
        <w:fldChar w:fldCharType="begin"/>
      </w:r>
      <w:r>
        <w:instrText xml:space="preserve"> REF _Ref388562618 \r \h </w:instrText>
      </w:r>
      <w:r>
        <w:fldChar w:fldCharType="separate"/>
      </w:r>
      <w:r w:rsidR="00D177B1">
        <w:t>1.3.2</w:t>
      </w:r>
      <w:r>
        <w:fldChar w:fldCharType="end"/>
      </w:r>
      <w:r w:rsidR="001C0F08">
        <w:t>, так как позволяе</w:t>
      </w:r>
      <w:r>
        <w:t xml:space="preserve">т использовать накопленную информацию </w:t>
      </w:r>
      <w:sdt>
        <w:sdtPr>
          <w:id w:val="1944191880"/>
          <w:citation/>
        </w:sdtPr>
        <w:sdtEndPr/>
        <w:sdtContent>
          <w:r>
            <w:fldChar w:fldCharType="begin"/>
          </w:r>
          <w:r>
            <w:instrText xml:space="preserve"> CITATION Рек86 \l 1049 </w:instrText>
          </w:r>
          <w:r>
            <w:fldChar w:fldCharType="separate"/>
          </w:r>
          <w:r w:rsidR="00D177B1">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EndPr/>
        <w:sdtContent>
          <w:r>
            <w:fldChar w:fldCharType="begin"/>
          </w:r>
          <w:r>
            <w:instrText xml:space="preserve"> CITATION Дил05 \l 1049 </w:instrText>
          </w:r>
          <w:r>
            <w:fldChar w:fldCharType="separate"/>
          </w:r>
          <w:r w:rsidR="00D177B1">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End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D177B1" w:rsidRPr="00D177B1">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D177B1">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EndPr/>
        <w:sdtContent>
          <w:r>
            <w:fldChar w:fldCharType="begin"/>
          </w:r>
          <w:r>
            <w:instrText xml:space="preserve"> CITATION Дил05 \l 1049 </w:instrText>
          </w:r>
          <w:r>
            <w:fldChar w:fldCharType="separate"/>
          </w:r>
          <w:r w:rsidR="00D177B1">
            <w:rPr>
              <w:noProof/>
            </w:rPr>
            <w:t>[11]</w:t>
          </w:r>
          <w:r>
            <w:fldChar w:fldCharType="end"/>
          </w:r>
        </w:sdtContent>
      </w:sdt>
      <w:r>
        <w:t xml:space="preserve"> на примере широко распространенной тестовой функции от двух переменных, имитирующей сильную «</w:t>
      </w:r>
      <w:proofErr w:type="spellStart"/>
      <w:r>
        <w:t>ов</w:t>
      </w:r>
      <w:r w:rsidR="003646C9">
        <w:t>ражность</w:t>
      </w:r>
      <w:proofErr w:type="spellEnd"/>
      <w:r w:rsidR="003646C9">
        <w:t xml:space="preserve">», - функции </w:t>
      </w:r>
      <w:proofErr w:type="spellStart"/>
      <w:r w:rsidR="003646C9">
        <w:t>Розенброка</w:t>
      </w:r>
      <w:proofErr w:type="spellEnd"/>
      <w:r w:rsidR="003646C9" w:rsidRPr="00114303">
        <w:t xml:space="preserve"> </w:t>
      </w:r>
      <w:sdt>
        <w:sdtPr>
          <w:rPr>
            <w:lang w:val="en-US"/>
          </w:rPr>
          <w:id w:val="1422221309"/>
          <w:citation/>
        </w:sdtPr>
        <w:sdtEnd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D177B1">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r w:rsidR="00AB3649">
              <w:fldChar w:fldCharType="begin"/>
            </w:r>
            <w:r w:rsidR="00AB3649">
              <w:instrText xml:space="preserve"> STYLEREF 1 \s </w:instrText>
            </w:r>
            <w:r w:rsidR="00AB3649">
              <w:fldChar w:fldCharType="separate"/>
            </w:r>
            <w:r w:rsidR="00D177B1">
              <w:rPr>
                <w:noProof/>
              </w:rPr>
              <w:t>1</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w:t>
            </w:r>
            <w:r w:rsidR="00AB3649">
              <w:rPr>
                <w:noProof/>
              </w:rPr>
              <w:fldChar w:fldCharType="end"/>
            </w:r>
            <w:r>
              <w:t>)</w:t>
            </w:r>
          </w:p>
        </w:tc>
      </w:tr>
    </w:tbl>
    <w:p w:rsidR="00DC5081" w:rsidRPr="00DC5081" w:rsidRDefault="00DC5081" w:rsidP="00A76CE8">
      <w:r>
        <w:t xml:space="preserve">По результатам проведенных испытаний </w:t>
      </w:r>
      <w:sdt>
        <w:sdtPr>
          <w:id w:val="-1103098276"/>
          <w:citation/>
        </w:sdtPr>
        <w:sdtEndPr/>
        <w:sdtContent>
          <w:r>
            <w:fldChar w:fldCharType="begin"/>
          </w:r>
          <w:r>
            <w:instrText xml:space="preserve"> CITATION Дил05 \l 1049 </w:instrText>
          </w:r>
          <w:r>
            <w:fldChar w:fldCharType="separate"/>
          </w:r>
          <w:r w:rsidR="00D177B1">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D177B1">
        <w:rPr>
          <w:noProof/>
        </w:rPr>
        <w:t>1</w:t>
      </w:r>
      <w:r w:rsidR="00D177B1">
        <w:t>.</w:t>
      </w:r>
      <w:r w:rsidR="00D177B1">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w:t>
      </w:r>
      <w:commentRangeStart w:id="21"/>
      <w:r>
        <w:t>разделе</w:t>
      </w:r>
      <w:commentRangeEnd w:id="21"/>
      <w:r>
        <w:rPr>
          <w:rStyle w:val="a8"/>
        </w:rPr>
        <w:commentReference w:id="21"/>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2" w:name="_Toc389304206"/>
      <w:r w:rsidRPr="00750ABF">
        <w:lastRenderedPageBreak/>
        <w:t>Конструкторский раздел</w:t>
      </w:r>
      <w:bookmarkEnd w:id="22"/>
    </w:p>
    <w:p w:rsidR="00546510" w:rsidRDefault="00546510" w:rsidP="00546510">
      <w:r>
        <w:t xml:space="preserve">В данном разделе приводится состав котельного отделения </w:t>
      </w:r>
      <w:commentRangeStart w:id="23"/>
      <w:r>
        <w:t>ТЭЦ-20 Мосэнерго</w:t>
      </w:r>
      <w:commentRangeEnd w:id="23"/>
      <w:r>
        <w:rPr>
          <w:rStyle w:val="a8"/>
        </w:rPr>
        <w:commentReference w:id="23"/>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4"/>
      <w:r>
        <w:t>ТЭЦ-20 Мосэнерго</w:t>
      </w:r>
      <w:commentRangeEnd w:id="24"/>
      <w:r>
        <w:rPr>
          <w:rStyle w:val="a8"/>
        </w:rPr>
        <w:commentReference w:id="24"/>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D177B1">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5" w:name="_Toc389304207"/>
      <w:r w:rsidRPr="00750ABF">
        <w:t>Состав котельного отделения</w:t>
      </w:r>
      <w:commentRangeStart w:id="26"/>
      <w:r w:rsidRPr="00750ABF">
        <w:t xml:space="preserve"> ТЭЦ-20 Мосэнерго</w:t>
      </w:r>
      <w:commentRangeEnd w:id="26"/>
      <w:r w:rsidRPr="00750ABF">
        <w:rPr>
          <w:rStyle w:val="a8"/>
          <w:sz w:val="32"/>
          <w:szCs w:val="28"/>
        </w:rPr>
        <w:commentReference w:id="26"/>
      </w:r>
      <w:bookmarkEnd w:id="25"/>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w:t>
      </w:r>
      <w:proofErr w:type="spellStart"/>
      <w:r>
        <w:rPr>
          <w:lang w:val="ru-RU"/>
        </w:rPr>
        <w:t>ата</w:t>
      </w:r>
      <w:proofErr w:type="spellEnd"/>
      <w:r>
        <w:rPr>
          <w:lang w:val="ru-RU"/>
        </w:rPr>
        <w:t xml:space="preserve">», в которой </w:t>
      </w:r>
      <w:commentRangeStart w:id="27"/>
      <w:r>
        <w:rPr>
          <w:lang w:val="ru-RU"/>
        </w:rPr>
        <w:t xml:space="preserve">котлоагрегаты </w:t>
      </w:r>
      <w:commentRangeEnd w:id="27"/>
      <w:r>
        <w:rPr>
          <w:rStyle w:val="a8"/>
          <w:rFonts w:eastAsia="Times New Roman"/>
          <w:lang w:val="ru-RU"/>
        </w:rPr>
        <w:commentReference w:id="27"/>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 xml:space="preserve">Очередь «130 </w:t>
      </w:r>
      <w:proofErr w:type="spellStart"/>
      <w:r>
        <w:rPr>
          <w:lang w:val="ru-RU"/>
        </w:rPr>
        <w:t>ата</w:t>
      </w:r>
      <w:proofErr w:type="spellEnd"/>
      <w:r>
        <w:rPr>
          <w:lang w:val="ru-RU"/>
        </w:rPr>
        <w:t>», в которой котлоагрегаты работают при давлении 130 атм.;</w:t>
      </w:r>
    </w:p>
    <w:p w:rsidR="00546510" w:rsidRDefault="00546510" w:rsidP="00546510">
      <w:r>
        <w:t xml:space="preserve">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w:t>
      </w:r>
      <w:proofErr w:type="spellStart"/>
      <w:r>
        <w:t>ата</w:t>
      </w:r>
      <w:proofErr w:type="spellEnd"/>
      <w:r>
        <w:t>».</w:t>
      </w:r>
    </w:p>
    <w:p w:rsidR="00546510" w:rsidRPr="00D95768" w:rsidRDefault="00546510" w:rsidP="00546510">
      <w:r>
        <w:t xml:space="preserve">Очередь «90 </w:t>
      </w:r>
      <w:proofErr w:type="spellStart"/>
      <w:r>
        <w:t>ата</w:t>
      </w:r>
      <w:proofErr w:type="spellEnd"/>
      <w:r>
        <w:t xml:space="preserve">» состоит из 6 котлоагрегатов, условно </w:t>
      </w:r>
      <w:proofErr w:type="gramStart"/>
      <w:r>
        <w:t>обозначаемых</w:t>
      </w:r>
      <w:proofErr w:type="gramEnd"/>
      <w:r>
        <w:t xml:space="preserve">: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8" w:name="_Toc389304208"/>
      <w:r w:rsidRPr="003D454F">
        <w:lastRenderedPageBreak/>
        <w:t>Математическая модель функционирования котлоагрегатов</w:t>
      </w:r>
      <w:bookmarkEnd w:id="28"/>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9" w:name="_Toc389304209"/>
      <w:r w:rsidRPr="003D454F">
        <w:t>Параметры, используемые в математической модели</w:t>
      </w:r>
      <w:bookmarkEnd w:id="29"/>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EndPr/>
        <w:sdtContent>
          <w:r w:rsidR="002B6BD6">
            <w:fldChar w:fldCharType="begin"/>
          </w:r>
          <w:r w:rsidR="002B6BD6">
            <w:instrText xml:space="preserve"> CITATION Дил05 \l 1049 </w:instrText>
          </w:r>
          <w:r w:rsidR="002B6BD6">
            <w:fldChar w:fldCharType="separate"/>
          </w:r>
          <w:r w:rsidR="00D177B1">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D177B1">
        <w:rPr>
          <w:noProof/>
        </w:rPr>
        <w:t>2</w:t>
      </w:r>
      <w:r w:rsidR="00D177B1">
        <w:t>.</w:t>
      </w:r>
      <w:r w:rsidR="00D177B1">
        <w:rPr>
          <w:noProof/>
        </w:rPr>
        <w:t>1</w:t>
      </w:r>
      <w:r>
        <w:fldChar w:fldCharType="end"/>
      </w:r>
      <w:r>
        <w:t>.</w:t>
      </w:r>
    </w:p>
    <w:p w:rsidR="00546510" w:rsidRDefault="00546510" w:rsidP="00546510">
      <w:proofErr w:type="gramStart"/>
      <w:r>
        <w:t>Данные параметры были взяты из</w:t>
      </w:r>
      <w:r w:rsidR="00EC4570">
        <w:t xml:space="preserve"> </w:t>
      </w:r>
      <w:sdt>
        <w:sdtPr>
          <w:id w:val="657657868"/>
          <w:citation/>
        </w:sdtPr>
        <w:sdtEndPr/>
        <w:sdtContent>
          <w:proofErr w:type="gramEnd"/>
          <w:r w:rsidR="00EC4570">
            <w:fldChar w:fldCharType="begin"/>
          </w:r>
          <w:r w:rsidR="00EC4570">
            <w:instrText xml:space="preserve"> CITATION Дил05 \l 1049 </w:instrText>
          </w:r>
          <w:r w:rsidR="00EC4570">
            <w:fldChar w:fldCharType="separate"/>
          </w:r>
          <w:r w:rsidR="00D177B1">
            <w:rPr>
              <w:noProof/>
            </w:rPr>
            <w:t>[11]</w:t>
          </w:r>
          <w:r w:rsidR="00EC4570">
            <w:fldChar w:fldCharType="end"/>
          </w:r>
          <w:proofErr w:type="gramStart"/>
        </w:sdtContent>
      </w:sdt>
      <w:r w:rsidRPr="0025263B">
        <w:t xml:space="preserve">, </w:t>
      </w:r>
      <w:r>
        <w:t xml:space="preserve">где рассматривалась модель функционирования Могилевской </w:t>
      </w:r>
      <w:commentRangeStart w:id="30"/>
      <w:r>
        <w:t>ТЭЦ-2</w:t>
      </w:r>
      <w:commentRangeEnd w:id="30"/>
      <w:r>
        <w:rPr>
          <w:rStyle w:val="a8"/>
        </w:rPr>
        <w:commentReference w:id="30"/>
      </w:r>
      <w:r>
        <w:t xml:space="preserve">. Построенная в </w:t>
      </w:r>
      <w:sdt>
        <w:sdtPr>
          <w:id w:val="-933887228"/>
          <w:citation/>
        </w:sdtPr>
        <w:sdtEndPr/>
        <w:sdtContent>
          <w:proofErr w:type="gramEnd"/>
          <w:r w:rsidR="002B6BD6">
            <w:fldChar w:fldCharType="begin"/>
          </w:r>
          <w:r w:rsidR="002B6BD6">
            <w:instrText xml:space="preserve"> CITATION Дил05 \l 1049 </w:instrText>
          </w:r>
          <w:r w:rsidR="002B6BD6">
            <w:fldChar w:fldCharType="separate"/>
          </w:r>
          <w:r w:rsidR="00D177B1">
            <w:rPr>
              <w:noProof/>
            </w:rPr>
            <w:t>[11]</w:t>
          </w:r>
          <w:r w:rsidR="002B6BD6">
            <w:fldChar w:fldCharType="end"/>
          </w:r>
          <w:proofErr w:type="gramStart"/>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w:t>
      </w:r>
      <w:proofErr w:type="gramEnd"/>
      <w:r>
        <w:t xml:space="preserve">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1" w:name="tbl_mat_mod_params"/>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w:t>
      </w:r>
      <w:r w:rsidR="00AB3649">
        <w:rPr>
          <w:noProof/>
        </w:rPr>
        <w:fldChar w:fldCharType="end"/>
      </w:r>
      <w:bookmarkEnd w:id="31"/>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507334"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p w:rsidR="00546510" w:rsidRPr="002B6321" w:rsidRDefault="00546510" w:rsidP="00E65E9E">
            <w:pPr>
              <w:spacing w:line="240" w:lineRule="auto"/>
              <w:ind w:firstLine="0"/>
              <w:jc w:val="center"/>
            </w:pPr>
            <w:proofErr w:type="gramStart"/>
            <w:r>
              <w:t>ккал</w:t>
            </w:r>
            <w:proofErr w:type="gramEnd"/>
            <w:r>
              <w:t>/м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507334"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507334"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w:t>
            </w:r>
            <w:proofErr w:type="gramStart"/>
            <w:r>
              <w:t>т</w:t>
            </w:r>
            <w:proofErr w:type="gramEnd"/>
            <w:r>
              <w:t>;</w:t>
            </w:r>
          </w:p>
          <w:p w:rsidR="00546510" w:rsidRDefault="00546510" w:rsidP="00E65E9E">
            <w:pPr>
              <w:spacing w:line="240" w:lineRule="auto"/>
              <w:ind w:firstLine="0"/>
              <w:jc w:val="center"/>
            </w:pPr>
            <w:r>
              <w:t>у.е./тыс</w:t>
            </w:r>
            <w:proofErr w:type="gramStart"/>
            <w:r>
              <w:t>.м</w:t>
            </w:r>
            <w:proofErr w:type="gramEnd"/>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507334"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w:t>
            </w:r>
            <w:proofErr w:type="gramStart"/>
            <w:r>
              <w:t>.м</w:t>
            </w:r>
            <w:proofErr w:type="gramEnd"/>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 xml:space="preserve">Нормативные потери тепла корпусом котла в окружающую среду </w:t>
            </w:r>
            <w:proofErr w:type="gramStart"/>
            <w:r>
              <w:t>при</w:t>
            </w:r>
            <w:proofErr w:type="gramEnd"/>
            <w:r>
              <w:t xml:space="preserve"> номинальной часовой паропроизводительности</w:t>
            </w:r>
          </w:p>
        </w:tc>
        <w:tc>
          <w:tcPr>
            <w:tcW w:w="2026" w:type="dxa"/>
          </w:tcPr>
          <w:p w:rsidR="00546510" w:rsidRDefault="00507334"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507334"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507334"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507334"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bl>
    <w:p w:rsidR="00546510" w:rsidRPr="00F975ED" w:rsidRDefault="00546510" w:rsidP="00F975ED">
      <w:pPr>
        <w:pStyle w:val="3"/>
      </w:pPr>
      <w:bookmarkStart w:id="32" w:name="_Toc389304210"/>
      <w:r w:rsidRPr="00F975ED">
        <w:t>Входные управляемые переменные математической модели</w:t>
      </w:r>
      <w:bookmarkEnd w:id="32"/>
    </w:p>
    <w:p w:rsidR="00546510" w:rsidRDefault="00546510" w:rsidP="00546510">
      <w:r>
        <w:t xml:space="preserve">В поставленной задаче рассматривается группа котлоагрегатов, </w:t>
      </w:r>
      <w:proofErr w:type="gramStart"/>
      <w:r>
        <w:t>работающих</w:t>
      </w:r>
      <w:proofErr w:type="gramEnd"/>
      <w:r>
        <w:t xml:space="preserve">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D177B1">
        <w:rPr>
          <w:noProof/>
        </w:rPr>
        <w:t>2</w:t>
      </w:r>
      <w:r w:rsidR="00D177B1">
        <w:t>.</w:t>
      </w:r>
      <w:r w:rsidR="00D177B1">
        <w:rPr>
          <w:noProof/>
        </w:rPr>
        <w:t>2</w:t>
      </w:r>
      <w:r>
        <w:fldChar w:fldCharType="end"/>
      </w:r>
      <w:r>
        <w:t xml:space="preserve">. Для этого скорректируем список управляемых переменных, используемых в </w:t>
      </w:r>
      <w:sdt>
        <w:sdtPr>
          <w:id w:val="-1678420491"/>
          <w:citation/>
        </w:sdtPr>
        <w:sdtEndPr/>
        <w:sdtContent>
          <w:r w:rsidR="00E65E9E">
            <w:fldChar w:fldCharType="begin"/>
          </w:r>
          <w:r w:rsidR="00E65E9E">
            <w:instrText xml:space="preserve"> CITATION Дил05 \l 1049 </w:instrText>
          </w:r>
          <w:r w:rsidR="00E65E9E">
            <w:fldChar w:fldCharType="separate"/>
          </w:r>
          <w:r w:rsidR="00D177B1">
            <w:rPr>
              <w:noProof/>
            </w:rPr>
            <w:t>[11]</w:t>
          </w:r>
          <w:r w:rsidR="00E65E9E">
            <w:fldChar w:fldCharType="end"/>
          </w:r>
        </w:sdtContent>
      </w:sdt>
      <w:ins w:id="33"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4" w:name="tbl_mat_mod_input_vars"/>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2</w:t>
      </w:r>
      <w:r w:rsidR="00AB3649">
        <w:rPr>
          <w:noProof/>
        </w:rPr>
        <w:fldChar w:fldCharType="end"/>
      </w:r>
      <w:bookmarkEnd w:id="34"/>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 xml:space="preserve">Состав </w:t>
            </w:r>
            <w:proofErr w:type="gramStart"/>
            <w:r w:rsidRPr="00F975ED">
              <w:t>загружаемых</w:t>
            </w:r>
            <w:proofErr w:type="gramEnd"/>
            <w:r w:rsidRPr="00F975ED">
              <w:t xml:space="preserve">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газе (Г);</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 xml:space="preserve">Паровая нагрузка котла определяется по режимным картам котла и может принимать значение в пределах </w:t>
            </w:r>
            <w:proofErr w:type="gramStart"/>
            <w:r w:rsidRPr="00F975ED">
              <w:t>от</w:t>
            </w:r>
            <w:proofErr w:type="gramEnd"/>
            <w:r w:rsidRPr="00F975ED">
              <w:t xml:space="preserve">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5" w:name="_Toc389304211"/>
      <w:r w:rsidRPr="00F975ED">
        <w:t>Выходные параметры математической модели</w:t>
      </w:r>
      <w:bookmarkEnd w:id="35"/>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D177B1">
        <w:rPr>
          <w:noProof/>
        </w:rPr>
        <w:t>2</w:t>
      </w:r>
      <w:r w:rsidR="00D177B1">
        <w:t>.</w:t>
      </w:r>
      <w:r w:rsidR="00D177B1">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D177B1">
        <w:rPr>
          <w:noProof/>
        </w:rPr>
        <w:t>1</w:t>
      </w:r>
      <w:r w:rsidR="00D177B1">
        <w:t>.</w:t>
      </w:r>
      <w:r w:rsidR="00D177B1">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D177B1">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6" w:name="tbl_mat_mod_output_params"/>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3</w:t>
      </w:r>
      <w:r w:rsidR="00AB3649">
        <w:rPr>
          <w:noProof/>
        </w:rPr>
        <w:fldChar w:fldCharType="end"/>
      </w:r>
      <w:bookmarkEnd w:id="36"/>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 xml:space="preserve">Оптимальный состав </w:t>
            </w:r>
            <w:proofErr w:type="gramStart"/>
            <w:r>
              <w:rPr>
                <w:rFonts w:eastAsiaTheme="minorHAnsi"/>
              </w:rPr>
              <w:t>загружаемых</w:t>
            </w:r>
            <w:proofErr w:type="gramEnd"/>
            <w:r>
              <w:rPr>
                <w:rFonts w:eastAsiaTheme="minorHAnsi"/>
              </w:rPr>
              <w:t xml:space="preserve">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proofErr w:type="gramStart"/>
            <w:r>
              <w:rPr>
                <w:lang w:val="ru-RU"/>
              </w:rPr>
              <w:t>Включен</w:t>
            </w:r>
            <w:proofErr w:type="gramEnd"/>
            <w:r>
              <w:rPr>
                <w:lang w:val="ru-RU"/>
              </w:rPr>
              <w:t xml:space="preserve">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proofErr w:type="gramStart"/>
            <w:r w:rsidRPr="007325D9">
              <w:rPr>
                <w:lang w:val="ru-RU"/>
              </w:rPr>
              <w:t>Включен</w:t>
            </w:r>
            <w:proofErr w:type="gramEnd"/>
            <w:r w:rsidRPr="007325D9">
              <w:rPr>
                <w:lang w:val="ru-RU"/>
              </w:rPr>
              <w:t xml:space="preserve">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7" w:name="_Toc389304212"/>
      <w:r w:rsidRPr="00F0511C">
        <w:lastRenderedPageBreak/>
        <w:t>Параметры математической модели, общие для всех котлоагрегатов</w:t>
      </w:r>
      <w:bookmarkEnd w:id="37"/>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D177B1">
        <w:rPr>
          <w:noProof/>
        </w:rPr>
        <w:t>2</w:t>
      </w:r>
      <w:r w:rsidR="00D177B1">
        <w:t>.</w:t>
      </w:r>
      <w:r w:rsidR="00D177B1">
        <w:rPr>
          <w:noProof/>
        </w:rPr>
        <w:t>4</w:t>
      </w:r>
      <w:r>
        <w:fldChar w:fldCharType="end"/>
      </w:r>
      <w:r w:rsidRPr="00092FC4">
        <w:t xml:space="preserve"> </w:t>
      </w:r>
      <w:r>
        <w:t xml:space="preserve">приведены конкретные значения параметров, используемых в математической модели, которые являются общими для всех котлоагрегатов очереди «90 </w:t>
      </w:r>
      <w:proofErr w:type="spellStart"/>
      <w:r>
        <w:t>ата</w:t>
      </w:r>
      <w:proofErr w:type="spellEnd"/>
      <w:r>
        <w:t>»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8" w:name="tbl_common_param_values"/>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4</w:t>
      </w:r>
      <w:r w:rsidR="00AB3649">
        <w:rPr>
          <w:noProof/>
        </w:rPr>
        <w:fldChar w:fldCharType="end"/>
      </w:r>
      <w:bookmarkEnd w:id="38"/>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507334"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507334"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rFonts w:eastAsiaTheme="minorHAnsi"/>
                <w:szCs w:val="28"/>
              </w:rPr>
              <w:t>ккал</w:t>
            </w:r>
            <w:proofErr w:type="gramEnd"/>
            <w:r w:rsidRPr="00A26211">
              <w:rPr>
                <w:rFonts w:eastAsiaTheme="minorHAnsi"/>
                <w:szCs w:val="28"/>
              </w:rPr>
              <w:t>/(м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507334"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507334"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507334"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proofErr w:type="gramStart"/>
            <w:r>
              <w:rPr>
                <w:rFonts w:eastAsiaTheme="minorHAnsi"/>
                <w:szCs w:val="28"/>
              </w:rPr>
              <w:t>к</w:t>
            </w:r>
            <w:r w:rsidRPr="00A26211">
              <w:rPr>
                <w:rFonts w:eastAsiaTheme="minorHAnsi"/>
                <w:szCs w:val="28"/>
              </w:rPr>
              <w:t>г</w:t>
            </w:r>
            <w:proofErr w:type="gramEnd"/>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 xml:space="preserve">Температура воздуха на </w:t>
            </w:r>
            <w:proofErr w:type="spellStart"/>
            <w:r w:rsidRPr="00A26211">
              <w:t>всосе</w:t>
            </w:r>
            <w:proofErr w:type="spellEnd"/>
            <w:r w:rsidRPr="00A26211">
              <w:t xml:space="preserve"> дутьевого вентилятора</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507334"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9" w:name="_Ref388627715"/>
      <w:bookmarkStart w:id="40" w:name="_Toc389304213"/>
      <w:r w:rsidRPr="00F0511C">
        <w:t xml:space="preserve">Режимные карты котлоагрегатов котельного отделения ТЭЦ-20 Мосэнерго очереди «90 </w:t>
      </w:r>
      <w:proofErr w:type="spellStart"/>
      <w:r w:rsidRPr="00F0511C">
        <w:t>ата</w:t>
      </w:r>
      <w:proofErr w:type="spellEnd"/>
      <w:r w:rsidRPr="00F0511C">
        <w:t>»</w:t>
      </w:r>
      <w:bookmarkEnd w:id="39"/>
      <w:bookmarkEnd w:id="40"/>
    </w:p>
    <w:p w:rsidR="00546510" w:rsidRPr="00DA0BE7" w:rsidRDefault="00546510" w:rsidP="00546510">
      <w:r>
        <w:t xml:space="preserve">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w:t>
      </w:r>
      <w:proofErr w:type="spellStart"/>
      <w:r>
        <w:t>ата</w:t>
      </w:r>
      <w:proofErr w:type="spellEnd"/>
      <w:r>
        <w:t>» ТЭЦ-20 Мосэнерго</w:t>
      </w:r>
      <w:r w:rsidR="00F0511C">
        <w:t xml:space="preserve"> </w:t>
      </w:r>
      <w:sdt>
        <w:sdtPr>
          <w:id w:val="-1814247477"/>
          <w:citation/>
        </w:sdtPr>
        <w:sdtEndPr/>
        <w:sdtContent>
          <w:r w:rsidR="00F0511C">
            <w:fldChar w:fldCharType="begin"/>
          </w:r>
          <w:r w:rsidR="00F0511C">
            <w:instrText xml:space="preserve"> CITATION Инк12 \l 1049 </w:instrText>
          </w:r>
          <w:r w:rsidR="00F0511C">
            <w:fldChar w:fldCharType="separate"/>
          </w:r>
          <w:r w:rsidR="00D177B1">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D177B1">
        <w:rPr>
          <w:noProof/>
        </w:rPr>
        <w:t>2</w:t>
      </w:r>
      <w:r w:rsidR="00D177B1">
        <w:t>.</w:t>
      </w:r>
      <w:r w:rsidR="00D177B1">
        <w:rPr>
          <w:noProof/>
        </w:rPr>
        <w:t>5</w:t>
      </w:r>
      <w:r w:rsidR="00F0511C">
        <w:fldChar w:fldCharType="end"/>
      </w:r>
      <w:r>
        <w:t xml:space="preserve"> приведена режимная карта котлоагрегата </w:t>
      </w:r>
      <w:r>
        <w:rPr>
          <w:lang w:val="en-US"/>
        </w:rPr>
        <w:t>K</w:t>
      </w:r>
      <w:r>
        <w:t xml:space="preserve">-1 очереди «90 </w:t>
      </w:r>
      <w:proofErr w:type="spellStart"/>
      <w:r>
        <w:t>ата</w:t>
      </w:r>
      <w:proofErr w:type="spellEnd"/>
      <w:r>
        <w:t>» ТЭЦ-20 Мосэнерг</w:t>
      </w:r>
      <w:r w:rsidR="00F0511C">
        <w:t>о при работе на природном газе.</w:t>
      </w:r>
    </w:p>
    <w:p w:rsidR="00F0511C" w:rsidRDefault="00F0511C" w:rsidP="00F0511C">
      <w:pPr>
        <w:pStyle w:val="af"/>
        <w:keepNext/>
      </w:pPr>
      <w:r>
        <w:t xml:space="preserve">Таблица </w:t>
      </w:r>
      <w:bookmarkStart w:id="41" w:name="tbl_k1_gas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5</w:t>
      </w:r>
      <w:r w:rsidR="00AB3649">
        <w:rPr>
          <w:noProof/>
        </w:rPr>
        <w:fldChar w:fldCharType="end"/>
      </w:r>
      <w:bookmarkEnd w:id="41"/>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507334"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507334"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507334"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507334"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507334"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507334"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D177B1">
        <w:rPr>
          <w:noProof/>
        </w:rPr>
        <w:t>2</w:t>
      </w:r>
      <w:r w:rsidR="00D177B1">
        <w:t>.</w:t>
      </w:r>
      <w:r w:rsidR="00D177B1">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 xml:space="preserve">-1 очереди «90 </w:t>
      </w:r>
      <w:proofErr w:type="spellStart"/>
      <w:r>
        <w:t>ата</w:t>
      </w:r>
      <w:proofErr w:type="spellEnd"/>
      <w:r>
        <w:t>» ТЭЦ-20 Мосэнерго при работе на мазуте.</w:t>
      </w:r>
    </w:p>
    <w:p w:rsidR="0092795A" w:rsidRPr="0092795A" w:rsidRDefault="0092795A" w:rsidP="0092795A">
      <w:pPr>
        <w:pStyle w:val="af"/>
        <w:keepNext/>
      </w:pPr>
      <w:r>
        <w:t xml:space="preserve">Таблица </w:t>
      </w:r>
      <w:bookmarkStart w:id="42" w:name="tbl_k1_maz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6</w:t>
      </w:r>
      <w:r w:rsidR="00AB3649">
        <w:rPr>
          <w:noProof/>
        </w:rPr>
        <w:fldChar w:fldCharType="end"/>
      </w:r>
      <w:bookmarkEnd w:id="42"/>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07334"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07334"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07334"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07334"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07334"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07334"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D177B1">
        <w:rPr>
          <w:noProof/>
        </w:rPr>
        <w:t>2</w:t>
      </w:r>
      <w:r w:rsidR="00D177B1">
        <w:t>.</w:t>
      </w:r>
      <w:r w:rsidR="00D177B1">
        <w:rPr>
          <w:noProof/>
        </w:rPr>
        <w:t>7</w:t>
      </w:r>
      <w:r w:rsidR="00467AD5">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природном газе.</w:t>
      </w:r>
    </w:p>
    <w:p w:rsidR="00467AD5" w:rsidRPr="00467AD5" w:rsidRDefault="00467AD5" w:rsidP="00467AD5">
      <w:pPr>
        <w:pStyle w:val="af"/>
        <w:keepNext/>
      </w:pPr>
      <w:r>
        <w:t xml:space="preserve">Таблица </w:t>
      </w:r>
      <w:bookmarkStart w:id="43" w:name="tbl_k2_gas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7</w:t>
      </w:r>
      <w:r w:rsidR="00AB3649">
        <w:rPr>
          <w:noProof/>
        </w:rPr>
        <w:fldChar w:fldCharType="end"/>
      </w:r>
      <w:bookmarkEnd w:id="43"/>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507334"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507334"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507334"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507334"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507334"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507334"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D177B1">
        <w:rPr>
          <w:noProof/>
        </w:rPr>
        <w:t>2</w:t>
      </w:r>
      <w:r w:rsidR="00D177B1">
        <w:t>.</w:t>
      </w:r>
      <w:r w:rsidR="00D177B1">
        <w:rPr>
          <w:noProof/>
        </w:rPr>
        <w:t>8</w:t>
      </w:r>
      <w:r w:rsidR="007C3B7A">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мазуте.</w:t>
      </w:r>
    </w:p>
    <w:p w:rsidR="007C3B7A" w:rsidRPr="007C3B7A" w:rsidRDefault="007C3B7A" w:rsidP="007C3B7A">
      <w:pPr>
        <w:pStyle w:val="af"/>
        <w:keepNext/>
      </w:pPr>
      <w:r>
        <w:t xml:space="preserve">Таблица </w:t>
      </w:r>
      <w:bookmarkStart w:id="44" w:name="tbl_k2_maz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8</w:t>
      </w:r>
      <w:r w:rsidR="00AB3649">
        <w:rPr>
          <w:noProof/>
        </w:rPr>
        <w:fldChar w:fldCharType="end"/>
      </w:r>
      <w:bookmarkEnd w:id="44"/>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07334"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07334"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07334"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07334"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07334"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07334"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D177B1">
        <w:rPr>
          <w:noProof/>
        </w:rPr>
        <w:t>2</w:t>
      </w:r>
      <w:r w:rsidR="00D177B1">
        <w:t>.</w:t>
      </w:r>
      <w:r w:rsidR="00D177B1">
        <w:rPr>
          <w:noProof/>
        </w:rPr>
        <w:t>9</w:t>
      </w:r>
      <w:r w:rsidR="004207BF">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природном газе.</w:t>
      </w:r>
    </w:p>
    <w:p w:rsidR="004207BF" w:rsidRPr="004207BF" w:rsidRDefault="004207BF" w:rsidP="004207BF">
      <w:pPr>
        <w:pStyle w:val="af"/>
        <w:keepNext/>
      </w:pPr>
      <w:r>
        <w:t xml:space="preserve">Таблица </w:t>
      </w:r>
      <w:bookmarkStart w:id="45" w:name="tbl_k3_gas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9</w:t>
      </w:r>
      <w:r w:rsidR="00AB3649">
        <w:rPr>
          <w:noProof/>
        </w:rPr>
        <w:fldChar w:fldCharType="end"/>
      </w:r>
      <w:bookmarkEnd w:id="45"/>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507334"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507334"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507334"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507334"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507334"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507334"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D177B1">
        <w:rPr>
          <w:noProof/>
        </w:rPr>
        <w:t>2</w:t>
      </w:r>
      <w:r w:rsidR="00D177B1">
        <w:t>.</w:t>
      </w:r>
      <w:r w:rsidR="00D177B1">
        <w:rPr>
          <w:noProof/>
        </w:rPr>
        <w:t>10</w:t>
      </w:r>
      <w:r w:rsidR="00353132">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мазуте.</w:t>
      </w:r>
    </w:p>
    <w:p w:rsidR="00353132" w:rsidRPr="00353132" w:rsidRDefault="00353132" w:rsidP="00353132">
      <w:pPr>
        <w:pStyle w:val="af"/>
        <w:keepNext/>
      </w:pPr>
      <w:r>
        <w:t xml:space="preserve">Таблица </w:t>
      </w:r>
      <w:bookmarkStart w:id="46" w:name="tbl_k3_maz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10</w:t>
      </w:r>
      <w:r w:rsidR="00AB3649">
        <w:rPr>
          <w:noProof/>
        </w:rPr>
        <w:fldChar w:fldCharType="end"/>
      </w:r>
      <w:bookmarkEnd w:id="46"/>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07334"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07334"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07334"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07334"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07334"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07334"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D177B1">
        <w:rPr>
          <w:noProof/>
        </w:rPr>
        <w:t>2</w:t>
      </w:r>
      <w:r w:rsidR="00D177B1">
        <w:t>.</w:t>
      </w:r>
      <w:r w:rsidR="00D177B1">
        <w:rPr>
          <w:noProof/>
        </w:rPr>
        <w:t>11</w:t>
      </w:r>
      <w:r w:rsidR="00D32E86">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природном газе.</w:t>
      </w:r>
    </w:p>
    <w:p w:rsidR="00D32E86" w:rsidRPr="00D32E86" w:rsidRDefault="00D32E86" w:rsidP="00D32E86">
      <w:pPr>
        <w:pStyle w:val="af"/>
        <w:keepNext/>
      </w:pPr>
      <w:r>
        <w:t xml:space="preserve">Таблица </w:t>
      </w:r>
      <w:bookmarkStart w:id="47" w:name="tbl_k4_gas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11</w:t>
      </w:r>
      <w:r w:rsidR="00AB3649">
        <w:rPr>
          <w:noProof/>
        </w:rPr>
        <w:fldChar w:fldCharType="end"/>
      </w:r>
      <w:bookmarkEnd w:id="47"/>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07334"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07334"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07334"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507334"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507334"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07334"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D177B1">
        <w:rPr>
          <w:noProof/>
        </w:rPr>
        <w:t>2</w:t>
      </w:r>
      <w:r w:rsidR="00D177B1">
        <w:t>.</w:t>
      </w:r>
      <w:r w:rsidR="00D177B1">
        <w:rPr>
          <w:noProof/>
        </w:rPr>
        <w:t>12</w:t>
      </w:r>
      <w:r w:rsidR="00C1560E">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мазуте.</w:t>
      </w:r>
    </w:p>
    <w:p w:rsidR="00C1560E" w:rsidRPr="00C1560E" w:rsidRDefault="00C1560E" w:rsidP="00C1560E">
      <w:pPr>
        <w:pStyle w:val="af"/>
        <w:keepNext/>
      </w:pPr>
      <w:r>
        <w:t xml:space="preserve">Таблица </w:t>
      </w:r>
      <w:bookmarkStart w:id="48" w:name="tbl_k4_maz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12</w:t>
      </w:r>
      <w:r w:rsidR="00AB3649">
        <w:rPr>
          <w:noProof/>
        </w:rPr>
        <w:fldChar w:fldCharType="end"/>
      </w:r>
      <w:bookmarkEnd w:id="48"/>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07334"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07334"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07334"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07334"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07334"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07334"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D177B1">
        <w:rPr>
          <w:noProof/>
        </w:rPr>
        <w:t>2</w:t>
      </w:r>
      <w:r w:rsidR="00D177B1">
        <w:t>.</w:t>
      </w:r>
      <w:r w:rsidR="00D177B1">
        <w:rPr>
          <w:noProof/>
        </w:rPr>
        <w:t>13</w:t>
      </w:r>
      <w:r w:rsidR="00FF3CE2">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природном газе.</w:t>
      </w:r>
    </w:p>
    <w:p w:rsidR="00FF3CE2" w:rsidRPr="00FF3CE2" w:rsidRDefault="00FF3CE2" w:rsidP="00FF3CE2">
      <w:pPr>
        <w:pStyle w:val="af"/>
        <w:keepNext/>
      </w:pPr>
      <w:r>
        <w:t xml:space="preserve">Таблица </w:t>
      </w:r>
      <w:bookmarkStart w:id="49" w:name="tbl_k5_gas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13</w:t>
      </w:r>
      <w:r w:rsidR="00AB3649">
        <w:rPr>
          <w:noProof/>
        </w:rPr>
        <w:fldChar w:fldCharType="end"/>
      </w:r>
      <w:bookmarkEnd w:id="49"/>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07334"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07334"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507334"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07334"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07334"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07334"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D177B1">
        <w:rPr>
          <w:noProof/>
        </w:rPr>
        <w:t>2</w:t>
      </w:r>
      <w:r w:rsidR="00D177B1">
        <w:t>.</w:t>
      </w:r>
      <w:r w:rsidR="00D177B1">
        <w:rPr>
          <w:noProof/>
        </w:rPr>
        <w:t>14</w:t>
      </w:r>
      <w:r w:rsidR="006224A3">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мазуте.</w:t>
      </w:r>
    </w:p>
    <w:p w:rsidR="006224A3" w:rsidRPr="006224A3" w:rsidRDefault="006224A3" w:rsidP="006224A3">
      <w:pPr>
        <w:pStyle w:val="af"/>
        <w:keepNext/>
      </w:pPr>
      <w:r>
        <w:t xml:space="preserve">Таблица </w:t>
      </w:r>
      <w:bookmarkStart w:id="50" w:name="tbl_k5_maz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14</w:t>
      </w:r>
      <w:r w:rsidR="00AB3649">
        <w:rPr>
          <w:noProof/>
        </w:rPr>
        <w:fldChar w:fldCharType="end"/>
      </w:r>
      <w:bookmarkEnd w:id="50"/>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07334"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07334"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07334"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07334"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07334"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07334"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D177B1">
        <w:rPr>
          <w:noProof/>
        </w:rPr>
        <w:t>2</w:t>
      </w:r>
      <w:r w:rsidR="00D177B1">
        <w:t>.</w:t>
      </w:r>
      <w:r w:rsidR="00D177B1">
        <w:rPr>
          <w:noProof/>
        </w:rPr>
        <w:t>15</w:t>
      </w:r>
      <w:r w:rsidR="007D35C6">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1" w:name="tbl_k6_gas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15</w:t>
      </w:r>
      <w:r w:rsidR="00AB3649">
        <w:rPr>
          <w:noProof/>
        </w:rPr>
        <w:fldChar w:fldCharType="end"/>
      </w:r>
      <w:bookmarkEnd w:id="51"/>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507334"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507334"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507334"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507334"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507334"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507334"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D177B1">
        <w:rPr>
          <w:noProof/>
        </w:rPr>
        <w:t>2</w:t>
      </w:r>
      <w:r w:rsidR="00D177B1">
        <w:t>.</w:t>
      </w:r>
      <w:r w:rsidR="00D177B1">
        <w:rPr>
          <w:noProof/>
        </w:rPr>
        <w:t>16</w:t>
      </w:r>
      <w:r w:rsidR="00D1623C">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мазуте.</w:t>
      </w:r>
    </w:p>
    <w:p w:rsidR="00D1623C" w:rsidRPr="00D1623C" w:rsidRDefault="00D1623C" w:rsidP="00D1623C">
      <w:pPr>
        <w:pStyle w:val="af"/>
        <w:keepNext/>
      </w:pPr>
      <w:r>
        <w:t xml:space="preserve">Таблица </w:t>
      </w:r>
      <w:bookmarkStart w:id="52" w:name="tbl_k6_maz_wm"/>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16</w:t>
      </w:r>
      <w:r w:rsidR="00AB3649">
        <w:rPr>
          <w:noProof/>
        </w:rPr>
        <w:fldChar w:fldCharType="end"/>
      </w:r>
      <w:bookmarkEnd w:id="52"/>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07334"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07334"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07334"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07334"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07334"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07334"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3" w:name="_Toc389304214"/>
      <w:r w:rsidRPr="00A454B0">
        <w:lastRenderedPageBreak/>
        <w:t>Построение регрессионных полиномов</w:t>
      </w:r>
      <w:bookmarkEnd w:id="53"/>
    </w:p>
    <w:p w:rsidR="002A0457" w:rsidRDefault="00546510" w:rsidP="002A0457">
      <w:r>
        <w:t xml:space="preserve">В </w:t>
      </w:r>
      <w:sdt>
        <w:sdtPr>
          <w:id w:val="-1304076453"/>
          <w:citation/>
        </w:sdtPr>
        <w:sdtEnd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D177B1" w:rsidRPr="00D177B1">
            <w:rPr>
              <w:noProof/>
            </w:rPr>
            <w:t>[11]</w:t>
          </w:r>
          <w:r w:rsidR="00CA74DF">
            <w:fldChar w:fldCharType="end"/>
          </w:r>
        </w:sdtContent>
      </w:sdt>
      <w:r w:rsidR="00CA74DF" w:rsidRPr="00CA74DF">
        <w:t xml:space="preserve"> </w:t>
      </w:r>
      <w:r>
        <w:t xml:space="preserve">рассматриваются условия функционирования </w:t>
      </w:r>
      <w:proofErr w:type="gramStart"/>
      <w:r>
        <w:t>Могилевской</w:t>
      </w:r>
      <w:proofErr w:type="gramEnd"/>
      <w:r>
        <w:t xml:space="preserve">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D177B1">
        <w:t>2.2.5</w:t>
      </w:r>
      <w:r w:rsidR="00CA74DF">
        <w:fldChar w:fldCharType="end"/>
      </w:r>
      <w:r>
        <w:t xml:space="preserve">, в </w:t>
      </w:r>
      <w:sdt>
        <w:sdtPr>
          <w:id w:val="1027140382"/>
          <w:citation/>
        </w:sdtPr>
        <w:sdtEndPr/>
        <w:sdtContent>
          <w:r w:rsidR="00CA74DF">
            <w:fldChar w:fldCharType="begin"/>
          </w:r>
          <w:r w:rsidR="00CA74DF">
            <w:instrText xml:space="preserve"> CITATION Дил05 \l 1049 </w:instrText>
          </w:r>
          <w:r w:rsidR="00CA74DF">
            <w:fldChar w:fldCharType="separate"/>
          </w:r>
          <w:r w:rsidR="00D177B1">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EndPr/>
        <w:sdtContent>
          <w:r w:rsidR="0066266C">
            <w:fldChar w:fldCharType="begin"/>
          </w:r>
          <w:r w:rsidR="0066266C">
            <w:instrText xml:space="preserve"> CITATION Дил05 \l 1049 </w:instrText>
          </w:r>
          <w:r w:rsidR="0066266C">
            <w:fldChar w:fldCharType="separate"/>
          </w:r>
          <w:r w:rsidR="00D177B1">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4" w:name="_Ref38862804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w:t>
            </w:r>
            <w:r w:rsidR="00AB3649">
              <w:rPr>
                <w:noProof/>
              </w:rPr>
              <w:fldChar w:fldCharType="end"/>
            </w:r>
            <w:r>
              <w:t>)</w:t>
            </w:r>
            <w:bookmarkEnd w:id="54"/>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proofErr w:type="spellStart"/>
      <w:r w:rsidRPr="00C74BCB">
        <w:rPr>
          <w:i/>
          <w:lang w:val="en-US"/>
        </w:rPr>
        <w:t>i</w:t>
      </w:r>
      <w:proofErr w:type="spellEnd"/>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proofErr w:type="gramStart"/>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roofErr w:type="gramEnd"/>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EndPr/>
        <w:sdtContent>
          <w:r w:rsidR="00DB31DA">
            <w:fldChar w:fldCharType="begin"/>
          </w:r>
          <w:r w:rsidR="00DB31DA">
            <w:instrText xml:space="preserve"> CITATION ИИЕ04 \l 1049 </w:instrText>
          </w:r>
          <w:r w:rsidR="00DB31DA">
            <w:fldChar w:fldCharType="separate"/>
          </w:r>
          <w:r w:rsidR="00D177B1">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D177B1" w:rsidRPr="00D177B1">
        <w:t>(</w:t>
      </w:r>
      <w:r w:rsidR="00D177B1">
        <w:rPr>
          <w:noProof/>
        </w:rPr>
        <w:t>2</w:t>
      </w:r>
      <w:r w:rsidR="00D177B1">
        <w:t>.</w:t>
      </w:r>
      <w:r w:rsidR="00D177B1">
        <w:rPr>
          <w:noProof/>
        </w:rPr>
        <w:t>1</w:t>
      </w:r>
      <w:r w:rsidR="00D177B1">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507334"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5" w:name="_Ref38862824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w:t>
            </w:r>
            <w:r w:rsidR="00AB3649">
              <w:rPr>
                <w:noProof/>
              </w:rPr>
              <w:fldChar w:fldCharType="end"/>
            </w:r>
            <w:r>
              <w:t>)</w:t>
            </w:r>
            <w:bookmarkEnd w:id="55"/>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507334"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w:t>
            </w:r>
            <w:r w:rsidR="00AB3649">
              <w:rPr>
                <w:noProof/>
              </w:rPr>
              <w:fldChar w:fldCharType="end"/>
            </w:r>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w:t>
            </w:r>
            <w:r w:rsidR="00AB3649">
              <w:rPr>
                <w:noProof/>
              </w:rPr>
              <w:fldChar w:fldCharType="end"/>
            </w:r>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507334"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6" w:name="_Ref388628301"/>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w:t>
            </w:r>
            <w:r w:rsidR="00AB3649">
              <w:rPr>
                <w:noProof/>
              </w:rPr>
              <w:fldChar w:fldCharType="end"/>
            </w:r>
            <w:r>
              <w:t>)</w:t>
            </w:r>
            <w:bookmarkEnd w:id="56"/>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D177B1" w:rsidRPr="00D177B1">
        <w:t>(</w:t>
      </w:r>
      <w:r w:rsidR="00D177B1">
        <w:rPr>
          <w:noProof/>
        </w:rPr>
        <w:t>2</w:t>
      </w:r>
      <w:r w:rsidR="00D177B1">
        <w:t>.</w:t>
      </w:r>
      <w:r w:rsidR="00D177B1">
        <w:rPr>
          <w:noProof/>
        </w:rPr>
        <w:t>2</w:t>
      </w:r>
      <w:r w:rsidR="00D177B1">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507334"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7" w:name="_Ref388628390"/>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w:t>
            </w:r>
            <w:r w:rsidR="00AB3649">
              <w:rPr>
                <w:noProof/>
              </w:rPr>
              <w:fldChar w:fldCharType="end"/>
            </w:r>
            <w:r>
              <w:t>)</w:t>
            </w:r>
            <w:bookmarkEnd w:id="57"/>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D177B1" w:rsidRPr="00D177B1">
        <w:t>(</w:t>
      </w:r>
      <w:r w:rsidR="00D177B1">
        <w:rPr>
          <w:noProof/>
        </w:rPr>
        <w:t>2</w:t>
      </w:r>
      <w:r w:rsidR="00D177B1">
        <w:t>.</w:t>
      </w:r>
      <w:r w:rsidR="00D177B1">
        <w:rPr>
          <w:noProof/>
        </w:rPr>
        <w:t>6</w:t>
      </w:r>
      <w:r w:rsidR="00D177B1">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8" w:name="_Toc389304215"/>
      <w:bookmarkStart w:id="59" w:name="_Ref389307168"/>
      <w:r w:rsidRPr="00015510">
        <w:t xml:space="preserve">Функциональные зависимости параметров котлоагрегатов очереди «90 </w:t>
      </w:r>
      <w:proofErr w:type="spellStart"/>
      <w:r w:rsidRPr="00015510">
        <w:t>ата</w:t>
      </w:r>
      <w:proofErr w:type="spellEnd"/>
      <w:r w:rsidRPr="00015510">
        <w:t>» от паровой нагрузки</w:t>
      </w:r>
      <w:bookmarkEnd w:id="58"/>
      <w:bookmarkEnd w:id="59"/>
    </w:p>
    <w:p w:rsidR="00546510" w:rsidRDefault="00546510" w:rsidP="00546510">
      <w:r>
        <w:t xml:space="preserve">Построим регрессионные полиномы третьей степени для параметров котлоагрегатов очереди «90 </w:t>
      </w:r>
      <w:proofErr w:type="spellStart"/>
      <w:r>
        <w:t>ата</w:t>
      </w:r>
      <w:proofErr w:type="spellEnd"/>
      <w:r>
        <w:t>».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D177B1" w:rsidRPr="00D177B1">
        <w:t>(</w:t>
      </w:r>
      <w:r w:rsidR="00D177B1">
        <w:rPr>
          <w:noProof/>
        </w:rPr>
        <w:t>2</w:t>
      </w:r>
      <w:r w:rsidR="00D177B1">
        <w:t>.</w:t>
      </w:r>
      <w:r w:rsidR="00D177B1">
        <w:rPr>
          <w:noProof/>
        </w:rPr>
        <w:t>2</w:t>
      </w:r>
      <w:r w:rsidR="00D177B1">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EndPr/>
        <w:sdtContent>
          <w:r w:rsidR="007323A1">
            <w:fldChar w:fldCharType="begin"/>
          </w:r>
          <w:r w:rsidR="007323A1">
            <w:instrText xml:space="preserve"> CITATION Инк12 \l 1049 </w:instrText>
          </w:r>
          <w:r w:rsidR="007323A1">
            <w:fldChar w:fldCharType="separate"/>
          </w:r>
          <w:r w:rsidR="00D177B1">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D177B1">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D177B1">
        <w:rPr>
          <w:noProof/>
        </w:rPr>
        <w:t>2</w:t>
      </w:r>
      <w:r w:rsidR="00D177B1">
        <w:t>.</w:t>
      </w:r>
      <w:r w:rsidR="00D177B1">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D177B1">
        <w:rPr>
          <w:noProof/>
        </w:rPr>
        <w:t>2</w:t>
      </w:r>
      <w:r w:rsidR="00D177B1">
        <w:t>.</w:t>
      </w:r>
      <w:r w:rsidR="00D177B1">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D177B1">
        <w:rPr>
          <w:noProof/>
        </w:rPr>
        <w:t>2</w:t>
      </w:r>
      <w:r w:rsidR="00D177B1">
        <w:t>.</w:t>
      </w:r>
      <w:r w:rsidR="00D177B1">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D177B1">
        <w:rPr>
          <w:noProof/>
        </w:rPr>
        <w:t>2</w:t>
      </w:r>
      <w:r w:rsidR="00D177B1">
        <w:t>.</w:t>
      </w:r>
      <w:r w:rsidR="00D177B1">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D177B1">
        <w:rPr>
          <w:noProof/>
        </w:rPr>
        <w:t>2</w:t>
      </w:r>
      <w:r w:rsidR="00D177B1">
        <w:t>.</w:t>
      </w:r>
      <w:r w:rsidR="00D177B1">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60" w:name="tbl_q2_regression"/>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17</w:t>
      </w:r>
      <w:r w:rsidR="00AB3649">
        <w:rPr>
          <w:noProof/>
        </w:rPr>
        <w:fldChar w:fldCharType="end"/>
      </w:r>
      <w:bookmarkEnd w:id="60"/>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w:t>
      </w:r>
      <w:proofErr w:type="gramStart"/>
      <w:r w:rsidRPr="00184189">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1" w:name="tbl_q5_regression"/>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18</w:t>
      </w:r>
      <w:r w:rsidR="00AB3649">
        <w:rPr>
          <w:noProof/>
        </w:rPr>
        <w:fldChar w:fldCharType="end"/>
      </w:r>
      <w:bookmarkEnd w:id="61"/>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w:t>
      </w:r>
      <w:proofErr w:type="gramStart"/>
      <w:r w:rsidRPr="0099538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507334"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507334"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507334"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2" w:name="tbl_tyx_regression"/>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19</w:t>
      </w:r>
      <w:r w:rsidR="00AB3649">
        <w:rPr>
          <w:noProof/>
        </w:rPr>
        <w:fldChar w:fldCharType="end"/>
      </w:r>
      <w:bookmarkEnd w:id="62"/>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w:t>
      </w:r>
      <w:proofErr w:type="gramStart"/>
      <w:r w:rsidRPr="008C451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commentRangeStart w:id="63"/>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507334"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507334"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507334"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507334"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Pr="00DE18BC" w:rsidRDefault="00507334" w:rsidP="00DE18BC">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07334" w:rsidP="00F93A46">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1</w:t>
            </w:r>
          </w:p>
        </w:tc>
        <w:tc>
          <w:tcPr>
            <w:tcW w:w="6381" w:type="dxa"/>
          </w:tcPr>
          <w:p w:rsidR="00573860" w:rsidRDefault="00507334"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1.3671*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+2.9028*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+35.025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lastRenderedPageBreak/>
              <w:t>K</w:t>
            </w:r>
            <w:r w:rsidRPr="00E106D9">
              <w:t>2</w:t>
            </w:r>
          </w:p>
        </w:tc>
        <w:tc>
          <w:tcPr>
            <w:tcW w:w="6381" w:type="dxa"/>
          </w:tcPr>
          <w:p w:rsidR="00573860" w:rsidRDefault="00507334"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+5.8910*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+78.98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3</w:t>
            </w:r>
          </w:p>
        </w:tc>
        <w:tc>
          <w:tcPr>
            <w:tcW w:w="6381" w:type="dxa"/>
          </w:tcPr>
          <w:p w:rsidR="00573860" w:rsidRDefault="00507334"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-5.073*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+1.0979*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+93.65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4</w:t>
            </w:r>
          </w:p>
        </w:tc>
        <w:tc>
          <w:tcPr>
            <w:tcW w:w="6381" w:type="dxa"/>
          </w:tcPr>
          <w:p w:rsidR="00573860" w:rsidRDefault="00507334"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5.45*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5</w:t>
            </w:r>
          </w:p>
        </w:tc>
        <w:tc>
          <w:tcPr>
            <w:tcW w:w="6381" w:type="dxa"/>
          </w:tcPr>
          <w:p w:rsidR="00573860" w:rsidRPr="00DE18BC" w:rsidRDefault="00507334" w:rsidP="00573860">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-2.3368*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+12.045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6</w:t>
            </w:r>
          </w:p>
        </w:tc>
        <w:tc>
          <w:tcPr>
            <w:tcW w:w="6381" w:type="dxa"/>
          </w:tcPr>
          <w:p w:rsidR="00573860" w:rsidRDefault="00507334"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+76.468</m:t>
                </m:r>
                <w:commentRangeEnd w:id="63"/>
                <m:r>
                  <m:rPr>
                    <m:sty m:val="p"/>
                  </m:rPr>
                  <w:rPr>
                    <w:rStyle w:val="a8"/>
                  </w:rPr>
                  <w:commentReference w:id="63"/>
                </m:r>
              </m:oMath>
            </m:oMathPara>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4" w:name="tbl_ayx_regression"/>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20</w:t>
      </w:r>
      <w:r w:rsidR="00AB3649">
        <w:rPr>
          <w:noProof/>
        </w:rPr>
        <w:fldChar w:fldCharType="end"/>
      </w:r>
      <w:bookmarkEnd w:id="64"/>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w:t>
      </w:r>
      <w:proofErr w:type="gramStart"/>
      <w:r w:rsidRPr="00342F00">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commentRangeStart w:id="65"/>
            <w:r>
              <w:rPr>
                <w:b/>
              </w:rPr>
              <w:t>Топливо - Газ</w:t>
            </w:r>
          </w:p>
        </w:tc>
      </w:tr>
      <w:tr w:rsidR="00B25827" w:rsidTr="0036657D">
        <w:tc>
          <w:tcPr>
            <w:tcW w:w="3190" w:type="dxa"/>
            <w:vAlign w:val="center"/>
          </w:tcPr>
          <w:p w:rsidR="00B25827" w:rsidRPr="00E106D9" w:rsidRDefault="00B25827" w:rsidP="00342F00">
            <w:pPr>
              <w:spacing w:line="240" w:lineRule="auto"/>
              <w:ind w:firstLine="0"/>
              <w:jc w:val="center"/>
            </w:pPr>
            <w:r w:rsidRPr="00EB3170">
              <w:rPr>
                <w:lang w:val="en-US"/>
              </w:rPr>
              <w:t>K</w:t>
            </w:r>
            <w:r w:rsidRPr="00E106D9">
              <w:t>1</w:t>
            </w:r>
          </w:p>
        </w:tc>
        <w:tc>
          <w:tcPr>
            <w:tcW w:w="6381" w:type="dxa"/>
          </w:tcPr>
          <w:p w:rsidR="00B25827"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B25827" w:rsidTr="004D7C34">
        <w:tc>
          <w:tcPr>
            <w:tcW w:w="3190" w:type="dxa"/>
            <w:vAlign w:val="center"/>
          </w:tcPr>
          <w:p w:rsidR="00B25827" w:rsidRPr="00E106D9" w:rsidRDefault="00B25827" w:rsidP="00342F00">
            <w:pPr>
              <w:spacing w:line="240" w:lineRule="auto"/>
              <w:ind w:firstLine="0"/>
              <w:jc w:val="center"/>
            </w:pPr>
            <w:r w:rsidRPr="00EB3170">
              <w:rPr>
                <w:lang w:val="en-US"/>
              </w:rPr>
              <w:t>K</w:t>
            </w:r>
            <w:r w:rsidRPr="00E106D9">
              <w:t>2</w:t>
            </w:r>
          </w:p>
        </w:tc>
        <w:tc>
          <w:tcPr>
            <w:tcW w:w="6381" w:type="dxa"/>
          </w:tcPr>
          <w:p w:rsidR="00B25827"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B25827" w:rsidTr="00EE759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3</w:t>
            </w:r>
          </w:p>
        </w:tc>
        <w:tc>
          <w:tcPr>
            <w:tcW w:w="6381" w:type="dxa"/>
          </w:tcPr>
          <w:p w:rsidR="00B25827"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B25827" w:rsidTr="00314BBD">
        <w:tc>
          <w:tcPr>
            <w:tcW w:w="3190" w:type="dxa"/>
            <w:vAlign w:val="center"/>
          </w:tcPr>
          <w:p w:rsidR="00B25827" w:rsidRPr="00E106D9" w:rsidRDefault="00B25827" w:rsidP="00342F00">
            <w:pPr>
              <w:spacing w:line="240" w:lineRule="auto"/>
              <w:ind w:firstLine="0"/>
              <w:jc w:val="center"/>
            </w:pPr>
            <w:r w:rsidRPr="00EB3170">
              <w:rPr>
                <w:lang w:val="en-US"/>
              </w:rPr>
              <w:t>K</w:t>
            </w:r>
            <w:r w:rsidRPr="00E106D9">
              <w:t>4</w:t>
            </w:r>
          </w:p>
        </w:tc>
        <w:tc>
          <w:tcPr>
            <w:tcW w:w="6381" w:type="dxa"/>
          </w:tcPr>
          <w:p w:rsidR="00B25827"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B25827" w:rsidTr="00A503F1">
        <w:tc>
          <w:tcPr>
            <w:tcW w:w="3190" w:type="dxa"/>
            <w:vAlign w:val="center"/>
          </w:tcPr>
          <w:p w:rsidR="00B25827" w:rsidRPr="00E106D9" w:rsidRDefault="00B25827" w:rsidP="00342F00">
            <w:pPr>
              <w:spacing w:line="240" w:lineRule="auto"/>
              <w:ind w:firstLine="0"/>
              <w:jc w:val="center"/>
            </w:pPr>
            <w:r w:rsidRPr="00EB3170">
              <w:rPr>
                <w:lang w:val="en-US"/>
              </w:rPr>
              <w:t>K</w:t>
            </w:r>
            <w:r w:rsidRPr="00E106D9">
              <w:t>5</w:t>
            </w:r>
          </w:p>
        </w:tc>
        <w:tc>
          <w:tcPr>
            <w:tcW w:w="6381" w:type="dxa"/>
          </w:tcPr>
          <w:p w:rsidR="00B25827" w:rsidRPr="00DE18BC" w:rsidRDefault="00507334" w:rsidP="00C233E7">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B25827" w:rsidTr="00CF69B5">
        <w:tc>
          <w:tcPr>
            <w:tcW w:w="3190" w:type="dxa"/>
            <w:vAlign w:val="center"/>
          </w:tcPr>
          <w:p w:rsidR="00B25827" w:rsidRPr="00E106D9" w:rsidRDefault="00B25827" w:rsidP="00342F00">
            <w:pPr>
              <w:spacing w:line="240" w:lineRule="auto"/>
              <w:ind w:firstLine="0"/>
              <w:jc w:val="center"/>
            </w:pPr>
            <w:r w:rsidRPr="00EB3170">
              <w:rPr>
                <w:lang w:val="en-US"/>
              </w:rPr>
              <w:t>K</w:t>
            </w:r>
            <w:r w:rsidRPr="00E106D9">
              <w:t>6</w:t>
            </w:r>
          </w:p>
        </w:tc>
        <w:tc>
          <w:tcPr>
            <w:tcW w:w="6381" w:type="dxa"/>
          </w:tcPr>
          <w:p w:rsidR="00B25827"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FC0320">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581D7A">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8177D9">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0D0E35">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DA280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507334" w:rsidP="00C233E7">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DA5FFE">
        <w:tc>
          <w:tcPr>
            <w:tcW w:w="3190" w:type="dxa"/>
            <w:vAlign w:val="center"/>
          </w:tcPr>
          <w:p w:rsidR="00947F14" w:rsidRPr="00E106D9" w:rsidRDefault="00947F14" w:rsidP="00342F00">
            <w:pPr>
              <w:spacing w:line="240" w:lineRule="auto"/>
              <w:ind w:firstLine="0"/>
              <w:jc w:val="center"/>
            </w:pPr>
            <w:r w:rsidRPr="00EB3170">
              <w:rPr>
                <w:lang w:val="en-US"/>
              </w:rPr>
              <w:lastRenderedPageBreak/>
              <w:t>K</w:t>
            </w:r>
            <w:r w:rsidRPr="00E106D9">
              <w:t>6</w:t>
            </w:r>
          </w:p>
        </w:tc>
        <w:tc>
          <w:tcPr>
            <w:tcW w:w="6381" w:type="dxa"/>
          </w:tcPr>
          <w:p w:rsidR="00947F14" w:rsidRDefault="00507334" w:rsidP="00C233E7">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w:commentRangeEnd w:id="65"/>
                <m:r>
                  <m:rPr>
                    <m:sty m:val="p"/>
                  </m:rPr>
                  <w:rPr>
                    <w:rStyle w:val="a8"/>
                  </w:rPr>
                  <w:commentReference w:id="65"/>
                </m:r>
              </m:oMath>
            </m:oMathPara>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6" w:name="tbl_apc_regression"/>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21</w:t>
      </w:r>
      <w:r w:rsidR="00AB3649">
        <w:rPr>
          <w:noProof/>
        </w:rPr>
        <w:fldChar w:fldCharType="end"/>
      </w:r>
      <w:bookmarkEnd w:id="66"/>
      <w:r>
        <w:t xml:space="preserve"> </w:t>
      </w:r>
      <w:r w:rsidRPr="00342F00">
        <w:t xml:space="preserve">Функциональные зависимости коэффициентов избытка воздуха режимном </w:t>
      </w:r>
      <w:proofErr w:type="gramStart"/>
      <w:r w:rsidRPr="00342F00">
        <w:t>сечении</w:t>
      </w:r>
      <w:proofErr w:type="gramEnd"/>
      <w:r w:rsidRPr="00342F0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commentRangeStart w:id="67"/>
            <w:r>
              <w:rPr>
                <w:b/>
              </w:rPr>
              <w:t>Топливо - Газ</w:t>
            </w:r>
          </w:p>
        </w:tc>
      </w:tr>
      <w:tr w:rsidR="00947F14" w:rsidTr="00ED4F35">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F70A56">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EF2A3E">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1A4AE1">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815A7B">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507334" w:rsidP="00C233E7">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991BB8">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F47469">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3796B">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8656E3">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BA4EA4">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876F7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507334" w:rsidP="00C233E7">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B771B1">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507334" w:rsidP="00C233E7">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w:commentRangeEnd w:id="67"/>
                <m:r>
                  <m:rPr>
                    <m:sty m:val="p"/>
                  </m:rPr>
                  <w:rPr>
                    <w:rStyle w:val="a8"/>
                  </w:rPr>
                  <w:commentReference w:id="67"/>
                </m:r>
              </m:oMath>
            </m:oMathPara>
          </w:p>
        </w:tc>
      </w:tr>
    </w:tbl>
    <w:p w:rsidR="00546510" w:rsidRPr="00B62823" w:rsidRDefault="00546510" w:rsidP="00546510"/>
    <w:p w:rsidR="00546510" w:rsidRPr="00B57FE2" w:rsidRDefault="00546510" w:rsidP="00B57FE2">
      <w:pPr>
        <w:pStyle w:val="3"/>
      </w:pPr>
      <w:bookmarkStart w:id="68" w:name="_Ref388631237"/>
      <w:bookmarkStart w:id="69" w:name="_Toc389304216"/>
      <w:r w:rsidRPr="00B57FE2">
        <w:lastRenderedPageBreak/>
        <w:t>Базовая математическая модель расхода топлива котлоагрегатом</w:t>
      </w:r>
      <w:bookmarkEnd w:id="68"/>
      <w:bookmarkEnd w:id="69"/>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D177B1">
        <w:rPr>
          <w:noProof/>
        </w:rPr>
        <w:t>2</w:t>
      </w:r>
      <w:r w:rsidR="00D177B1">
        <w:t>.</w:t>
      </w:r>
      <w:r w:rsidR="00D177B1">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1890D46F" wp14:editId="07325D07">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32277996" wp14:editId="2F703121">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3D3E89" w:rsidRPr="008D7EED" w:rsidRDefault="003D3E89" w:rsidP="007E0DCC">
                            <w:pPr>
                              <w:pStyle w:val="af"/>
                              <w:rPr>
                                <w:noProof/>
                                <w:szCs w:val="24"/>
                              </w:rPr>
                            </w:pPr>
                            <w:r>
                              <w:t xml:space="preserve">Рис. </w:t>
                            </w:r>
                            <w:bookmarkStart w:id="70" w:name="pic_boiler_fuel_tree"/>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1</w:t>
                            </w:r>
                            <w:r w:rsidR="00AB740B">
                              <w:fldChar w:fldCharType="end"/>
                            </w:r>
                            <w:bookmarkEnd w:id="70"/>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yYPAIAAGs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" stroked="f">
                <v:textbox style="mso-fit-shape-to-text:t" inset="0,0,0,0">
                  <w:txbxContent>
                    <w:p w:rsidR="003D3E89" w:rsidRPr="008D7EED" w:rsidRDefault="003D3E89" w:rsidP="007E0DCC">
                      <w:pPr>
                        <w:pStyle w:val="af"/>
                        <w:rPr>
                          <w:noProof/>
                          <w:szCs w:val="24"/>
                        </w:rPr>
                      </w:pPr>
                      <w:r>
                        <w:t xml:space="preserve">Рис. </w:t>
                      </w:r>
                      <w:bookmarkStart w:id="71" w:name="pic_boiler_fuel_tree"/>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1</w:t>
                      </w:r>
                      <w:r w:rsidR="00AB740B">
                        <w:fldChar w:fldCharType="end"/>
                      </w:r>
                      <w:bookmarkEnd w:id="71"/>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EndPr/>
        <w:sdtContent>
          <w:r w:rsidR="00E05092">
            <w:fldChar w:fldCharType="begin"/>
          </w:r>
          <w:r w:rsidR="00E05092">
            <w:instrText xml:space="preserve"> CITATION Дил05 \l 1049 </w:instrText>
          </w:r>
          <w:r w:rsidR="00E05092">
            <w:fldChar w:fldCharType="separate"/>
          </w:r>
          <w:r w:rsidR="00D177B1">
            <w:rPr>
              <w:noProof/>
            </w:rPr>
            <w:t>[11]</w:t>
          </w:r>
          <w:r w:rsidR="00E05092">
            <w:fldChar w:fldCharType="end"/>
          </w:r>
        </w:sdtContent>
      </w:sdt>
      <w:r w:rsidR="00E05092">
        <w:t xml:space="preserve">, </w:t>
      </w:r>
      <w:sdt>
        <w:sdtPr>
          <w:id w:val="-106583471"/>
          <w:citation/>
        </w:sdtPr>
        <w:sdtEndPr/>
        <w:sdtContent>
          <w:r w:rsidR="00A93B4B">
            <w:fldChar w:fldCharType="begin"/>
          </w:r>
          <w:r w:rsidR="00A93B4B">
            <w:instrText xml:space="preserve"> CITATION Зах68 \l 1049 </w:instrText>
          </w:r>
          <w:r w:rsidR="00A93B4B">
            <w:fldChar w:fldCharType="separate"/>
          </w:r>
          <w:r w:rsidR="00D177B1">
            <w:rPr>
              <w:noProof/>
            </w:rPr>
            <w:t>[16]</w:t>
          </w:r>
          <w:r w:rsidR="00A93B4B">
            <w:fldChar w:fldCharType="end"/>
          </w:r>
        </w:sdtContent>
      </w:sdt>
      <w:r w:rsidR="00A93B4B">
        <w:t xml:space="preserve">, </w:t>
      </w:r>
      <w:sdt>
        <w:sdtPr>
          <w:id w:val="-514770111"/>
          <w:citation/>
        </w:sdtPr>
        <w:sdtEndPr/>
        <w:sdtContent>
          <w:r w:rsidR="00A93B4B">
            <w:fldChar w:fldCharType="begin"/>
          </w:r>
          <w:r w:rsidR="00A93B4B">
            <w:instrText xml:space="preserve"> CITATION Мет931 \l 1049 </w:instrText>
          </w:r>
          <w:r w:rsidR="00A93B4B">
            <w:fldChar w:fldCharType="separate"/>
          </w:r>
          <w:r w:rsidR="00D177B1">
            <w:rPr>
              <w:noProof/>
            </w:rPr>
            <w:t>[17]</w:t>
          </w:r>
          <w:r w:rsidR="00A93B4B">
            <w:fldChar w:fldCharType="end"/>
          </w:r>
        </w:sdtContent>
      </w:sdt>
      <w:r w:rsidR="00A93B4B">
        <w:t xml:space="preserve">, </w:t>
      </w:r>
      <w:sdt>
        <w:sdtPr>
          <w:id w:val="-632946978"/>
          <w:citation/>
        </w:sdtPr>
        <w:sdtEndPr/>
        <w:sdtContent>
          <w:r w:rsidR="00A93B4B">
            <w:fldChar w:fldCharType="begin"/>
          </w:r>
          <w:r w:rsidR="00A93B4B">
            <w:instrText xml:space="preserve"> CITATION Мет93 \l 1049 </w:instrText>
          </w:r>
          <w:r w:rsidR="00A93B4B">
            <w:fldChar w:fldCharType="separate"/>
          </w:r>
          <w:r w:rsidR="00D177B1">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D177B1">
        <w:rPr>
          <w:noProof/>
        </w:rPr>
        <w:t>2</w:t>
      </w:r>
      <w:r w:rsidR="00D177B1">
        <w:t>.</w:t>
      </w:r>
      <w:r w:rsidR="00D177B1">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D177B1">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72" w:name="_Ref388630993"/>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7</w:t>
            </w:r>
            <w:r w:rsidR="00AB3649">
              <w:rPr>
                <w:noProof/>
              </w:rPr>
              <w:fldChar w:fldCharType="end"/>
            </w:r>
            <w:r>
              <w:t>)</w:t>
            </w:r>
            <w:bookmarkEnd w:id="72"/>
          </w:p>
        </w:tc>
      </w:tr>
    </w:tbl>
    <w:p w:rsidR="00546510" w:rsidRDefault="00546510" w:rsidP="00546510">
      <w:pPr>
        <w:rPr>
          <w:rFonts w:eastAsiaTheme="minorEastAsia"/>
        </w:rPr>
      </w:pPr>
      <w:proofErr w:type="gramStart"/>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proofErr w:type="spellStart"/>
      <w:r>
        <w:rPr>
          <w:rFonts w:eastAsiaTheme="minorEastAsia"/>
        </w:rPr>
        <w:t>т.н.т</w:t>
      </w:r>
      <w:proofErr w:type="spellEnd"/>
      <w:r>
        <w:rPr>
          <w:rFonts w:eastAsiaTheme="minorEastAsia"/>
        </w:rPr>
        <w:t>./час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roofErr w:type="gramEnd"/>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507334"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8</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Q</m:t>
            </m:r>
          </m:e>
          <m:sub>
            <w:proofErr w:type="gramStart"/>
            <m:r>
              <w:rPr>
                <w:rFonts w:ascii="Cambria Math" w:hAnsi="Cambria Math"/>
              </w:rPr>
              <m:t>к</m:t>
            </m:r>
            <w:proofErr w:type="gramEnd"/>
            <m:r>
              <w:rPr>
                <w:rFonts w:ascii="Cambria Math" w:hAnsi="Cambria Math"/>
              </w:rPr>
              <m:t>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507334"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9</w:t>
            </w:r>
            <w:r w:rsidR="00AB3649">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a</m:t>
            </m:r>
          </m:e>
          <m:sub>
            <w:proofErr w:type="gramStart"/>
            <m:r>
              <w:rPr>
                <w:rFonts w:ascii="Cambria Math" w:hAnsi="Cambria Math"/>
              </w:rPr>
              <m:t>в</m:t>
            </m:r>
            <w:proofErr w:type="gramEnd"/>
            <m:r>
              <w:rPr>
                <w:rFonts w:ascii="Cambria Math" w:hAnsi="Cambria Math"/>
              </w:rPr>
              <m:t>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507334"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10</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11</w:t>
            </w:r>
            <w:r w:rsidR="00AB3649">
              <w:rPr>
                <w:noProof/>
              </w:rPr>
              <w:fldChar w:fldCharType="end"/>
            </w:r>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12</w:t>
            </w:r>
            <w:r w:rsidR="00AB3649">
              <w:rPr>
                <w:noProof/>
              </w:rPr>
              <w:fldChar w:fldCharType="end"/>
            </w:r>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w:t>
      </w:r>
      <w:proofErr w:type="spellStart"/>
      <w:r>
        <w:rPr>
          <w:rFonts w:eastAsiaTheme="minorEastAsia"/>
        </w:rPr>
        <w:t>тся</w:t>
      </w:r>
      <w:proofErr w:type="spellEnd"/>
      <w:r>
        <w:rPr>
          <w:rFonts w:eastAsiaTheme="minorEastAsia"/>
        </w:rPr>
        <w:t xml:space="preserve">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507334"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13</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m:t>
            </m:r>
            <w:proofErr w:type="gramStart"/>
            <m:r>
              <w:rPr>
                <w:rFonts w:ascii="Cambria Math" w:hAnsi="Cambria Math"/>
              </w:rPr>
              <m:t>в</m:t>
            </m:r>
            <w:proofErr w:type="gramEnd"/>
            <m:r>
              <w:rPr>
                <w:rFonts w:ascii="Cambria Math" w:hAnsi="Cambria Math"/>
              </w:rPr>
              <m:t>.</m:t>
            </m:r>
          </m:sub>
        </m:sSub>
      </m:oMath>
      <w:r>
        <w:rPr>
          <w:rFonts w:eastAsiaTheme="minorEastAsia"/>
        </w:rPr>
        <w:t xml:space="preserve"> – </w:t>
      </w:r>
      <w:proofErr w:type="gramStart"/>
      <w:r>
        <w:rPr>
          <w:rFonts w:eastAsiaTheme="minorEastAsia"/>
        </w:rPr>
        <w:t>температура</w:t>
      </w:r>
      <w:proofErr w:type="gramEnd"/>
      <w:r>
        <w:rPr>
          <w:rFonts w:eastAsiaTheme="minorEastAsia"/>
        </w:rPr>
        <w:t xml:space="preserve">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w:proofErr w:type="gramStart"/>
            <m:r>
              <w:rPr>
                <w:rFonts w:ascii="Cambria Math" w:hAnsi="Cambria Math"/>
              </w:rPr>
              <m:t>л</m:t>
            </m:r>
            <w:proofErr w:type="gramEnd"/>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507334"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14</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m:t>
            </m:r>
            <w:proofErr w:type="gramStart"/>
            <m:r>
              <w:rPr>
                <w:rFonts w:ascii="Cambria Math" w:hAnsi="Cambria Math"/>
              </w:rPr>
              <m:t>л</m:t>
            </m:r>
            <w:proofErr w:type="gramEnd"/>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507334"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15</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proofErr w:type="gramStart"/>
      <w:r>
        <w:rPr>
          <w:rFonts w:eastAsiaTheme="minorEastAsia"/>
        </w:rPr>
        <w:t>-</w:t>
      </w:r>
      <w:r w:rsidRPr="00B12CF4">
        <w:rPr>
          <w:rFonts w:eastAsiaTheme="minorEastAsia"/>
        </w:rPr>
        <w:t>э</w:t>
      </w:r>
      <w:proofErr w:type="gramEnd"/>
      <w:r w:rsidRPr="00B12CF4">
        <w:rPr>
          <w:rFonts w:eastAsiaTheme="minorEastAsia"/>
        </w:rPr>
        <w:t>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507334"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16</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507334"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17</w:t>
            </w:r>
            <w:r w:rsidR="00AB3649">
              <w:rPr>
                <w:noProof/>
              </w:rPr>
              <w:fldChar w:fldCharType="end"/>
            </w:r>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w:proofErr w:type="gramStart"/>
            <m:r>
              <w:rPr>
                <w:rFonts w:ascii="Cambria Math" w:hAnsi="Cambria Math"/>
              </w:rPr>
              <m:t>ух</m:t>
            </m:r>
            <w:proofErr w:type="gramEnd"/>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18</w:t>
            </w:r>
            <w:r w:rsidR="00AB3649">
              <w:rPr>
                <w:noProof/>
              </w:rPr>
              <w:fldChar w:fldCharType="end"/>
            </w:r>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19</w:t>
            </w:r>
            <w:r w:rsidR="00AB3649">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507334"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20</w:t>
            </w:r>
            <w:r w:rsidR="00AB3649">
              <w:rPr>
                <w:noProof/>
              </w:rPr>
              <w:fldChar w:fldCharType="end"/>
            </w:r>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w:proofErr w:type="gramStart"/>
            <m:r>
              <w:rPr>
                <w:rFonts w:ascii="Cambria Math" w:hAnsi="Cambria Math"/>
              </w:rPr>
              <m:t>ух</m:t>
            </m:r>
            <w:proofErr w:type="gramEnd"/>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507334"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21</w:t>
            </w:r>
            <w:r w:rsidR="00AB3649">
              <w:rPr>
                <w:noProof/>
              </w:rPr>
              <w:fldChar w:fldCharType="end"/>
            </w:r>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w:t>
      </w:r>
      <w:proofErr w:type="spellStart"/>
      <w:r>
        <w:rPr>
          <w:rFonts w:eastAsiaTheme="minorEastAsia"/>
        </w:rPr>
        <w:t>ивом</w:t>
      </w:r>
      <w:proofErr w:type="spellEnd"/>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507334"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22</w:t>
            </w:r>
            <w:r w:rsidR="00AB3649">
              <w:rPr>
                <w:noProof/>
              </w:rPr>
              <w:fldChar w:fldCharType="end"/>
            </w:r>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507334"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73" w:name="_Ref388631006"/>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23</w:t>
            </w:r>
            <w:r w:rsidR="00AB3649">
              <w:rPr>
                <w:noProof/>
              </w:rPr>
              <w:fldChar w:fldCharType="end"/>
            </w:r>
            <w:r>
              <w:t>)</w:t>
            </w:r>
            <w:bookmarkEnd w:id="73"/>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 xml:space="preserve">нормативные потери тепла котлом (корпусом котла) в окружающую среду </w:t>
      </w:r>
      <w:proofErr w:type="gramStart"/>
      <w:r w:rsidRPr="00EF4704">
        <w:rPr>
          <w:rFonts w:eastAsiaTheme="minorEastAsia"/>
        </w:rPr>
        <w:t>при</w:t>
      </w:r>
      <w:proofErr w:type="gramEnd"/>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D177B1" w:rsidRPr="00D177B1">
        <w:t>(</w:t>
      </w:r>
      <w:r w:rsidR="00D177B1">
        <w:rPr>
          <w:noProof/>
        </w:rPr>
        <w:t>2</w:t>
      </w:r>
      <w:r w:rsidR="00D177B1">
        <w:t>.</w:t>
      </w:r>
      <w:r w:rsidR="00D177B1">
        <w:rPr>
          <w:noProof/>
        </w:rPr>
        <w:t>7</w:t>
      </w:r>
      <w:r w:rsidR="00D177B1">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D177B1" w:rsidRPr="00D177B1">
        <w:t>(</w:t>
      </w:r>
      <w:r w:rsidR="00D177B1">
        <w:rPr>
          <w:noProof/>
        </w:rPr>
        <w:t>2</w:t>
      </w:r>
      <w:r w:rsidR="00D177B1">
        <w:t>.</w:t>
      </w:r>
      <w:r w:rsidR="00D177B1">
        <w:rPr>
          <w:noProof/>
        </w:rPr>
        <w:t>23</w:t>
      </w:r>
      <w:r w:rsidR="00D177B1">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4" w:name="_Ref388632607"/>
      <w:bookmarkStart w:id="75" w:name="_Toc389304217"/>
      <w:r w:rsidRPr="00D835EB">
        <w:lastRenderedPageBreak/>
        <w:t>Целевые функции для выбранных критериев</w:t>
      </w:r>
      <w:bookmarkEnd w:id="74"/>
      <w:bookmarkEnd w:id="75"/>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D177B1">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D177B1">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EndPr/>
        <w:sdtContent>
          <w:r w:rsidR="0034725A">
            <w:fldChar w:fldCharType="begin"/>
          </w:r>
          <w:r w:rsidR="0034725A">
            <w:instrText xml:space="preserve"> CITATION Дил05 \l 1049 </w:instrText>
          </w:r>
          <w:r w:rsidR="0034725A">
            <w:fldChar w:fldCharType="separate"/>
          </w:r>
          <w:r w:rsidR="00D177B1">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507334"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24</w:t>
            </w:r>
            <w:r w:rsidR="00AB3649">
              <w:rPr>
                <w:noProof/>
              </w:rPr>
              <w:fldChar w:fldCharType="end"/>
            </w:r>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507334"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6" w:name="_Ref388632885"/>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25</w:t>
            </w:r>
            <w:r w:rsidR="00AB3649">
              <w:rPr>
                <w:noProof/>
              </w:rPr>
              <w:fldChar w:fldCharType="end"/>
            </w:r>
            <w:r>
              <w:t>)</w:t>
            </w:r>
            <w:bookmarkEnd w:id="76"/>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w:t>
      </w:r>
      <w:proofErr w:type="gramStart"/>
      <w:r>
        <w:t>текущей</w:t>
      </w:r>
      <w:proofErr w:type="gramEnd"/>
      <w: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101C81">
        <w:rPr>
          <w:rFonts w:eastAsiaTheme="minorEastAsia"/>
          <w:i/>
          <w:lang w:val="en-US"/>
        </w:rPr>
        <w:t>i</w:t>
      </w:r>
      <w:proofErr w:type="spellEnd"/>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507334"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7" w:name="_Ref388632895"/>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26</w:t>
            </w:r>
            <w:r w:rsidR="00AB3649">
              <w:rPr>
                <w:noProof/>
              </w:rPr>
              <w:fldChar w:fldCharType="end"/>
            </w:r>
            <w:r>
              <w:t>)</w:t>
            </w:r>
            <w:bookmarkEnd w:id="77"/>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w:t>
      </w:r>
      <w:proofErr w:type="gramStart"/>
      <w:r>
        <w:rPr>
          <w:rFonts w:eastAsiaTheme="minorEastAsia"/>
        </w:rPr>
        <w:t>текущей</w:t>
      </w:r>
      <w:proofErr w:type="gramEnd"/>
      <w:r>
        <w:rPr>
          <w:rFonts w:eastAsiaTheme="minorEastAsia"/>
        </w:rP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F24B06">
        <w:rPr>
          <w:rFonts w:eastAsiaTheme="minorEastAsia"/>
          <w:i/>
          <w:lang w:val="en-US"/>
        </w:rPr>
        <w:t>i</w:t>
      </w:r>
      <w:proofErr w:type="spellEnd"/>
      <w:r w:rsidRPr="00F24B06">
        <w:rPr>
          <w:rFonts w:eastAsiaTheme="minorEastAsia"/>
          <w:i/>
        </w:rPr>
        <w:t>-</w:t>
      </w:r>
      <w:r>
        <w:rPr>
          <w:rFonts w:eastAsiaTheme="minorEastAsia"/>
        </w:rPr>
        <w:t>ым парогенератором;</w:t>
      </w:r>
    </w:p>
    <w:p w:rsidR="00546510" w:rsidRDefault="00507334"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w:t>
      </w:r>
      <w:proofErr w:type="spellStart"/>
      <w:r w:rsidR="00546510">
        <w:rPr>
          <w:rFonts w:eastAsiaTheme="minorEastAsia"/>
        </w:rPr>
        <w:t>паропроизводительностей</w:t>
      </w:r>
      <w:proofErr w:type="spellEnd"/>
      <w:r w:rsidR="00546510">
        <w:rPr>
          <w:rFonts w:eastAsiaTheme="minorEastAsia"/>
        </w:rPr>
        <w:t xml:space="preserve">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 xml:space="preserve">котлоагрегатов, </w:t>
      </w:r>
      <w:proofErr w:type="gramStart"/>
      <w:r w:rsidR="00546510">
        <w:rPr>
          <w:rFonts w:eastAsiaTheme="minorEastAsia"/>
        </w:rPr>
        <w:t>работающих</w:t>
      </w:r>
      <w:proofErr w:type="gramEnd"/>
      <w:r w:rsidR="00546510">
        <w:rPr>
          <w:rFonts w:eastAsiaTheme="minorEastAsia"/>
        </w:rPr>
        <w:t xml:space="preserve">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EndPr/>
        <w:sdtContent>
          <w:r w:rsidR="00C310DB">
            <w:fldChar w:fldCharType="begin"/>
          </w:r>
          <w:r w:rsidR="00C310DB">
            <w:instrText xml:space="preserve"> CITATION Дил05 \l 1049 </w:instrText>
          </w:r>
          <w:r w:rsidR="00C310DB">
            <w:fldChar w:fldCharType="separate"/>
          </w:r>
          <w:r w:rsidR="00D177B1">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507334"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8" w:name="_Ref388631632"/>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27</w:t>
            </w:r>
            <w:r w:rsidR="00AB3649">
              <w:rPr>
                <w:noProof/>
              </w:rPr>
              <w:fldChar w:fldCharType="end"/>
            </w:r>
            <w:r>
              <w:t>)</w:t>
            </w:r>
            <w:bookmarkEnd w:id="78"/>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w:proofErr w:type="gramStart"/>
            <m:r>
              <w:rPr>
                <w:rFonts w:ascii="Cambria Math" w:hAnsi="Cambria Math"/>
              </w:rPr>
              <m:t>м</m:t>
            </m:r>
            <w:proofErr w:type="gramEnd"/>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D177B1" w:rsidRPr="00D177B1">
        <w:t>(</w:t>
      </w:r>
      <w:r w:rsidR="00D177B1">
        <w:rPr>
          <w:noProof/>
        </w:rPr>
        <w:t>2</w:t>
      </w:r>
      <w:r w:rsidR="00D177B1">
        <w:t>.</w:t>
      </w:r>
      <w:r w:rsidR="00D177B1">
        <w:rPr>
          <w:noProof/>
        </w:rPr>
        <w:t>27</w:t>
      </w:r>
      <w:r w:rsidR="00D177B1">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507334"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28</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w:proofErr w:type="gramStart"/>
      <w:r>
        <w:rPr>
          <w:rFonts w:eastAsiaTheme="minorEastAsia"/>
        </w:rPr>
        <w:t>.</w:t>
      </w:r>
      <w:proofErr w:type="gramEnd"/>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г</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507334"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29</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proofErr w:type="gramStart"/>
      <w:r>
        <w:rPr>
          <w:rFonts w:eastAsiaTheme="minorEastAsia"/>
        </w:rPr>
        <w:t>.</w:t>
      </w:r>
      <w:proofErr w:type="gramEnd"/>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м</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507334"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9" w:name="_Ref388632901"/>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30</w:t>
            </w:r>
            <w:r w:rsidR="00AB3649">
              <w:rPr>
                <w:noProof/>
              </w:rPr>
              <w:fldChar w:fldCharType="end"/>
            </w:r>
            <w:r>
              <w:t>)</w:t>
            </w:r>
            <w:bookmarkEnd w:id="79"/>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 xml:space="preserve">Критерий КПД группы </w:t>
      </w:r>
      <w:proofErr w:type="gramStart"/>
      <w:r w:rsidRPr="006D33A4">
        <w:rPr>
          <w:rFonts w:eastAsiaTheme="minorEastAsia"/>
          <w:b/>
        </w:rPr>
        <w:t>работающих</w:t>
      </w:r>
      <w:proofErr w:type="gramEnd"/>
      <w:r w:rsidRPr="006D33A4">
        <w:rPr>
          <w:rFonts w:eastAsiaTheme="minorEastAsia"/>
          <w:b/>
        </w:rPr>
        <w:t xml:space="preserve"> котлоагрегатов</w:t>
      </w:r>
    </w:p>
    <w:p w:rsidR="00546510" w:rsidRDefault="00546510" w:rsidP="00546510">
      <w:pPr>
        <w:rPr>
          <w:color w:val="FF0000"/>
        </w:rPr>
      </w:pPr>
      <w:r>
        <w:rPr>
          <w:rFonts w:eastAsiaTheme="minorEastAsia"/>
        </w:rPr>
        <w:t xml:space="preserve">Как </w:t>
      </w:r>
      <w:commentRangeStart w:id="80"/>
      <w:r>
        <w:rPr>
          <w:rFonts w:eastAsiaTheme="minorEastAsia"/>
        </w:rPr>
        <w:t xml:space="preserve">было определено </w:t>
      </w:r>
      <w:commentRangeEnd w:id="80"/>
      <w:r w:rsidR="006D33A4">
        <w:rPr>
          <w:rStyle w:val="a8"/>
        </w:rPr>
        <w:commentReference w:id="80"/>
      </w:r>
      <w:r>
        <w:rPr>
          <w:rFonts w:eastAsiaTheme="minorEastAsia"/>
        </w:rPr>
        <w:t>в</w:t>
      </w:r>
      <w:r w:rsidR="006D33A4">
        <w:rPr>
          <w:rFonts w:eastAsiaTheme="minorEastAsia"/>
        </w:rPr>
        <w:t xml:space="preserve"> разделе </w:t>
      </w:r>
      <w:r w:rsidR="006D33A4">
        <w:rPr>
          <w:rFonts w:eastAsiaTheme="minorEastAsia"/>
        </w:rPr>
        <w:fldChar w:fldCharType="begin"/>
      </w:r>
      <w:r w:rsidR="006D33A4">
        <w:rPr>
          <w:rFonts w:eastAsiaTheme="minorEastAsia"/>
        </w:rPr>
        <w:instrText xml:space="preserve"> REF _Ref388559554 \r \h </w:instrText>
      </w:r>
      <w:r w:rsidR="006D33A4">
        <w:rPr>
          <w:rFonts w:eastAsiaTheme="minorEastAsia"/>
        </w:rPr>
      </w:r>
      <w:r w:rsidR="006D33A4">
        <w:rPr>
          <w:rFonts w:eastAsiaTheme="minorEastAsia"/>
        </w:rPr>
        <w:fldChar w:fldCharType="separate"/>
      </w:r>
      <w:r w:rsidR="00D177B1">
        <w:rPr>
          <w:rFonts w:eastAsiaTheme="minorEastAsia"/>
        </w:rPr>
        <w:t>1.1</w:t>
      </w:r>
      <w:r w:rsidR="006D33A4">
        <w:rPr>
          <w:rFonts w:eastAsiaTheme="minorEastAsia"/>
        </w:rPr>
        <w:fldChar w:fldCharType="end"/>
      </w:r>
      <w:r>
        <w:rPr>
          <w:rFonts w:eastAsiaTheme="minorEastAsia"/>
        </w:rPr>
        <w:t>, КПД</w:t>
      </w:r>
      <w:r>
        <w:t xml:space="preserve"> группы котлоагрегатов будем вычислять как </w:t>
      </w:r>
      <w:proofErr w:type="gramStart"/>
      <w:r>
        <w:t>средневзвешенную</w:t>
      </w:r>
      <w:proofErr w:type="gramEnd"/>
      <w:r>
        <w:t xml:space="preserve"> КПД всех котлов.</w:t>
      </w:r>
    </w:p>
    <w:p w:rsidR="00546510" w:rsidRDefault="00546510" w:rsidP="00546510">
      <w:r>
        <w:t xml:space="preserve">Рассмотрим формулу, описывающую КПД группы котлоагрегатов, </w:t>
      </w:r>
      <w:proofErr w:type="gramStart"/>
      <w:r>
        <w:t>работающих</w:t>
      </w:r>
      <w:proofErr w:type="gramEnd"/>
      <w:r>
        <w:t xml:space="preserve"> на комбинированном топливе, приведенную в </w:t>
      </w:r>
      <w:sdt>
        <w:sdtPr>
          <w:id w:val="-653223912"/>
          <w:citation/>
        </w:sdtPr>
        <w:sdtEndPr/>
        <w:sdtContent>
          <w:r w:rsidR="00560EE3">
            <w:fldChar w:fldCharType="begin"/>
          </w:r>
          <w:r w:rsidR="00560EE3">
            <w:instrText xml:space="preserve"> CITATION Дил05 \l 1049 </w:instrText>
          </w:r>
          <w:r w:rsidR="00560EE3">
            <w:fldChar w:fldCharType="separate"/>
          </w:r>
          <w:r w:rsidR="00D177B1">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507334"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m:rPr>
                                <m:sty m:val="p"/>
                              </m:rPr>
                              <w:rPr>
                                <w:rStyle w:val="a8"/>
                              </w:rPr>
                              <w:commentReference w:id="81"/>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82" w:name="_Ref38863191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31</w:t>
            </w:r>
            <w:r w:rsidR="00AB3649">
              <w:rPr>
                <w:noProof/>
              </w:rPr>
              <w:fldChar w:fldCharType="end"/>
            </w:r>
            <w:r>
              <w:t>)</w:t>
            </w:r>
            <w:bookmarkEnd w:id="82"/>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w:proofErr w:type="gramStart"/>
            <m:r>
              <w:rPr>
                <w:rFonts w:ascii="Cambria Math" w:hAnsi="Cambria Math"/>
              </w:rPr>
              <m:t>м</m:t>
            </m:r>
            <w:proofErr w:type="gramEnd"/>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proofErr w:type="spellStart"/>
      <w:r>
        <w:rPr>
          <w:lang w:val="en-US"/>
        </w:rPr>
        <w:t>i</w:t>
      </w:r>
      <w:proofErr w:type="spellEnd"/>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proofErr w:type="spellStart"/>
      <w:r>
        <w:rPr>
          <w:rFonts w:eastAsiaTheme="minorEastAsia"/>
        </w:rPr>
        <w:t>теплопроизводительность</w:t>
      </w:r>
      <w:proofErr w:type="spellEnd"/>
      <w:r>
        <w:rPr>
          <w:rFonts w:eastAsiaTheme="minorEastAsia"/>
        </w:rPr>
        <w:t xml:space="preserve"> </w:t>
      </w:r>
      <w:proofErr w:type="spellStart"/>
      <w:r w:rsidRPr="00C7485F">
        <w:rPr>
          <w:rFonts w:eastAsiaTheme="minorEastAsia"/>
          <w:i/>
          <w:lang w:val="en-US"/>
        </w:rPr>
        <w:t>i</w:t>
      </w:r>
      <w:proofErr w:type="spellEnd"/>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D177B1" w:rsidRPr="00D177B1">
        <w:t>(</w:t>
      </w:r>
      <w:r w:rsidR="00D177B1">
        <w:rPr>
          <w:noProof/>
        </w:rPr>
        <w:t>2</w:t>
      </w:r>
      <w:r w:rsidR="00D177B1">
        <w:t>.</w:t>
      </w:r>
      <w:r w:rsidR="00D177B1">
        <w:rPr>
          <w:noProof/>
        </w:rPr>
        <w:t>31</w:t>
      </w:r>
      <w:r w:rsidR="00D177B1">
        <w:t>)</w:t>
      </w:r>
      <w:r w:rsidR="0077709B">
        <w:fldChar w:fldCharType="end"/>
      </w:r>
      <w:r w:rsidR="0077709B">
        <w:t xml:space="preserve">, </w:t>
      </w:r>
      <w:r>
        <w:t xml:space="preserve">построим формулу, применимую для котлоагрегатов, </w:t>
      </w:r>
      <w:proofErr w:type="gramStart"/>
      <w:r>
        <w:t>работающих</w:t>
      </w:r>
      <w:proofErr w:type="gramEnd"/>
      <w:r>
        <w:t xml:space="preserve">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507334"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83" w:name="_Ref388632056"/>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32</w:t>
            </w:r>
            <w:r w:rsidR="00AB3649">
              <w:rPr>
                <w:noProof/>
              </w:rPr>
              <w:fldChar w:fldCharType="end"/>
            </w:r>
            <w:r>
              <w:t>)</w:t>
            </w:r>
            <w:bookmarkEnd w:id="83"/>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 xml:space="preserve">Сформулируем то же самое для котлоагрегатов, </w:t>
      </w:r>
      <w:proofErr w:type="gramStart"/>
      <w:r>
        <w:rPr>
          <w:rFonts w:eastAsiaTheme="minorEastAsia"/>
        </w:rPr>
        <w:t>использующих</w:t>
      </w:r>
      <w:proofErr w:type="gramEnd"/>
      <w:r>
        <w:rPr>
          <w:rFonts w:eastAsiaTheme="minorEastAsia"/>
        </w:rPr>
        <w:t xml:space="preserve">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507334"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4" w:name="_Ref38863206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33</w:t>
            </w:r>
            <w:r w:rsidR="00AB3649">
              <w:rPr>
                <w:noProof/>
              </w:rPr>
              <w:fldChar w:fldCharType="end"/>
            </w:r>
            <w:r>
              <w:t>)</w:t>
            </w:r>
            <w:bookmarkEnd w:id="84"/>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D177B1" w:rsidRPr="00D177B1">
        <w:t>(</w:t>
      </w:r>
      <w:r w:rsidR="00D177B1">
        <w:rPr>
          <w:noProof/>
        </w:rPr>
        <w:t>2</w:t>
      </w:r>
      <w:r w:rsidR="00D177B1">
        <w:t>.</w:t>
      </w:r>
      <w:r w:rsidR="00D177B1">
        <w:rPr>
          <w:noProof/>
        </w:rPr>
        <w:t>32</w:t>
      </w:r>
      <w:r w:rsidR="00D177B1">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D177B1" w:rsidRPr="00D177B1">
        <w:t>(</w:t>
      </w:r>
      <w:r w:rsidR="00D177B1">
        <w:rPr>
          <w:noProof/>
        </w:rPr>
        <w:t>2</w:t>
      </w:r>
      <w:r w:rsidR="00D177B1">
        <w:t>.</w:t>
      </w:r>
      <w:r w:rsidR="00D177B1">
        <w:rPr>
          <w:noProof/>
        </w:rPr>
        <w:t>33</w:t>
      </w:r>
      <w:r w:rsidR="00D177B1">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507334"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5" w:name="_Ref388632906"/>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34</w:t>
            </w:r>
            <w:r w:rsidR="00AB3649">
              <w:rPr>
                <w:noProof/>
              </w:rPr>
              <w:fldChar w:fldCharType="end"/>
            </w:r>
            <w:r>
              <w:t>)</w:t>
            </w:r>
            <w:bookmarkEnd w:id="85"/>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D177B1">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D177B1">
        <w:t>1.1</w:t>
      </w:r>
      <w:r w:rsidR="00A13CA4">
        <w:fldChar w:fldCharType="end"/>
      </w:r>
      <w:r w:rsidR="00A13CA4">
        <w:t>.</w:t>
      </w:r>
    </w:p>
    <w:p w:rsidR="00546510" w:rsidRPr="002A1052" w:rsidRDefault="00546510" w:rsidP="002A1052">
      <w:pPr>
        <w:pStyle w:val="3"/>
      </w:pPr>
      <w:bookmarkStart w:id="86" w:name="_Toc389304218"/>
      <w:r w:rsidRPr="002A1052">
        <w:t>Ограничения</w:t>
      </w:r>
      <w:bookmarkEnd w:id="86"/>
    </w:p>
    <w:p w:rsidR="00546510" w:rsidRDefault="00546510" w:rsidP="00546510">
      <w:pPr>
        <w:rPr>
          <w:rFonts w:eastAsiaTheme="minorEastAsia"/>
        </w:rPr>
      </w:pPr>
      <w:r w:rsidRPr="00A6517F">
        <w:rPr>
          <w:rFonts w:eastAsiaTheme="minorEastAsia"/>
        </w:rPr>
        <w:t xml:space="preserve">При постановке </w:t>
      </w:r>
      <w:proofErr w:type="gramStart"/>
      <w:r w:rsidRPr="00A6517F">
        <w:rPr>
          <w:rFonts w:eastAsiaTheme="minorEastAsia"/>
        </w:rPr>
        <w:t xml:space="preserve">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w:t>
      </w:r>
      <w:proofErr w:type="gramEnd"/>
      <w:r>
        <w:rPr>
          <w:rFonts w:eastAsiaTheme="minorEastAsia"/>
        </w:rPr>
        <w:t xml:space="preserve">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D177B1">
        <w:rPr>
          <w:noProof/>
        </w:rPr>
        <w:t>1</w:t>
      </w:r>
      <w:r w:rsidR="00D177B1">
        <w:t>.</w:t>
      </w:r>
      <w:r w:rsidR="00D177B1">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End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D177B1" w:rsidRPr="00D177B1">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proofErr w:type="gramStart"/>
      <w:r w:rsidRPr="00FD6E00">
        <w:rPr>
          <w:rFonts w:eastAsiaTheme="minorEastAsia"/>
          <w:b/>
        </w:rPr>
        <w:t>Суммарная</w:t>
      </w:r>
      <w:proofErr w:type="gramEnd"/>
      <w:r w:rsidRPr="00FD6E00">
        <w:rPr>
          <w:rFonts w:eastAsiaTheme="minorEastAsia"/>
          <w:b/>
        </w:rPr>
        <w:t xml:space="preserve">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507334"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7" w:name="_Ref38863292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35</w:t>
            </w:r>
            <w:r w:rsidR="00AB3649">
              <w:rPr>
                <w:noProof/>
              </w:rPr>
              <w:fldChar w:fldCharType="end"/>
            </w:r>
            <w:r>
              <w:t>)</w:t>
            </w:r>
            <w:bookmarkEnd w:id="87"/>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w:t>
      </w:r>
      <w:proofErr w:type="gramStart"/>
      <w:r>
        <w:rPr>
          <w:rFonts w:eastAsiaTheme="minorEastAsia"/>
        </w:rPr>
        <w:t>суммарная</w:t>
      </w:r>
      <w:proofErr w:type="gramEnd"/>
      <w:r>
        <w:rPr>
          <w:rFonts w:eastAsiaTheme="minorEastAsia"/>
        </w:rPr>
        <w:t xml:space="preserve">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507334"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8" w:name="_Ref38863293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36</w:t>
            </w:r>
            <w:r w:rsidR="00AB3649">
              <w:rPr>
                <w:noProof/>
              </w:rPr>
              <w:fldChar w:fldCharType="end"/>
            </w:r>
            <w:r>
              <w:t>)</w:t>
            </w:r>
            <w:bookmarkEnd w:id="88"/>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proofErr w:type="spellStart"/>
      <w:r w:rsidRPr="001577AB">
        <w:rPr>
          <w:rFonts w:eastAsiaTheme="minorEastAsia"/>
          <w:i/>
          <w:lang w:val="en-US"/>
        </w:rPr>
        <w:t>i</w:t>
      </w:r>
      <w:proofErr w:type="spellEnd"/>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proofErr w:type="spellStart"/>
      <w:r w:rsidRPr="001577AB">
        <w:rPr>
          <w:rFonts w:eastAsiaTheme="minorEastAsia"/>
          <w:i/>
          <w:lang w:val="en-US"/>
        </w:rPr>
        <w:t>i</w:t>
      </w:r>
      <w:proofErr w:type="spellEnd"/>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9" w:name="_Toc389304219"/>
      <w:r w:rsidRPr="004B450B">
        <w:t>Задача многокритериальной оптимизации</w:t>
      </w:r>
      <w:bookmarkEnd w:id="89"/>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25</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26</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30</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34</w:t>
      </w:r>
      <w:r w:rsidR="00D177B1">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35</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36</w:t>
      </w:r>
      <w:r w:rsidR="00D177B1">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507334"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37</w:t>
            </w:r>
            <w:r w:rsidR="00AB3649">
              <w:rPr>
                <w:noProof/>
              </w:rPr>
              <w:fldChar w:fldCharType="end"/>
            </w:r>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507334"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90" w:name="_Ref388633429"/>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38</w:t>
            </w:r>
            <w:r w:rsidR="00AB3649">
              <w:rPr>
                <w:noProof/>
              </w:rPr>
              <w:fldChar w:fldCharType="end"/>
            </w:r>
            <w:r>
              <w:t>)</w:t>
            </w:r>
            <w:bookmarkEnd w:id="90"/>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 xml:space="preserve">которую необходимо будет минимизировать. Для этого критерий КПД группы котлоагрегатов включим в эту функцию со знаком минус, </w:t>
      </w:r>
      <w:proofErr w:type="gramStart"/>
      <w:r>
        <w:rPr>
          <w:rFonts w:eastAsiaTheme="minorEastAsia"/>
        </w:rPr>
        <w:t>сведя</w:t>
      </w:r>
      <w:proofErr w:type="gramEnd"/>
      <w:r>
        <w:rPr>
          <w:rFonts w:eastAsiaTheme="minorEastAsia"/>
        </w:rPr>
        <w:t xml:space="preserve">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91" w:name="_Ref38863340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39</w:t>
            </w:r>
            <w:r w:rsidR="00AB3649">
              <w:rPr>
                <w:noProof/>
              </w:rPr>
              <w:fldChar w:fldCharType="end"/>
            </w:r>
            <w:r>
              <w:t>)</w:t>
            </w:r>
            <w:bookmarkEnd w:id="91"/>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507334"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40</w:t>
            </w:r>
            <w:r w:rsidR="00AB3649">
              <w:rPr>
                <w:noProof/>
              </w:rPr>
              <w:fldChar w:fldCharType="end"/>
            </w:r>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92" w:name="_Ref388991049"/>
      <w:bookmarkStart w:id="93" w:name="_Toc389304220"/>
      <w:r w:rsidRPr="00E41A59">
        <w:lastRenderedPageBreak/>
        <w:t>Метод решения многокритериальной оптимизационной задачи</w:t>
      </w:r>
      <w:bookmarkEnd w:id="92"/>
      <w:bookmarkEnd w:id="93"/>
    </w:p>
    <w:p w:rsidR="00546510" w:rsidRDefault="00546510" w:rsidP="00546510">
      <w:r>
        <w:t xml:space="preserve">В данном разделе описывается разработанный метод для проведения многокритериальной оптимизации очереди «90 </w:t>
      </w:r>
      <w:proofErr w:type="spellStart"/>
      <w:r>
        <w:t>ата</w:t>
      </w:r>
      <w:proofErr w:type="spellEnd"/>
      <w:r>
        <w:t xml:space="preserve">»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EndPr/>
        <w:sdtContent>
          <w:r w:rsidR="009E5DBA">
            <w:fldChar w:fldCharType="begin"/>
          </w:r>
          <w:r w:rsidR="009E5DBA">
            <w:instrText xml:space="preserve"> CITATION Дил05 \l 1049 </w:instrText>
          </w:r>
          <w:r w:rsidR="009E5DBA">
            <w:fldChar w:fldCharType="separate"/>
          </w:r>
          <w:r w:rsidR="00D177B1">
            <w:rPr>
              <w:noProof/>
            </w:rPr>
            <w:t>[11]</w:t>
          </w:r>
          <w:r w:rsidR="009E5DBA">
            <w:fldChar w:fldCharType="end"/>
          </w:r>
        </w:sdtContent>
      </w:sdt>
      <w:r w:rsidR="009E5DBA">
        <w:t xml:space="preserve">, </w:t>
      </w:r>
      <w:sdt>
        <w:sdtPr>
          <w:id w:val="1519888484"/>
          <w:citation/>
        </w:sdtPr>
        <w:sdtEndPr/>
        <w:sdtContent>
          <w:r w:rsidR="009E5DBA">
            <w:fldChar w:fldCharType="begin"/>
          </w:r>
          <w:r w:rsidR="009E5DBA">
            <w:instrText xml:space="preserve"> CITATION Ног02 \l 1049 </w:instrText>
          </w:r>
          <w:r w:rsidR="009E5DBA">
            <w:fldChar w:fldCharType="separate"/>
          </w:r>
          <w:r w:rsidR="00D177B1">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D177B1">
        <w:t>1.1</w:t>
      </w:r>
      <w:r w:rsidR="006A675B">
        <w:fldChar w:fldCharType="end"/>
      </w:r>
      <w:r w:rsidR="006A675B">
        <w:t>.</w:t>
      </w:r>
    </w:p>
    <w:p w:rsidR="00546510" w:rsidRDefault="00546510" w:rsidP="00546510">
      <w:r>
        <w:t xml:space="preserve">Предлагаемый метод состоит из двух шагов, разбивающихся, в свою очередь, на более </w:t>
      </w:r>
      <w:proofErr w:type="gramStart"/>
      <w:r>
        <w:t>мелкие</w:t>
      </w:r>
      <w:proofErr w:type="gramEnd"/>
      <w:r>
        <w:t>:</w:t>
      </w:r>
    </w:p>
    <w:p w:rsidR="00546510" w:rsidRPr="00D15A35" w:rsidRDefault="00546510" w:rsidP="00546510">
      <w:pPr>
        <w:pStyle w:val="a3"/>
        <w:numPr>
          <w:ilvl w:val="0"/>
          <w:numId w:val="35"/>
        </w:numPr>
        <w:rPr>
          <w:lang w:val="ru-RU"/>
        </w:rPr>
      </w:pPr>
      <w:r>
        <w:rPr>
          <w:lang w:val="ru-RU"/>
        </w:rPr>
        <w:t>Ф</w:t>
      </w:r>
      <w:r w:rsidRPr="00D15A35">
        <w:rPr>
          <w:lang w:val="ru-RU"/>
        </w:rPr>
        <w:t xml:space="preserve">ормирование множества возможных </w:t>
      </w:r>
      <w:proofErr w:type="spellStart"/>
      <w:r w:rsidRPr="00D15A35">
        <w:rPr>
          <w:lang w:val="ru-RU"/>
        </w:rPr>
        <w:t>векторых</w:t>
      </w:r>
      <w:proofErr w:type="spellEnd"/>
      <w:r w:rsidRPr="00D15A35">
        <w:rPr>
          <w:lang w:val="ru-RU"/>
        </w:rPr>
        <w:t xml:space="preserve"> критериев;</w:t>
      </w:r>
    </w:p>
    <w:p w:rsidR="00546510" w:rsidRDefault="00546510" w:rsidP="00546510">
      <w:pPr>
        <w:pStyle w:val="a3"/>
        <w:numPr>
          <w:ilvl w:val="0"/>
          <w:numId w:val="35"/>
        </w:numPr>
        <w:rPr>
          <w:lang w:val="ru-RU"/>
        </w:rPr>
      </w:pPr>
      <w:r>
        <w:rPr>
          <w:lang w:val="ru-RU"/>
        </w:rPr>
        <w:t>В</w:t>
      </w:r>
      <w:r w:rsidRPr="00D15A35">
        <w:rPr>
          <w:lang w:val="ru-RU"/>
        </w:rPr>
        <w:t xml:space="preserve">ыбор наилучшего векторного критерия из множества </w:t>
      </w:r>
      <w:proofErr w:type="gramStart"/>
      <w:r w:rsidRPr="00D15A35">
        <w:rPr>
          <w:lang w:val="ru-RU"/>
        </w:rPr>
        <w:t>возможных</w:t>
      </w:r>
      <w:proofErr w:type="gramEnd"/>
      <w:r w:rsidRPr="00D15A35">
        <w:rPr>
          <w:lang w:val="ru-RU"/>
        </w:rPr>
        <w:t>.</w:t>
      </w:r>
    </w:p>
    <w:p w:rsidR="00546510" w:rsidRDefault="00546510" w:rsidP="00546510">
      <w:r>
        <w:t>Рассмотрим данные шаги подробнее.</w:t>
      </w:r>
    </w:p>
    <w:p w:rsidR="00546510" w:rsidRPr="00E1442B" w:rsidRDefault="00546510" w:rsidP="00E1442B">
      <w:pPr>
        <w:pStyle w:val="3"/>
      </w:pPr>
      <w:bookmarkStart w:id="94" w:name="_Ref388639252"/>
      <w:bookmarkStart w:id="95" w:name="_Toc389304221"/>
      <w:r w:rsidRPr="00E1442B">
        <w:t>Формирование множества возможных векторных критериев</w:t>
      </w:r>
      <w:bookmarkEnd w:id="94"/>
      <w:bookmarkEnd w:id="95"/>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End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D177B1" w:rsidRPr="00D177B1">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End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D177B1" w:rsidRPr="00D177B1">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 xml:space="preserve">котлоагрегатов, каждый из </w:t>
      </w:r>
      <w:proofErr w:type="gramStart"/>
      <w:r>
        <w:rPr>
          <w:rFonts w:eastAsiaTheme="minorEastAsia"/>
        </w:rPr>
        <w:t>которых</w:t>
      </w:r>
      <w:proofErr w:type="gramEnd"/>
      <w:r>
        <w:rPr>
          <w:rFonts w:eastAsiaTheme="minorEastAsia"/>
        </w:rPr>
        <w:t xml:space="preserve"> может работать либо на газе, либо на жидком топливе (мазуте).</w:t>
      </w:r>
    </w:p>
    <w:p w:rsidR="00546510" w:rsidRDefault="00546510" w:rsidP="00546510">
      <w:pPr>
        <w:rPr>
          <w:rFonts w:eastAsiaTheme="minorEastAsia"/>
        </w:rPr>
      </w:pPr>
      <w:r>
        <w:rPr>
          <w:rFonts w:eastAsiaTheme="minorEastAsia"/>
        </w:rPr>
        <w:t>Каждый из котлов может находиться в одном из трех состояний (</w:t>
      </w:r>
      <w:proofErr w:type="gramStart"/>
      <w:r>
        <w:rPr>
          <w:rFonts w:eastAsiaTheme="minorEastAsia"/>
        </w:rPr>
        <w:t>работает на газе / работает</w:t>
      </w:r>
      <w:proofErr w:type="gramEnd"/>
      <w:r>
        <w:rPr>
          <w:rFonts w:eastAsiaTheme="minorEastAsia"/>
        </w:rPr>
        <w:t xml:space="preserve">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End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D177B1" w:rsidRPr="00D177B1">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507334"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6" w:name="_Ref388633372"/>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41</w:t>
            </w:r>
            <w:r w:rsidR="00AB3649">
              <w:rPr>
                <w:noProof/>
              </w:rPr>
              <w:fldChar w:fldCharType="end"/>
            </w:r>
            <w:r>
              <w:t>)</w:t>
            </w:r>
            <w:bookmarkEnd w:id="96"/>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D177B1" w:rsidRPr="00D177B1">
        <w:t>(</w:t>
      </w:r>
      <w:r w:rsidR="00D177B1">
        <w:rPr>
          <w:noProof/>
        </w:rPr>
        <w:t>2</w:t>
      </w:r>
      <w:r w:rsidR="00D177B1">
        <w:t>.</w:t>
      </w:r>
      <w:r w:rsidR="00D177B1">
        <w:rPr>
          <w:noProof/>
        </w:rPr>
        <w:t>41</w:t>
      </w:r>
      <w:r w:rsidR="00D177B1">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D177B1" w:rsidRPr="00D177B1">
        <w:t>(</w:t>
      </w:r>
      <w:r w:rsidR="00D177B1">
        <w:rPr>
          <w:noProof/>
        </w:rPr>
        <w:t>2</w:t>
      </w:r>
      <w:r w:rsidR="00D177B1">
        <w:t>.</w:t>
      </w:r>
      <w:r w:rsidR="00D177B1">
        <w:rPr>
          <w:noProof/>
        </w:rPr>
        <w:t>39</w:t>
      </w:r>
      <w:r w:rsidR="00D177B1">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D177B1" w:rsidRPr="00D177B1">
        <w:t>(</w:t>
      </w:r>
      <w:r w:rsidR="00D177B1">
        <w:rPr>
          <w:noProof/>
        </w:rPr>
        <w:t>2</w:t>
      </w:r>
      <w:r w:rsidR="00D177B1">
        <w:t>.</w:t>
      </w:r>
      <w:r w:rsidR="00D177B1">
        <w:rPr>
          <w:noProof/>
        </w:rPr>
        <w:t>38</w:t>
      </w:r>
      <w:r w:rsidR="00D177B1">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25</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26</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30</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34</w:t>
      </w:r>
      <w:r w:rsidR="00D177B1">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proofErr w:type="spellStart"/>
      <w:r w:rsidRPr="00AE023E">
        <w:rPr>
          <w:rFonts w:eastAsiaTheme="minorEastAsia"/>
          <w:i/>
          <w:lang w:val="en-US"/>
        </w:rPr>
        <w:t>i</w:t>
      </w:r>
      <w:proofErr w:type="spellEnd"/>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507334"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42</w:t>
            </w:r>
            <w:r w:rsidR="00AB3649">
              <w:rPr>
                <w:noProof/>
              </w:rPr>
              <w:fldChar w:fldCharType="end"/>
            </w:r>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7" w:name="_Ref38863366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43</w:t>
            </w:r>
            <w:r w:rsidR="00AB3649">
              <w:rPr>
                <w:noProof/>
              </w:rPr>
              <w:fldChar w:fldCharType="end"/>
            </w:r>
            <w:r>
              <w:t>)</w:t>
            </w:r>
            <w:bookmarkEnd w:id="97"/>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D177B1">
        <w:rPr>
          <w:lang w:val="en-US"/>
        </w:rPr>
        <w:t>(</w:t>
      </w:r>
      <w:r w:rsidR="00D177B1">
        <w:rPr>
          <w:noProof/>
        </w:rPr>
        <w:t>2</w:t>
      </w:r>
      <w:r w:rsidR="00D177B1">
        <w:t>.</w:t>
      </w:r>
      <w:r w:rsidR="00D177B1">
        <w:rPr>
          <w:noProof/>
        </w:rPr>
        <w:t>35</w:t>
      </w:r>
      <w:r w:rsidR="00D177B1">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8" w:name="_Ref388639260"/>
      <w:bookmarkStart w:id="99" w:name="_Toc389304222"/>
      <w:r w:rsidRPr="00982153">
        <w:rPr>
          <w:rFonts w:eastAsiaTheme="minorEastAsia"/>
        </w:rPr>
        <w:t>Выбор наилучшего векторного критерия</w:t>
      </w:r>
      <w:bookmarkEnd w:id="98"/>
      <w:bookmarkEnd w:id="99"/>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D177B1" w:rsidRPr="00D177B1">
        <w:t>(</w:t>
      </w:r>
      <w:r w:rsidR="00D177B1">
        <w:rPr>
          <w:noProof/>
        </w:rPr>
        <w:t>2</w:t>
      </w:r>
      <w:r w:rsidR="00D177B1">
        <w:t>.</w:t>
      </w:r>
      <w:r w:rsidR="00D177B1">
        <w:rPr>
          <w:noProof/>
        </w:rPr>
        <w:t>43</w:t>
      </w:r>
      <w:r w:rsidR="00D177B1">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End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D177B1" w:rsidRPr="00D177B1">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End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D177B1" w:rsidRPr="00D177B1">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End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D177B1" w:rsidRPr="00D177B1">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44</w:t>
            </w:r>
            <w:r w:rsidR="00AB3649">
              <w:rPr>
                <w:noProof/>
              </w:rPr>
              <w:fldChar w:fldCharType="end"/>
            </w:r>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45</w:t>
            </w:r>
            <w:r w:rsidR="00AB3649">
              <w:rPr>
                <w:noProof/>
              </w:rPr>
              <w:fldChar w:fldCharType="end"/>
            </w:r>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w:t>
      </w:r>
      <w:proofErr w:type="spellStart"/>
      <w:r>
        <w:rPr>
          <w:rFonts w:eastAsiaTheme="minorEastAsia"/>
        </w:rPr>
        <w:t>парето</w:t>
      </w:r>
      <w:proofErr w:type="spellEnd"/>
      <w:r>
        <w:rPr>
          <w:rFonts w:eastAsiaTheme="minorEastAsia"/>
        </w:rPr>
        <w:t xml:space="preserve">-оптимальных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46</w:t>
            </w:r>
            <w:r w:rsidR="00AB3649">
              <w:rPr>
                <w:noProof/>
              </w:rPr>
              <w:fldChar w:fldCharType="end"/>
            </w:r>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proofErr w:type="spellStart"/>
      <w:r w:rsidRPr="00345BA0">
        <w:rPr>
          <w:rFonts w:eastAsiaTheme="minorEastAsia"/>
          <w:i/>
          <w:lang w:val="en-US"/>
        </w:rPr>
        <w:t>i</w:t>
      </w:r>
      <w:proofErr w:type="spellEnd"/>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w:t>
      </w:r>
      <w:proofErr w:type="spellStart"/>
      <w:r w:rsidRPr="00345BA0">
        <w:rPr>
          <w:rFonts w:eastAsiaTheme="minorEastAsia"/>
        </w:rPr>
        <w:t>парето</w:t>
      </w:r>
      <w:proofErr w:type="spellEnd"/>
      <w:r w:rsidRPr="00345BA0">
        <w:rPr>
          <w:rFonts w:eastAsiaTheme="minorEastAsia"/>
        </w:rPr>
        <w:t xml:space="preserve">-оптимальных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xml:space="preserve">, а при завершении алгоритма будет составлять искомое множество </w:t>
      </w:r>
      <w:proofErr w:type="spellStart"/>
      <w:r w:rsidRPr="00345BA0">
        <w:rPr>
          <w:rFonts w:eastAsiaTheme="minorEastAsia"/>
        </w:rPr>
        <w:t>парето</w:t>
      </w:r>
      <w:proofErr w:type="spellEnd"/>
      <w:r w:rsidRPr="00345BA0">
        <w:rPr>
          <w:rFonts w:eastAsiaTheme="minorEastAsia"/>
        </w:rPr>
        <w:t>-оптимальных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 xml:space="preserve">так как он не является </w:t>
      </w:r>
      <w:proofErr w:type="spellStart"/>
      <w:r>
        <w:rPr>
          <w:rFonts w:eastAsiaTheme="minorEastAsia"/>
        </w:rPr>
        <w:t>парето</w:t>
      </w:r>
      <w:proofErr w:type="spellEnd"/>
      <w:r>
        <w:rPr>
          <w:rFonts w:eastAsiaTheme="minorEastAsia"/>
        </w:rPr>
        <w:t>-оптимальным.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proofErr w:type="spellStart"/>
      <w:r w:rsidRPr="000E1F99">
        <w:rPr>
          <w:rFonts w:eastAsiaTheme="minorEastAsia"/>
          <w:i/>
          <w:lang w:val="en-US"/>
        </w:rPr>
        <w:t>i</w:t>
      </w:r>
      <w:proofErr w:type="spellEnd"/>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proofErr w:type="spellStart"/>
      <w:r w:rsidRPr="000E1F99">
        <w:rPr>
          <w:rFonts w:eastAsiaTheme="minorEastAsia"/>
          <w:i/>
          <w:lang w:val="en-US"/>
        </w:rPr>
        <w:t>i</w:t>
      </w:r>
      <w:proofErr w:type="spellEnd"/>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D177B1">
        <w:rPr>
          <w:noProof/>
        </w:rPr>
        <w:t>2</w:t>
      </w:r>
      <w:r w:rsidR="00D177B1">
        <w:t>.</w:t>
      </w:r>
      <w:r w:rsidR="00D177B1">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15pt;height:573.85pt" o:ole="">
            <v:imagedata r:id="rId16" o:title=""/>
          </v:shape>
          <o:OLEObject Type="Embed" ProgID="Visio.Drawing.11" ShapeID="_x0000_i1025" DrawAspect="Content" ObjectID="_1463049414" r:id="rId17"/>
        </w:object>
      </w:r>
    </w:p>
    <w:p w:rsidR="00A64C03" w:rsidRDefault="00A64C03" w:rsidP="00A64C03">
      <w:pPr>
        <w:jc w:val="center"/>
        <w:rPr>
          <w:rFonts w:eastAsiaTheme="minorEastAsia"/>
        </w:rPr>
      </w:pPr>
      <w:r>
        <w:t xml:space="preserve">Рис. </w:t>
      </w:r>
      <w:bookmarkStart w:id="100" w:name="pic_pareto_opt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2</w:t>
      </w:r>
      <w:r w:rsidR="00AB740B">
        <w:fldChar w:fldCharType="end"/>
      </w:r>
      <w:bookmarkEnd w:id="100"/>
      <w:r>
        <w:t xml:space="preserve"> </w:t>
      </w:r>
      <w:r>
        <w:rPr>
          <w:rFonts w:eastAsiaTheme="minorEastAsia"/>
        </w:rPr>
        <w:t xml:space="preserve">Алгоритм построения множества </w:t>
      </w:r>
      <w:proofErr w:type="spellStart"/>
      <w:r>
        <w:rPr>
          <w:rFonts w:eastAsiaTheme="minorEastAsia"/>
        </w:rPr>
        <w:t>парето</w:t>
      </w:r>
      <w:proofErr w:type="spellEnd"/>
      <w:r>
        <w:rPr>
          <w:rFonts w:eastAsiaTheme="minorEastAsia"/>
        </w:rPr>
        <w:t>-оптимальных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proofErr w:type="spellStart"/>
      <w:r w:rsidRPr="00FF13AB">
        <w:rPr>
          <w:rFonts w:eastAsiaTheme="minorEastAsia"/>
          <w:i/>
          <w:lang w:val="en-US"/>
        </w:rPr>
        <w:t>i</w:t>
      </w:r>
      <w:proofErr w:type="spellEnd"/>
      <w:r w:rsidRPr="00FF13AB">
        <w:rPr>
          <w:rFonts w:eastAsiaTheme="minorEastAsia"/>
          <w:i/>
        </w:rPr>
        <w:t>-</w:t>
      </w:r>
      <w:proofErr w:type="spellStart"/>
      <w:r w:rsidRPr="00FF13AB">
        <w:rPr>
          <w:rFonts w:eastAsiaTheme="minorEastAsia"/>
          <w:i/>
        </w:rPr>
        <w:t>ый</w:t>
      </w:r>
      <w:proofErr w:type="spellEnd"/>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proofErr w:type="spellStart"/>
      <w:r w:rsidRPr="00FF13AB">
        <w:rPr>
          <w:rFonts w:eastAsiaTheme="minorEastAsia"/>
          <w:i/>
          <w:lang w:val="en-US"/>
        </w:rPr>
        <w:t>i</w:t>
      </w:r>
      <w:proofErr w:type="spellEnd"/>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507334"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47</w:t>
            </w:r>
            <w:r w:rsidR="00AB3649">
              <w:rPr>
                <w:noProof/>
              </w:rPr>
              <w:fldChar w:fldCharType="end"/>
            </w:r>
            <w:r>
              <w:t>)</w:t>
            </w:r>
          </w:p>
        </w:tc>
      </w:tr>
      <w:tr w:rsidR="00973E4A" w:rsidTr="00973E4A">
        <w:tc>
          <w:tcPr>
            <w:tcW w:w="8330" w:type="dxa"/>
          </w:tcPr>
          <w:p w:rsidR="00973E4A" w:rsidRPr="008F7971" w:rsidRDefault="00507334"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48</w:t>
            </w:r>
            <w:r w:rsidR="00AB3649">
              <w:rPr>
                <w:noProof/>
              </w:rPr>
              <w:fldChar w:fldCharType="end"/>
            </w:r>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proofErr w:type="spellStart"/>
      <w:r w:rsidRPr="008B303F">
        <w:rPr>
          <w:rFonts w:eastAsiaTheme="minorEastAsia"/>
          <w:i/>
          <w:lang w:val="en-US"/>
        </w:rPr>
        <w:t>i</w:t>
      </w:r>
      <w:proofErr w:type="spellEnd"/>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w:t>
      </w:r>
      <w:proofErr w:type="spellStart"/>
      <w:r w:rsidRPr="008B303F">
        <w:rPr>
          <w:rFonts w:eastAsiaTheme="minorEastAsia"/>
          <w:i/>
        </w:rPr>
        <w:t>го</w:t>
      </w:r>
      <w:proofErr w:type="spellEnd"/>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proofErr w:type="spellStart"/>
      <w:r w:rsidRPr="008B303F">
        <w:rPr>
          <w:rFonts w:eastAsiaTheme="minorEastAsia"/>
          <w:i/>
          <w:lang w:val="en-US"/>
        </w:rPr>
        <w:t>i</w:t>
      </w:r>
      <w:proofErr w:type="spellEnd"/>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proofErr w:type="spellStart"/>
      <w:r>
        <w:rPr>
          <w:rFonts w:eastAsiaTheme="minorEastAsia"/>
          <w:lang w:val="en-US"/>
        </w:rPr>
        <w:t>i</w:t>
      </w:r>
      <w:proofErr w:type="spellEnd"/>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507334"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101" w:name="_Ref388637729"/>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49</w:t>
            </w:r>
            <w:r w:rsidR="00AB3649">
              <w:rPr>
                <w:noProof/>
              </w:rPr>
              <w:fldChar w:fldCharType="end"/>
            </w:r>
            <w:r>
              <w:t>)</w:t>
            </w:r>
            <w:bookmarkEnd w:id="101"/>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w:t>
      </w:r>
      <w:proofErr w:type="spellStart"/>
      <w:r>
        <w:t>олее</w:t>
      </w:r>
      <w:proofErr w:type="spellEnd"/>
      <w:r>
        <w:t xml:space="preserve"> важному </w:t>
      </w:r>
      <w:proofErr w:type="spellStart"/>
      <w:r>
        <w:rPr>
          <w:lang w:val="en-US"/>
        </w:rPr>
        <w:t>i</w:t>
      </w:r>
      <w:proofErr w:type="spellEnd"/>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w:t>
      </w:r>
      <w:proofErr w:type="spellStart"/>
      <w:r>
        <w:t>твенной</w:t>
      </w:r>
      <w:proofErr w:type="spellEnd"/>
      <w:r>
        <w:t xml:space="preserve">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proofErr w:type="spellStart"/>
      <w:r w:rsidRPr="00D14305">
        <w:rPr>
          <w:rFonts w:eastAsiaTheme="minorEastAsia"/>
          <w:i/>
          <w:lang w:val="en-US"/>
        </w:rPr>
        <w:t>i</w:t>
      </w:r>
      <w:proofErr w:type="spellEnd"/>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D177B1" w:rsidRPr="00D177B1">
        <w:t>(</w:t>
      </w:r>
      <w:r w:rsidR="00D177B1">
        <w:rPr>
          <w:noProof/>
        </w:rPr>
        <w:t>2</w:t>
      </w:r>
      <w:r w:rsidR="00D177B1">
        <w:t>.</w:t>
      </w:r>
      <w:r w:rsidR="00D177B1">
        <w:rPr>
          <w:noProof/>
        </w:rPr>
        <w:t>49</w:t>
      </w:r>
      <w:r w:rsidR="00D177B1">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w:t>
      </w:r>
      <w:proofErr w:type="gramStart"/>
      <w:r>
        <w:rPr>
          <w:rFonts w:eastAsiaTheme="minorEastAsia"/>
        </w:rPr>
        <w:t>ПО</w:t>
      </w:r>
      <w:proofErr w:type="gramEnd"/>
      <w:r>
        <w:rPr>
          <w:rFonts w:eastAsiaTheme="minorEastAsia"/>
        </w:rPr>
        <w:t xml:space="preserve">) </w:t>
      </w:r>
      <w:proofErr w:type="gramStart"/>
      <w:r>
        <w:rPr>
          <w:rFonts w:eastAsiaTheme="minorEastAsia"/>
        </w:rPr>
        <w:t>для</w:t>
      </w:r>
      <w:proofErr w:type="gramEnd"/>
      <w:r>
        <w:rPr>
          <w:rFonts w:eastAsiaTheme="minorEastAsia"/>
        </w:rPr>
        <w:t xml:space="preserve">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w:t>
      </w:r>
      <w:proofErr w:type="gramStart"/>
      <w:r>
        <w:rPr>
          <w:rFonts w:eastAsiaTheme="minorEastAsia"/>
        </w:rPr>
        <w:t>с</w:t>
      </w:r>
      <w:proofErr w:type="gramEnd"/>
      <w:r>
        <w:rPr>
          <w:rFonts w:eastAsiaTheme="minorEastAsia"/>
        </w:rPr>
        <w:t xml:space="preserve">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участвующих в задаче. Если к</w:t>
      </w:r>
      <w:proofErr w:type="spellStart"/>
      <w:r w:rsidRPr="00D14342">
        <w:rPr>
          <w:rFonts w:eastAsiaTheme="minorEastAsia"/>
        </w:rPr>
        <w:t>акой</w:t>
      </w:r>
      <w:proofErr w:type="spellEnd"/>
      <w:r w:rsidRPr="00D14342">
        <w:rPr>
          <w:rFonts w:eastAsiaTheme="minorEastAsia"/>
        </w:rPr>
        <w:t xml:space="preserve">-то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End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D177B1" w:rsidRPr="00D177B1">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w:t>
      </w:r>
      <w:proofErr w:type="spellStart"/>
      <w:r>
        <w:rPr>
          <w:rFonts w:eastAsiaTheme="minorEastAsia"/>
        </w:rPr>
        <w:t>минимизируемые</w:t>
      </w:r>
      <w:proofErr w:type="spellEnd"/>
      <w:r>
        <w:rPr>
          <w:rFonts w:eastAsiaTheme="minorEastAsia"/>
        </w:rPr>
        <w:t xml:space="preserve">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25</w:t>
      </w:r>
      <w:r w:rsidR="00D177B1">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26</w:t>
      </w:r>
      <w:r w:rsidR="00D177B1">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30</w:t>
      </w:r>
      <w:r w:rsidR="00D177B1">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End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D177B1" w:rsidRPr="00D177B1">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507334"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102" w:name="_Ref38863875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50</w:t>
            </w:r>
            <w:r w:rsidR="00AB3649">
              <w:rPr>
                <w:noProof/>
              </w:rPr>
              <w:fldChar w:fldCharType="end"/>
            </w:r>
            <w:r>
              <w:t>)</w:t>
            </w:r>
            <w:bookmarkEnd w:id="102"/>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End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D177B1" w:rsidRPr="00D177B1">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End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D177B1" w:rsidRPr="00D177B1">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D177B1">
        <w:rPr>
          <w:noProof/>
        </w:rPr>
        <w:t>2</w:t>
      </w:r>
      <w:r w:rsidR="00D177B1">
        <w:t>.</w:t>
      </w:r>
      <w:r w:rsidR="00D177B1">
        <w:rPr>
          <w:noProof/>
        </w:rPr>
        <w:t>3</w:t>
      </w:r>
      <w:r w:rsidR="009E1450">
        <w:rPr>
          <w:rFonts w:eastAsiaTheme="minorEastAsia"/>
        </w:rPr>
        <w:fldChar w:fldCharType="end"/>
      </w:r>
      <w:r>
        <w:rPr>
          <w:rFonts w:eastAsiaTheme="minorEastAsia"/>
        </w:rPr>
        <w:t>.</w:t>
      </w:r>
    </w:p>
    <w:commentRangeStart w:id="103"/>
    <w:p w:rsidR="00505B7C" w:rsidRDefault="00546510" w:rsidP="00505B7C">
      <w:pPr>
        <w:keepNext/>
        <w:jc w:val="center"/>
      </w:pPr>
      <w:r>
        <w:object w:dxaOrig="5988" w:dyaOrig="7134">
          <v:shape id="_x0000_i1026" type="#_x0000_t75" style="width:299.1pt;height:356.35pt" o:ole="">
            <v:imagedata r:id="rId18" o:title=""/>
          </v:shape>
          <o:OLEObject Type="Embed" ProgID="Visio.Drawing.11" ShapeID="_x0000_i1026" DrawAspect="Content" ObjectID="_1463049415" r:id="rId19"/>
        </w:object>
      </w:r>
      <w:commentRangeEnd w:id="103"/>
    </w:p>
    <w:p w:rsidR="00505B7C" w:rsidRDefault="00505B7C" w:rsidP="00505B7C">
      <w:pPr>
        <w:pStyle w:val="af"/>
        <w:jc w:val="center"/>
      </w:pPr>
      <w:r>
        <w:t xml:space="preserve">Рис. </w:t>
      </w:r>
      <w:bookmarkStart w:id="104" w:name="pic_pareto_set_min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3</w:t>
      </w:r>
      <w:r w:rsidR="00AB740B">
        <w:fldChar w:fldCharType="end"/>
      </w:r>
      <w:bookmarkEnd w:id="104"/>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250034" w:rsidP="00546510">
      <w:pPr>
        <w:jc w:val="center"/>
        <w:rPr>
          <w:rFonts w:eastAsiaTheme="minorEastAsia"/>
        </w:rPr>
      </w:pPr>
      <w:r>
        <w:rPr>
          <w:rStyle w:val="a8"/>
        </w:rPr>
        <w:commentReference w:id="103"/>
      </w: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D177B1" w:rsidRPr="00D177B1">
        <w:t>(</w:t>
      </w:r>
      <w:r w:rsidR="00D177B1">
        <w:rPr>
          <w:noProof/>
        </w:rPr>
        <w:t>2</w:t>
      </w:r>
      <w:r w:rsidR="00D177B1">
        <w:t>.</w:t>
      </w:r>
      <w:r w:rsidR="00D177B1">
        <w:rPr>
          <w:noProof/>
        </w:rPr>
        <w:t>50</w:t>
      </w:r>
      <w:r w:rsidR="00D177B1">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proofErr w:type="spellStart"/>
      <w:r w:rsidRPr="00110FB8">
        <w:rPr>
          <w:rFonts w:eastAsiaTheme="minorEastAsia"/>
          <w:i/>
          <w:szCs w:val="22"/>
          <w:lang w:val="en-US"/>
        </w:rPr>
        <w:t>i</w:t>
      </w:r>
      <w:proofErr w:type="spellEnd"/>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proofErr w:type="spellStart"/>
      <w:r w:rsidRPr="00110FB8">
        <w:rPr>
          <w:rFonts w:eastAsiaTheme="minorEastAsia"/>
          <w:i/>
          <w:lang w:val="en-US"/>
        </w:rPr>
        <w:t>i</w:t>
      </w:r>
      <w:proofErr w:type="spellEnd"/>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507334"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51</w:t>
            </w:r>
            <w:r w:rsidR="00AB3649">
              <w:rPr>
                <w:noProof/>
              </w:rPr>
              <w:fldChar w:fldCharType="end"/>
            </w:r>
            <w:r>
              <w:t>)</w:t>
            </w:r>
          </w:p>
        </w:tc>
      </w:tr>
      <w:tr w:rsidR="00637587" w:rsidTr="0016575C">
        <w:tc>
          <w:tcPr>
            <w:tcW w:w="8330" w:type="dxa"/>
          </w:tcPr>
          <w:p w:rsidR="00637587" w:rsidRPr="008F7971" w:rsidRDefault="00507334"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52</w:t>
            </w:r>
            <w:r w:rsidR="00AB3649">
              <w:rPr>
                <w:noProof/>
              </w:rPr>
              <w:fldChar w:fldCharType="end"/>
            </w:r>
            <w:r>
              <w:t>)</w:t>
            </w:r>
          </w:p>
        </w:tc>
      </w:tr>
      <w:tr w:rsidR="00637587" w:rsidTr="0016575C">
        <w:tc>
          <w:tcPr>
            <w:tcW w:w="8330" w:type="dxa"/>
          </w:tcPr>
          <w:p w:rsidR="00637587" w:rsidRPr="008F7971" w:rsidRDefault="00507334"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53</w:t>
            </w:r>
            <w:r w:rsidR="00AB3649">
              <w:rPr>
                <w:noProof/>
              </w:rPr>
              <w:fldChar w:fldCharType="end"/>
            </w:r>
            <w:r>
              <w:t>)</w:t>
            </w:r>
          </w:p>
        </w:tc>
      </w:tr>
      <w:tr w:rsidR="00637587" w:rsidTr="000E391A">
        <w:tc>
          <w:tcPr>
            <w:tcW w:w="8330" w:type="dxa"/>
            <w:vAlign w:val="center"/>
          </w:tcPr>
          <w:p w:rsidR="00637587" w:rsidRPr="008F7971" w:rsidRDefault="00507334"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54</w:t>
            </w:r>
            <w:r w:rsidR="00AB3649">
              <w:rPr>
                <w:noProof/>
              </w:rPr>
              <w:fldChar w:fldCharType="end"/>
            </w:r>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proofErr w:type="spellStart"/>
      <w:r w:rsidRPr="00714C96">
        <w:rPr>
          <w:rFonts w:eastAsiaTheme="minorEastAsia"/>
          <w:i/>
          <w:lang w:val="en-US"/>
        </w:rPr>
        <w:t>i</w:t>
      </w:r>
      <w:proofErr w:type="spellEnd"/>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507334"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55</w:t>
            </w:r>
            <w:r w:rsidR="00AB3649">
              <w:rPr>
                <w:noProof/>
              </w:rPr>
              <w:fldChar w:fldCharType="end"/>
            </w:r>
            <w:r>
              <w:t>)</w:t>
            </w:r>
          </w:p>
        </w:tc>
      </w:tr>
      <w:tr w:rsidR="003354DD" w:rsidTr="003354DD">
        <w:tc>
          <w:tcPr>
            <w:tcW w:w="8330" w:type="dxa"/>
          </w:tcPr>
          <w:p w:rsidR="003354DD" w:rsidRPr="008F7971" w:rsidRDefault="00507334"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56</w:t>
            </w:r>
            <w:r w:rsidR="00AB3649">
              <w:rPr>
                <w:noProof/>
              </w:rPr>
              <w:fldChar w:fldCharType="end"/>
            </w:r>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D177B1" w:rsidRPr="00D177B1">
        <w:t>(</w:t>
      </w:r>
      <w:r w:rsidR="00D177B1">
        <w:rPr>
          <w:noProof/>
        </w:rPr>
        <w:t>2</w:t>
      </w:r>
      <w:r w:rsidR="00D177B1">
        <w:t>.</w:t>
      </w:r>
      <w:r w:rsidR="00D177B1">
        <w:rPr>
          <w:noProof/>
        </w:rPr>
        <w:t>50</w:t>
      </w:r>
      <w:r w:rsidR="00D177B1">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proofErr w:type="spellStart"/>
      <w:r w:rsidRPr="002A26E4">
        <w:rPr>
          <w:rFonts w:eastAsiaTheme="minorEastAsia"/>
          <w:i/>
          <w:lang w:val="en-US"/>
        </w:rPr>
        <w:t>i</w:t>
      </w:r>
      <w:proofErr w:type="spellEnd"/>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proofErr w:type="spellStart"/>
      <w:r w:rsidRPr="002A26E4">
        <w:rPr>
          <w:rFonts w:eastAsiaTheme="minorEastAsia"/>
          <w:i/>
          <w:lang w:val="en-US"/>
        </w:rPr>
        <w:t>i</w:t>
      </w:r>
      <w:proofErr w:type="spellEnd"/>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proofErr w:type="spellStart"/>
      <w:r w:rsidRPr="002A26E4">
        <w:rPr>
          <w:rFonts w:eastAsiaTheme="minorEastAsia"/>
          <w:i/>
          <w:lang w:val="en-US"/>
        </w:rPr>
        <w:t>i</w:t>
      </w:r>
      <w:r w:rsidRPr="002036A6">
        <w:rPr>
          <w:rFonts w:eastAsiaTheme="minorEastAsia"/>
          <w:i/>
          <w:vertAlign w:val="subscript"/>
          <w:lang w:val="en-US"/>
        </w:rPr>
        <w:t>l</w:t>
      </w:r>
      <w:proofErr w:type="spellEnd"/>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507334"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57</w:t>
            </w:r>
            <w:r w:rsidR="00AB3649">
              <w:rPr>
                <w:noProof/>
              </w:rPr>
              <w:fldChar w:fldCharType="end"/>
            </w:r>
            <w:r>
              <w:t>)</w:t>
            </w:r>
          </w:p>
        </w:tc>
      </w:tr>
      <w:tr w:rsidR="00B625DD" w:rsidTr="00B625DD">
        <w:tc>
          <w:tcPr>
            <w:tcW w:w="8330" w:type="dxa"/>
          </w:tcPr>
          <w:p w:rsidR="00B625DD" w:rsidRPr="008F7971" w:rsidRDefault="00507334"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58</w:t>
            </w:r>
            <w:r w:rsidR="00AB3649">
              <w:rPr>
                <w:noProof/>
              </w:rPr>
              <w:fldChar w:fldCharType="end"/>
            </w:r>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507334"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59</w:t>
            </w:r>
            <w:r w:rsidR="00AB3649">
              <w:rPr>
                <w:noProof/>
              </w:rPr>
              <w:fldChar w:fldCharType="end"/>
            </w:r>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w:t>
      </w:r>
      <w:commentRangeStart w:id="105"/>
      <w:r>
        <w:rPr>
          <w:rFonts w:eastAsiaTheme="minorEastAsia"/>
        </w:rPr>
        <w:t>пункт 4</w:t>
      </w:r>
      <w:commentRangeEnd w:id="105"/>
      <w:r>
        <w:rPr>
          <w:rStyle w:val="a8"/>
        </w:rPr>
        <w:commentReference w:id="105"/>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EndPr/>
        <w:sdtContent>
          <w:r w:rsidR="00075820">
            <w:fldChar w:fldCharType="begin"/>
          </w:r>
          <w:r w:rsidR="00075820">
            <w:instrText xml:space="preserve"> CITATION Сал72 \l 1049 </w:instrText>
          </w:r>
          <w:r w:rsidR="00075820">
            <w:fldChar w:fldCharType="separate"/>
          </w:r>
          <w:r w:rsidR="00D177B1">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End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D177B1" w:rsidRPr="00D177B1">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60</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507334"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61</w:t>
            </w:r>
            <w:r w:rsidR="00AB3649">
              <w:rPr>
                <w:noProof/>
              </w:rPr>
              <w:fldChar w:fldCharType="end"/>
            </w:r>
            <w:r>
              <w:t>)</w:t>
            </w:r>
          </w:p>
        </w:tc>
      </w:tr>
    </w:tbl>
    <w:p w:rsidR="00546510" w:rsidRDefault="00546510" w:rsidP="00546510">
      <w:pPr>
        <w:rPr>
          <w:rFonts w:eastAsiaTheme="minorEastAsia"/>
        </w:rPr>
      </w:pPr>
      <w:r>
        <w:rPr>
          <w:rFonts w:eastAsiaTheme="minorEastAsia"/>
        </w:rPr>
        <w:t xml:space="preserve">Кроме этого, на </w:t>
      </w:r>
      <w:proofErr w:type="spellStart"/>
      <w:r>
        <w:rPr>
          <w:rFonts w:eastAsiaTheme="minorEastAsia"/>
        </w:rPr>
        <w:t>критериальном</w:t>
      </w:r>
      <w:proofErr w:type="spellEnd"/>
      <w:r>
        <w:rPr>
          <w:rFonts w:eastAsiaTheme="minorEastAsia"/>
        </w:rPr>
        <w:t xml:space="preserve">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 xml:space="preserve">Будем </w:t>
      </w:r>
      <w:commentRangeStart w:id="106"/>
      <w:r>
        <w:rPr>
          <w:rFonts w:eastAsiaTheme="minorEastAsia"/>
        </w:rPr>
        <w:t>использовать квадратичную метрику</w:t>
      </w:r>
      <w:commentRangeEnd w:id="106"/>
      <w:r>
        <w:rPr>
          <w:rStyle w:val="a8"/>
        </w:rPr>
        <w:commentReference w:id="106"/>
      </w:r>
      <w:r>
        <w:rPr>
          <w:rFonts w:eastAsiaTheme="minorEastAsia"/>
        </w:rPr>
        <w:t>,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62</w:t>
            </w:r>
            <w:r w:rsidR="00AB3649">
              <w:rPr>
                <w:noProof/>
              </w:rPr>
              <w:fldChar w:fldCharType="end"/>
            </w:r>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End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D177B1" w:rsidRPr="00D177B1">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507334"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63</w:t>
            </w:r>
            <w:r w:rsidR="00AB3649">
              <w:rPr>
                <w:noProof/>
              </w:rPr>
              <w:fldChar w:fldCharType="end"/>
            </w:r>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D177B1">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D177B1">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7" w:name="_Toc389304223"/>
      <w:r w:rsidRPr="00522E27">
        <w:t>Алгоритм решения многокритериальной оптимизационной задачи</w:t>
      </w:r>
      <w:bookmarkEnd w:id="107"/>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D177B1">
        <w:t>2.3</w:t>
      </w:r>
      <w:r w:rsidR="006D7C4C">
        <w:fldChar w:fldCharType="end"/>
      </w:r>
      <w:r w:rsidR="006D7C4C">
        <w:t xml:space="preserve"> </w:t>
      </w:r>
      <w:r>
        <w:t>метода.</w:t>
      </w:r>
    </w:p>
    <w:p w:rsidR="00546510" w:rsidRPr="00522E27" w:rsidRDefault="00546510" w:rsidP="00522E27">
      <w:pPr>
        <w:pStyle w:val="3"/>
      </w:pPr>
      <w:bookmarkStart w:id="108" w:name="_Ref388991491"/>
      <w:bookmarkStart w:id="109" w:name="_Ref388991520"/>
      <w:bookmarkStart w:id="110" w:name="_Ref388991694"/>
      <w:bookmarkStart w:id="111" w:name="_Ref388991745"/>
      <w:bookmarkStart w:id="112" w:name="_Ref388991829"/>
      <w:bookmarkStart w:id="113" w:name="_Toc389304224"/>
      <w:r w:rsidRPr="00522E27">
        <w:t>Алгоритм прямых выборочных процедур с уменьшением интервала поиска</w:t>
      </w:r>
      <w:bookmarkEnd w:id="108"/>
      <w:bookmarkEnd w:id="109"/>
      <w:bookmarkEnd w:id="110"/>
      <w:bookmarkEnd w:id="111"/>
      <w:bookmarkEnd w:id="112"/>
      <w:bookmarkEnd w:id="113"/>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D177B1">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D177B1">
        <w:rPr>
          <w:noProof/>
        </w:rPr>
        <w:t>2</w:t>
      </w:r>
      <w:r w:rsidR="00D177B1">
        <w:t>.</w:t>
      </w:r>
      <w:r w:rsidR="00D177B1">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14" w:name="tbl_common_opt_task_data"/>
      <w:r w:rsidR="00147D1E">
        <w:fldChar w:fldCharType="begin"/>
      </w:r>
      <w:r w:rsidR="00147D1E">
        <w:instrText xml:space="preserve"> STYLEREF 1 \s </w:instrText>
      </w:r>
      <w:r w:rsidR="00147D1E">
        <w:fldChar w:fldCharType="separate"/>
      </w:r>
      <w:r w:rsidR="00D177B1">
        <w:rPr>
          <w:noProof/>
        </w:rPr>
        <w:t>2</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22</w:t>
      </w:r>
      <w:r w:rsidR="00AB3649">
        <w:rPr>
          <w:noProof/>
        </w:rPr>
        <w:fldChar w:fldCharType="end"/>
      </w:r>
      <w:bookmarkEnd w:id="114"/>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507334"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507334"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507334"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64</w:t>
            </w:r>
            <w:r w:rsidR="00AB3649">
              <w:rPr>
                <w:noProof/>
              </w:rPr>
              <w:fldChar w:fldCharType="end"/>
            </w:r>
            <w:r>
              <w:t>)</w:t>
            </w:r>
          </w:p>
        </w:tc>
      </w:tr>
    </w:tbl>
    <w:p w:rsidR="00546510" w:rsidRPr="006A5F4C" w:rsidRDefault="00546510" w:rsidP="00546510">
      <w:pPr>
        <w:rPr>
          <w:i/>
        </w:rPr>
      </w:pPr>
      <w:r>
        <w:t xml:space="preserve">где </w:t>
      </w:r>
      <w:proofErr w:type="spellStart"/>
      <w:r w:rsidRPr="00FC6DF8">
        <w:rPr>
          <w:i/>
          <w:lang w:val="en-US"/>
        </w:rPr>
        <w:t>eps</w:t>
      </w:r>
      <w:proofErr w:type="spellEnd"/>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proofErr w:type="spellStart"/>
      <w:r w:rsidRPr="00FC6DF8">
        <w:rPr>
          <w:i/>
          <w:lang w:val="en-US"/>
        </w:rPr>
        <w:t>i</w:t>
      </w:r>
      <w:proofErr w:type="spellEnd"/>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65</w:t>
            </w:r>
            <w:r w:rsidR="00AB3649">
              <w:rPr>
                <w:noProof/>
              </w:rPr>
              <w:fldChar w:fldCharType="end"/>
            </w:r>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66</w:t>
            </w:r>
            <w:r w:rsidR="00AB3649">
              <w:rPr>
                <w:noProof/>
              </w:rPr>
              <w:fldChar w:fldCharType="end"/>
            </w:r>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507334"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67</w:t>
            </w:r>
            <w:r w:rsidR="00AB3649">
              <w:rPr>
                <w:noProof/>
              </w:rPr>
              <w:fldChar w:fldCharType="end"/>
            </w:r>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Векторы оптимальных решений</w:t>
      </w:r>
      <w:proofErr w:type="gramStart"/>
      <w: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w:t>
      </w:r>
      <w:proofErr w:type="gramEnd"/>
      <w:r>
        <w:t>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507334"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68</w:t>
            </w:r>
            <w:r w:rsidR="00AB3649">
              <w:rPr>
                <w:noProof/>
              </w:rPr>
              <w:fldChar w:fldCharType="end"/>
            </w:r>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507334"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69</w:t>
            </w:r>
            <w:r w:rsidR="00AB3649">
              <w:rPr>
                <w:noProof/>
              </w:rPr>
              <w:fldChar w:fldCharType="end"/>
            </w:r>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D177B1">
        <w:rPr>
          <w:noProof/>
        </w:rPr>
        <w:t>2</w:t>
      </w:r>
      <w:r w:rsidR="00D177B1">
        <w:t>.</w:t>
      </w:r>
      <w:r w:rsidR="00D177B1">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5" w:name="_Ref388991839"/>
      <w:bookmarkStart w:id="116" w:name="_Toc389304225"/>
      <w:r w:rsidRPr="00522E27">
        <w:t>Модификация алгоритма прямых выборочных процедур с уменьшением интервала поиска</w:t>
      </w:r>
      <w:bookmarkEnd w:id="115"/>
      <w:bookmarkEnd w:id="116"/>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D177B1">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D177B1">
        <w:t>1.1</w:t>
      </w:r>
      <w:r w:rsidR="00CB45AF">
        <w:fldChar w:fldCharType="end"/>
      </w:r>
      <w:r w:rsidR="00CB45AF">
        <w:t xml:space="preserve"> </w:t>
      </w:r>
      <w:r>
        <w:t>задачи оптимизации в данный алгоритм необходимо внести модификации.</w:t>
      </w:r>
    </w:p>
    <w:p w:rsidR="00546510" w:rsidRDefault="00546510" w:rsidP="00546510">
      <w:proofErr w:type="gramStart"/>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D177B1">
        <w:t>1.1</w:t>
      </w:r>
      <w:r w:rsidR="00CB45AF">
        <w:fldChar w:fldCharType="end"/>
      </w:r>
      <w:r w:rsidR="00CB45AF">
        <w:t xml:space="preserve">), </w:t>
      </w:r>
      <w:r>
        <w:t xml:space="preserve">каждый из котлоагрегатов, находящихся в составе очереди «90 </w:t>
      </w:r>
      <w:proofErr w:type="spellStart"/>
      <w:r>
        <w:t>ата</w:t>
      </w:r>
      <w:proofErr w:type="spellEnd"/>
      <w:r>
        <w:t>»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roofErr w:type="gramEnd"/>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D177B1">
        <w:rPr>
          <w:noProof/>
        </w:rPr>
        <w:t>2</w:t>
      </w:r>
      <w:r w:rsidR="00D177B1">
        <w:t>.</w:t>
      </w:r>
      <w:r w:rsidR="00D177B1">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proofErr w:type="gramStart"/>
      <w:r w:rsidRPr="00FF5E6B">
        <w:rPr>
          <w:b/>
          <w:lang w:val="en-US"/>
        </w:rPr>
        <w:t>K</w:t>
      </w:r>
      <w:r w:rsidRPr="00FF5E6B">
        <w:rPr>
          <w:b/>
        </w:rPr>
        <w:t>2</w:t>
      </w:r>
      <w:r w:rsidRPr="00FF5E6B">
        <w:t xml:space="preserve"> </w:t>
      </w:r>
      <w:proofErr w:type="gramEnd"/>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xml:space="preserve">, - данная комбинация </w:t>
      </w:r>
      <w:proofErr w:type="gramStart"/>
      <w:r>
        <w:t>работающих</w:t>
      </w:r>
      <w:proofErr w:type="gramEnd"/>
      <w:r>
        <w:t xml:space="preserve"> котлоагрегатов является допустимой.</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D177B1">
        <w:t xml:space="preserve">2.4.1 </w:t>
      </w:r>
      <w:proofErr w:type="spellStart"/>
      <w:r w:rsidR="00D177B1">
        <w:t>выше</w:t>
      </w:r>
      <w:r w:rsidR="00CA2647">
        <w:fldChar w:fldCharType="end"/>
      </w:r>
      <w:r>
        <w:t>алгоритму</w:t>
      </w:r>
      <w:proofErr w:type="spellEnd"/>
      <w:r>
        <w:t xml:space="preserve">,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507334"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507334"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507334"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D177B1">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507334"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70</w:t>
            </w:r>
            <w:r w:rsidR="00AB3649">
              <w:rPr>
                <w:noProof/>
              </w:rPr>
              <w:fldChar w:fldCharType="end"/>
            </w:r>
            <w:r>
              <w:t>)</w:t>
            </w:r>
          </w:p>
        </w:tc>
      </w:tr>
    </w:tbl>
    <w:p w:rsidR="00546510" w:rsidRPr="00EF4410" w:rsidRDefault="00507334"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w:t>
      </w:r>
      <w:proofErr w:type="gramStart"/>
      <w:r>
        <w:rPr>
          <w:szCs w:val="22"/>
        </w:rPr>
        <w:t>которую</w:t>
      </w:r>
      <w:proofErr w:type="gramEnd"/>
      <w:r>
        <w:rPr>
          <w:szCs w:val="22"/>
        </w:rPr>
        <w:t xml:space="preserve">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 xml:space="preserve">нагружены на столько, что могут выполнить (или перевыполнить) план по </w:t>
      </w:r>
      <w:proofErr w:type="gramStart"/>
      <w:r>
        <w:rPr>
          <w:lang w:val="ru-RU"/>
        </w:rPr>
        <w:t>суммарной</w:t>
      </w:r>
      <w:proofErr w:type="gramEnd"/>
      <w:r>
        <w:rPr>
          <w:lang w:val="ru-RU"/>
        </w:rPr>
        <w:t xml:space="preserve">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F8368E">
        <w:rPr>
          <w:i/>
          <w:szCs w:val="24"/>
        </w:rPr>
        <w:t>n</w:t>
      </w:r>
      <w:r w:rsidRPr="0045205B">
        <w:rPr>
          <w:szCs w:val="24"/>
          <w:lang w:val="ru-RU"/>
        </w:rPr>
        <w:t>-</w:t>
      </w:r>
      <w:proofErr w:type="spellStart"/>
      <w:r>
        <w:rPr>
          <w:szCs w:val="24"/>
          <w:lang w:val="ru-RU"/>
        </w:rPr>
        <w:t>ый</w:t>
      </w:r>
      <w:proofErr w:type="spellEnd"/>
      <w:r>
        <w:rPr>
          <w:szCs w:val="24"/>
          <w:lang w:val="ru-RU"/>
        </w:rPr>
        <w:t xml:space="preserve">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F8368E">
        <w:rPr>
          <w:i/>
          <w:szCs w:val="24"/>
        </w:rPr>
        <w:t>n</w:t>
      </w:r>
      <w:r w:rsidRPr="000C309A">
        <w:rPr>
          <w:szCs w:val="24"/>
          <w:lang w:val="ru-RU"/>
        </w:rPr>
        <w:t>-</w:t>
      </w:r>
      <w:proofErr w:type="spellStart"/>
      <w:r>
        <w:rPr>
          <w:szCs w:val="24"/>
          <w:lang w:val="ru-RU"/>
        </w:rPr>
        <w:t>ый</w:t>
      </w:r>
      <w:proofErr w:type="spellEnd"/>
      <w:r>
        <w:rPr>
          <w:szCs w:val="24"/>
          <w:lang w:val="ru-RU"/>
        </w:rPr>
        <w:t xml:space="preserve">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Pr="00046EA9" w:rsidRDefault="00546510" w:rsidP="00546510">
      <w:pPr>
        <w:rPr>
          <w:i/>
          <w:lang w:val="en-US"/>
        </w:rPr>
      </w:pPr>
      <w:r w:rsidRPr="004F1C1B">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sidRPr="00032CF6">
        <w:rPr>
          <w:i/>
        </w:rPr>
        <w:t xml:space="preserve"> = </w:t>
      </w:r>
      <w:proofErr w:type="spellStart"/>
      <w:r>
        <w:rPr>
          <w:i/>
          <w:lang w:val="en-US"/>
        </w:rPr>
        <w:t>i</w:t>
      </w:r>
      <w:proofErr w:type="spellEnd"/>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D177B1">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D177B1">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D177B1">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D177B1">
        <w:rPr>
          <w:noProof/>
        </w:rPr>
        <w:t>2</w:t>
      </w:r>
      <w:r w:rsidR="00D177B1">
        <w:t>.</w:t>
      </w:r>
      <w:r w:rsidR="00D177B1">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D177B1">
        <w:rPr>
          <w:noProof/>
        </w:rPr>
        <w:t>2</w:t>
      </w:r>
      <w:r w:rsidR="00D177B1">
        <w:t>.</w:t>
      </w:r>
      <w:r w:rsidR="00D177B1">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D177B1">
        <w:rPr>
          <w:noProof/>
        </w:rPr>
        <w:t>2</w:t>
      </w:r>
      <w:r w:rsidR="00D177B1">
        <w:t>.</w:t>
      </w:r>
      <w:r w:rsidR="00D177B1">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0.7pt;height:662.85pt" o:ole="">
            <v:imagedata r:id="rId20" o:title=""/>
          </v:shape>
          <o:OLEObject Type="Embed" ProgID="Visio.Drawing.11" ShapeID="_x0000_i1027" DrawAspect="Content" ObjectID="_1463049416" r:id="rId21"/>
        </w:object>
      </w:r>
    </w:p>
    <w:p w:rsidR="00546510" w:rsidRPr="00032CF6" w:rsidRDefault="00211E28" w:rsidP="00211E28">
      <w:pPr>
        <w:pStyle w:val="af"/>
      </w:pPr>
      <w:r>
        <w:t xml:space="preserve">Рис. </w:t>
      </w:r>
      <w:bookmarkStart w:id="117" w:name="pic_common_vector_set_schema"/>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4</w:t>
      </w:r>
      <w:r w:rsidR="00AB740B">
        <w:fldChar w:fldCharType="end"/>
      </w:r>
      <w:bookmarkEnd w:id="117"/>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1.2pt;height:689.25pt" o:ole="">
            <v:imagedata r:id="rId22" o:title=""/>
          </v:shape>
          <o:OLEObject Type="Embed" ProgID="Visio.Drawing.11" ShapeID="_x0000_i1028" DrawAspect="Content" ObjectID="_1463049417" r:id="rId23"/>
        </w:object>
      </w:r>
    </w:p>
    <w:p w:rsidR="00546510" w:rsidRDefault="00C45ABF" w:rsidP="00835992">
      <w:pPr>
        <w:pStyle w:val="af"/>
      </w:pPr>
      <w:r>
        <w:t xml:space="preserve">Рис. </w:t>
      </w:r>
      <w:bookmarkStart w:id="118" w:name="pic_local_opt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5</w:t>
      </w:r>
      <w:r w:rsidR="00AB740B">
        <w:fldChar w:fldCharType="end"/>
      </w:r>
      <w:bookmarkEnd w:id="118"/>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35pt;height:596.7pt" o:ole="">
            <v:imagedata r:id="rId24" o:title=""/>
          </v:shape>
          <o:OLEObject Type="Embed" ProgID="Visio.Drawing.11" ShapeID="_x0000_i1029" DrawAspect="Content" ObjectID="_1463049418" r:id="rId25"/>
        </w:object>
      </w:r>
    </w:p>
    <w:p w:rsidR="00835992" w:rsidRPr="00F62E4E" w:rsidRDefault="00835992" w:rsidP="00835992">
      <w:pPr>
        <w:ind w:firstLine="0"/>
        <w:jc w:val="center"/>
      </w:pPr>
      <w:r>
        <w:t xml:space="preserve">Рис. </w:t>
      </w:r>
      <w:bookmarkStart w:id="119" w:name="pic_direct_sampl_proc_mod"/>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6</w:t>
      </w:r>
      <w:r w:rsidR="00AB740B">
        <w:fldChar w:fldCharType="end"/>
      </w:r>
      <w:bookmarkEnd w:id="119"/>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161E76" w:rsidRPr="00B07A4B" w:rsidRDefault="00161E76" w:rsidP="00161E76">
      <w:pPr>
        <w:pStyle w:val="1"/>
      </w:pPr>
      <w:bookmarkStart w:id="120" w:name="_Toc389304226"/>
      <w:r>
        <w:lastRenderedPageBreak/>
        <w:t>Технологический раздел</w:t>
      </w:r>
      <w:bookmarkEnd w:id="120"/>
    </w:p>
    <w:p w:rsidR="00161E76" w:rsidRDefault="003E5AD3" w:rsidP="003E5AD3">
      <w:pPr>
        <w:pStyle w:val="2"/>
        <w:rPr>
          <w:lang w:val="ru-RU"/>
        </w:rPr>
      </w:pPr>
      <w:bookmarkStart w:id="121" w:name="_Toc389304227"/>
      <w:r>
        <w:t>Выбор и обоснование технологии разработки программного комплекса</w:t>
      </w:r>
      <w:bookmarkEnd w:id="121"/>
    </w:p>
    <w:p w:rsidR="003E5AD3" w:rsidRDefault="003E5AD3" w:rsidP="003E5AD3">
      <w:pPr>
        <w:pStyle w:val="2"/>
        <w:rPr>
          <w:lang w:val="ru-RU"/>
        </w:rPr>
      </w:pPr>
      <w:bookmarkStart w:id="122" w:name="_Toc389304228"/>
      <w:r>
        <w:t>Проектирование программного комплекса</w:t>
      </w:r>
      <w:bookmarkEnd w:id="122"/>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Pr="00237CC3" w:rsidRDefault="00237CC3" w:rsidP="00237CC3"/>
    <w:p w:rsidR="003E5AD3" w:rsidRDefault="003E5AD3" w:rsidP="003E5AD3">
      <w:pPr>
        <w:pStyle w:val="3"/>
      </w:pPr>
      <w:bookmarkStart w:id="123" w:name="_Toc389304229"/>
      <w:r>
        <w:lastRenderedPageBreak/>
        <w:t>Диаграммы пакетов разработанного программного комплекса</w:t>
      </w:r>
      <w:bookmarkEnd w:id="123"/>
    </w:p>
    <w:p w:rsidR="00237CC3" w:rsidRDefault="00237CC3" w:rsidP="00237CC3">
      <w:r>
        <w:t xml:space="preserve">В данном разделе приводятся диаграммы классов и описание основных пакетов разработанного программного комплекса. </w:t>
      </w:r>
    </w:p>
    <w:p w:rsidR="00237CC3" w:rsidRPr="004A784B" w:rsidRDefault="00237CC3" w:rsidP="00237CC3">
      <w:r>
        <w:t xml:space="preserve">На рисунке </w:t>
      </w:r>
      <w:r>
        <w:fldChar w:fldCharType="begin"/>
      </w:r>
      <w:r>
        <w:instrText xml:space="preserve"> REF pic_class_diagr_boiler \h </w:instrText>
      </w:r>
      <w:r>
        <w:fldChar w:fldCharType="separate"/>
      </w:r>
      <w:r w:rsidR="00D177B1">
        <w:rPr>
          <w:noProof/>
        </w:rPr>
        <w:t>3</w:t>
      </w:r>
      <w:r w:rsidR="00D177B1">
        <w:t>.</w:t>
      </w:r>
      <w:r w:rsidR="00D177B1">
        <w:rPr>
          <w:noProof/>
        </w:rPr>
        <w:t>1</w:t>
      </w:r>
      <w:r>
        <w:fldChar w:fldCharType="end"/>
      </w:r>
      <w:r w:rsidRPr="00AA66C3">
        <w:t xml:space="preserve"> </w:t>
      </w:r>
      <w:r>
        <w:t>ниже представлена диаграмма классов для пакета расчета расхода топлива котлоагрегатом.</w:t>
      </w:r>
    </w:p>
    <w:p w:rsidR="00237CC3" w:rsidRPr="00F97665" w:rsidRDefault="00CF71ED" w:rsidP="00237CC3">
      <w:r>
        <w:rPr>
          <w:noProof/>
          <w:lang w:eastAsia="ru-RU"/>
        </w:rPr>
        <w:drawing>
          <wp:anchor distT="0" distB="0" distL="114300" distR="114300" simplePos="0" relativeHeight="251667968" behindDoc="1" locked="0" layoutInCell="1" allowOverlap="1" wp14:anchorId="7E199D52" wp14:editId="37B546EE">
            <wp:simplePos x="0" y="0"/>
            <wp:positionH relativeFrom="column">
              <wp:posOffset>236220</wp:posOffset>
            </wp:positionH>
            <wp:positionV relativeFrom="paragraph">
              <wp:posOffset>23495</wp:posOffset>
            </wp:positionV>
            <wp:extent cx="6819900" cy="6924675"/>
            <wp:effectExtent l="0" t="0" r="0" b="9525"/>
            <wp:wrapTight wrapText="bothSides">
              <wp:wrapPolygon edited="0">
                <wp:start x="0" y="0"/>
                <wp:lineTo x="0" y="21570"/>
                <wp:lineTo x="21540" y="21570"/>
                <wp:lineTo x="21540" y="0"/>
                <wp:lineTo x="0" y="0"/>
              </wp:wrapPolygon>
            </wp:wrapTight>
            <wp:docPr id="15" name="Рисунок 15" descr="D:\github\diplom\javafx_ws\BoilerStationMCO\uml\bo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github\diplom\javafx_ws\BoilerStationMCO\uml\boil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9900" cy="692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68992" behindDoc="0" locked="0" layoutInCell="1" allowOverlap="1" wp14:anchorId="406EE0C4" wp14:editId="78B1A3E7">
                <wp:simplePos x="0" y="0"/>
                <wp:positionH relativeFrom="column">
                  <wp:posOffset>453390</wp:posOffset>
                </wp:positionH>
                <wp:positionV relativeFrom="paragraph">
                  <wp:posOffset>7005320</wp:posOffset>
                </wp:positionV>
                <wp:extent cx="6819900" cy="635"/>
                <wp:effectExtent l="0" t="0" r="0" b="0"/>
                <wp:wrapTight wrapText="bothSides">
                  <wp:wrapPolygon edited="0">
                    <wp:start x="0" y="0"/>
                    <wp:lineTo x="0" y="21600"/>
                    <wp:lineTo x="21600" y="21600"/>
                    <wp:lineTo x="21600" y="0"/>
                  </wp:wrapPolygon>
                </wp:wrapTight>
                <wp:docPr id="17" name="Поле 17"/>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a:effectLst/>
                      </wps:spPr>
                      <wps:txbx>
                        <w:txbxContent>
                          <w:p w:rsidR="00237CC3" w:rsidRPr="00AB0BEA" w:rsidRDefault="00237CC3" w:rsidP="00237CC3">
                            <w:pPr>
                              <w:pStyle w:val="af"/>
                              <w:rPr>
                                <w:noProof/>
                                <w:szCs w:val="24"/>
                              </w:rPr>
                            </w:pPr>
                            <w:r>
                              <w:t xml:space="preserve">Рис. </w:t>
                            </w:r>
                            <w:bookmarkStart w:id="124" w:name="pic_class_diagr_boiler"/>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1</w:t>
                            </w:r>
                            <w:r w:rsidR="00AB740B">
                              <w:fldChar w:fldCharType="end"/>
                            </w:r>
                            <w:bookmarkEnd w:id="124"/>
                            <w:r>
                              <w:t xml:space="preserve"> Диаграмма </w:t>
                            </w:r>
                            <w:proofErr w:type="gramStart"/>
                            <w:r>
                              <w:t>классов пакета расчета расхода топлива</w:t>
                            </w:r>
                            <w:proofErr w:type="gramEnd"/>
                            <w:r>
                              <w:t xml:space="preserve">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7" o:spid="_x0000_s1027" type="#_x0000_t202" style="position:absolute;left:0;text-align:left;margin-left:35.7pt;margin-top:551.6pt;width:53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" stroked="f">
                <v:textbox style="mso-fit-shape-to-text:t" inset="0,0,0,0">
                  <w:txbxContent>
                    <w:p w:rsidR="00237CC3" w:rsidRPr="00AB0BEA" w:rsidRDefault="00237CC3" w:rsidP="00237CC3">
                      <w:pPr>
                        <w:pStyle w:val="af"/>
                        <w:rPr>
                          <w:noProof/>
                          <w:szCs w:val="24"/>
                        </w:rPr>
                      </w:pPr>
                      <w:r>
                        <w:t xml:space="preserve">Рис. </w:t>
                      </w:r>
                      <w:bookmarkStart w:id="125" w:name="pic_class_diagr_boiler"/>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1</w:t>
                      </w:r>
                      <w:r w:rsidR="00AB740B">
                        <w:fldChar w:fldCharType="end"/>
                      </w:r>
                      <w:bookmarkEnd w:id="125"/>
                      <w:r>
                        <w:t xml:space="preserve"> Диаграмма </w:t>
                      </w:r>
                      <w:proofErr w:type="gramStart"/>
                      <w:r>
                        <w:t>классов пакета расчета расхода топлива</w:t>
                      </w:r>
                      <w:proofErr w:type="gramEnd"/>
                      <w:r>
                        <w:t xml:space="preserve"> котлоагрегатом</w:t>
                      </w:r>
                    </w:p>
                  </w:txbxContent>
                </v:textbox>
                <w10:wrap type="tight"/>
              </v:shape>
            </w:pict>
          </mc:Fallback>
        </mc:AlternateContent>
      </w:r>
    </w:p>
    <w:p w:rsidR="00237CC3" w:rsidRDefault="00237CC3" w:rsidP="00237CC3"/>
    <w:p w:rsidR="00237CC3"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Default="00237CC3" w:rsidP="00237CC3"/>
    <w:p w:rsidR="00237CC3" w:rsidRDefault="00237CC3" w:rsidP="00237CC3">
      <w:pPr>
        <w:tabs>
          <w:tab w:val="left" w:pos="1755"/>
        </w:tabs>
      </w:pPr>
      <w:r>
        <w:lastRenderedPageBreak/>
        <w:t>Опишем подробнее основные классы, входящие в состав данного пакета.</w:t>
      </w:r>
    </w:p>
    <w:p w:rsidR="00237CC3" w:rsidRPr="000C3A57" w:rsidRDefault="00237CC3" w:rsidP="00237CC3">
      <w:pPr>
        <w:tabs>
          <w:tab w:val="left" w:pos="1755"/>
        </w:tabs>
        <w:ind w:firstLine="0"/>
        <w:rPr>
          <w:b/>
        </w:rPr>
      </w:pPr>
      <w:r w:rsidRPr="000C3A57">
        <w:rPr>
          <w:b/>
          <w:lang w:val="en-US"/>
        </w:rPr>
        <w:t>Decision</w:t>
      </w:r>
    </w:p>
    <w:p w:rsidR="00237CC3" w:rsidRDefault="00237CC3" w:rsidP="00237CC3">
      <w:r w:rsidRPr="000C3A57">
        <w:t xml:space="preserve"> </w:t>
      </w:r>
      <w:r>
        <w:t>Класс «</w:t>
      </w:r>
      <w:r>
        <w:rPr>
          <w:lang w:val="en-US"/>
        </w:rPr>
        <w:t>Decision</w:t>
      </w:r>
      <w:r>
        <w:t>»</w:t>
      </w:r>
      <w:r w:rsidRPr="000C3A57">
        <w:t xml:space="preserve"> </w:t>
      </w:r>
      <w:r>
        <w:t>представляет собой решение многокритериальной оптимизационной задачи. Он хранит в себе оптимальное значение целевой функции, состав котлоагрегатов очереди с оптимальным распределением паровых нагрузок между ними, а также оптимальный векторный критерий.</w:t>
      </w:r>
    </w:p>
    <w:p w:rsidR="00237CC3" w:rsidRPr="00DE18BC" w:rsidRDefault="00237CC3" w:rsidP="00237CC3">
      <w:pPr>
        <w:ind w:firstLine="0"/>
        <w:rPr>
          <w:b/>
        </w:rPr>
      </w:pPr>
      <w:proofErr w:type="spellStart"/>
      <w:r w:rsidRPr="00777306">
        <w:rPr>
          <w:b/>
          <w:lang w:val="en-US"/>
        </w:rPr>
        <w:t>BoilerStation</w:t>
      </w:r>
      <w:proofErr w:type="spellEnd"/>
    </w:p>
    <w:p w:rsidR="00237CC3" w:rsidRDefault="00237CC3" w:rsidP="00237CC3">
      <w:r>
        <w:t>Класс «</w:t>
      </w:r>
      <w:proofErr w:type="spellStart"/>
      <w:r>
        <w:rPr>
          <w:lang w:val="en-US"/>
        </w:rPr>
        <w:t>BoilerStation</w:t>
      </w:r>
      <w:proofErr w:type="spellEnd"/>
      <w:r>
        <w:t>» представляет собой очередь котлоагрегатов. Она хранит в себе текущий состав очереди, режим работы и паровую нагрузку для каждого из котлоагрегатов.</w:t>
      </w:r>
    </w:p>
    <w:p w:rsidR="00237CC3" w:rsidRPr="00DE18BC" w:rsidRDefault="00237CC3" w:rsidP="00237CC3">
      <w:pPr>
        <w:ind w:firstLine="0"/>
        <w:rPr>
          <w:b/>
        </w:rPr>
      </w:pPr>
      <w:proofErr w:type="spellStart"/>
      <w:r w:rsidRPr="001B17C1">
        <w:rPr>
          <w:b/>
          <w:lang w:val="en-US"/>
        </w:rPr>
        <w:t>BoilerStates</w:t>
      </w:r>
      <w:proofErr w:type="spellEnd"/>
    </w:p>
    <w:p w:rsidR="00237CC3" w:rsidRDefault="00237CC3" w:rsidP="00237CC3">
      <w:r>
        <w:t>Перечисление «</w:t>
      </w:r>
      <w:proofErr w:type="spellStart"/>
      <w:r>
        <w:rPr>
          <w:lang w:val="en-US"/>
        </w:rPr>
        <w:t>BoilerStates</w:t>
      </w:r>
      <w:proofErr w:type="spellEnd"/>
      <w:r>
        <w:t>» - это все возможные состояние работы котлоагрегатов очереди. Допускаются значения:</w:t>
      </w:r>
    </w:p>
    <w:p w:rsidR="00237CC3" w:rsidRDefault="00237CC3" w:rsidP="00237CC3">
      <w:pPr>
        <w:spacing w:line="240" w:lineRule="auto"/>
      </w:pPr>
      <w:r>
        <w:t xml:space="preserve">- </w:t>
      </w:r>
      <w:proofErr w:type="spellStart"/>
      <w:r>
        <w:t>неопределено</w:t>
      </w:r>
      <w:proofErr w:type="spellEnd"/>
      <w:r>
        <w:t>;</w:t>
      </w:r>
    </w:p>
    <w:p w:rsidR="00237CC3" w:rsidRDefault="00237CC3" w:rsidP="00237CC3">
      <w:pPr>
        <w:spacing w:line="240" w:lineRule="auto"/>
      </w:pPr>
      <w:r>
        <w:t>- работает на газе;</w:t>
      </w:r>
    </w:p>
    <w:p w:rsidR="00237CC3" w:rsidRDefault="00237CC3" w:rsidP="00237CC3">
      <w:pPr>
        <w:spacing w:line="240" w:lineRule="auto"/>
      </w:pPr>
      <w:r>
        <w:t>- работает на мазуте;</w:t>
      </w:r>
    </w:p>
    <w:p w:rsidR="00237CC3" w:rsidRDefault="00237CC3" w:rsidP="00237CC3">
      <w:pPr>
        <w:spacing w:line="240" w:lineRule="auto"/>
      </w:pPr>
      <w:r>
        <w:t>- выключен.</w:t>
      </w:r>
    </w:p>
    <w:p w:rsidR="00237CC3" w:rsidRPr="00DE18BC" w:rsidRDefault="00237CC3" w:rsidP="00237CC3">
      <w:pPr>
        <w:spacing w:line="240" w:lineRule="auto"/>
        <w:ind w:firstLine="0"/>
        <w:rPr>
          <w:b/>
        </w:rPr>
      </w:pPr>
      <w:proofErr w:type="spellStart"/>
      <w:r w:rsidRPr="00E12380">
        <w:rPr>
          <w:b/>
          <w:lang w:val="en-US"/>
        </w:rPr>
        <w:t>WorkMode</w:t>
      </w:r>
      <w:proofErr w:type="spellEnd"/>
    </w:p>
    <w:p w:rsidR="00237CC3" w:rsidRDefault="00237CC3" w:rsidP="00237CC3">
      <w:r>
        <w:t>Хранит текущий режим работы для очереди котлоагрегатов.</w:t>
      </w:r>
    </w:p>
    <w:p w:rsidR="00237CC3" w:rsidRPr="00DE18BC" w:rsidRDefault="00237CC3" w:rsidP="00237CC3">
      <w:pPr>
        <w:ind w:firstLine="0"/>
        <w:rPr>
          <w:b/>
        </w:rPr>
      </w:pPr>
      <w:r w:rsidRPr="00E12380">
        <w:rPr>
          <w:b/>
          <w:lang w:val="en-US"/>
        </w:rPr>
        <w:t>Boiler</w:t>
      </w:r>
    </w:p>
    <w:p w:rsidR="00237CC3" w:rsidRDefault="00237CC3" w:rsidP="00237CC3">
      <w:r>
        <w:t>Основной класс данного пакета. Представляет собой котлоагрегат очереди. Хранит текущее состояние котлоагрегата, его паровую нагрузку и режим работы, ограничения на допустимую паровую нагрузку, регрессионные зависимости для различных состояний данного котлоагрегата. Используется для определения величины расхода топлива котлоагрегатом при текущей конфигурации его работы.</w:t>
      </w:r>
    </w:p>
    <w:p w:rsidR="00237CC3" w:rsidRPr="00DE18BC" w:rsidRDefault="00237CC3" w:rsidP="00237CC3">
      <w:pPr>
        <w:ind w:firstLine="0"/>
        <w:rPr>
          <w:b/>
        </w:rPr>
      </w:pPr>
      <w:proofErr w:type="spellStart"/>
      <w:r w:rsidRPr="00F872DD">
        <w:rPr>
          <w:b/>
          <w:lang w:val="en-US"/>
        </w:rPr>
        <w:t>BoilerRegressionFunction</w:t>
      </w:r>
      <w:proofErr w:type="spellEnd"/>
    </w:p>
    <w:p w:rsidR="00237CC3" w:rsidRPr="003D3E89" w:rsidRDefault="00237CC3" w:rsidP="00237CC3">
      <w:r>
        <w:t xml:space="preserve">Используется для хранения регрессионных зависимостей котлоагрегата. Хранит в себе регрессионные зависимости для различных режимов работы котла. Реализует интерфейс </w:t>
      </w:r>
      <w:proofErr w:type="spellStart"/>
      <w:r w:rsidRPr="00F872DD">
        <w:rPr>
          <w:b/>
          <w:lang w:val="en-US"/>
        </w:rPr>
        <w:t>IBoilerRegressionFunction</w:t>
      </w:r>
      <w:proofErr w:type="spellEnd"/>
      <w:r w:rsidRPr="003D3E89">
        <w:t>.</w:t>
      </w:r>
    </w:p>
    <w:p w:rsidR="00237CC3" w:rsidRPr="003D3E89" w:rsidRDefault="00237CC3" w:rsidP="00237CC3">
      <w:r>
        <w:t>На рисунке</w:t>
      </w:r>
      <w:r w:rsidRPr="00975D2E">
        <w:t xml:space="preserve"> </w:t>
      </w:r>
      <w:r>
        <w:fldChar w:fldCharType="begin"/>
      </w:r>
      <w:r>
        <w:instrText xml:space="preserve"> REF pic_class_diagr_criteria \h </w:instrText>
      </w:r>
      <w:r>
        <w:fldChar w:fldCharType="separate"/>
      </w:r>
      <w:r w:rsidR="00D177B1">
        <w:rPr>
          <w:noProof/>
        </w:rPr>
        <w:t>3</w:t>
      </w:r>
      <w:r w:rsidR="00D177B1">
        <w:t>.</w:t>
      </w:r>
      <w:r w:rsidR="00D177B1">
        <w:rPr>
          <w:noProof/>
        </w:rPr>
        <w:t>2</w:t>
      </w:r>
      <w:r>
        <w:fldChar w:fldCharType="end"/>
      </w:r>
      <w:r>
        <w:t xml:space="preserve"> ниже представлена диаграмма классов для пакета выделенных критериев оптимизации (раздел </w:t>
      </w:r>
      <w:r>
        <w:fldChar w:fldCharType="begin"/>
      </w:r>
      <w:r>
        <w:instrText xml:space="preserve"> REF _Ref388559554 \r \h </w:instrText>
      </w:r>
      <w:r>
        <w:fldChar w:fldCharType="separate"/>
      </w:r>
      <w:r w:rsidR="00D177B1">
        <w:t>1.1</w:t>
      </w:r>
      <w:r>
        <w:fldChar w:fldCharType="end"/>
      </w:r>
      <w:r>
        <w:t>).</w:t>
      </w:r>
    </w:p>
    <w:p w:rsidR="00237CC3" w:rsidRDefault="00CF71ED" w:rsidP="00237CC3">
      <w:pPr>
        <w:tabs>
          <w:tab w:val="left" w:pos="1755"/>
        </w:tabs>
      </w:pPr>
      <w:r>
        <w:rPr>
          <w:noProof/>
          <w:lang w:eastAsia="ru-RU"/>
        </w:rPr>
        <w:lastRenderedPageBreak/>
        <w:drawing>
          <wp:anchor distT="0" distB="0" distL="114300" distR="114300" simplePos="0" relativeHeight="251670016" behindDoc="1" locked="0" layoutInCell="1" allowOverlap="1" wp14:anchorId="51E9D9EA" wp14:editId="1359CFBC">
            <wp:simplePos x="0" y="0"/>
            <wp:positionH relativeFrom="column">
              <wp:posOffset>234315</wp:posOffset>
            </wp:positionH>
            <wp:positionV relativeFrom="paragraph">
              <wp:posOffset>-8255</wp:posOffset>
            </wp:positionV>
            <wp:extent cx="5940425" cy="2965450"/>
            <wp:effectExtent l="0" t="0" r="3175" b="6350"/>
            <wp:wrapTight wrapText="bothSides">
              <wp:wrapPolygon edited="0">
                <wp:start x="0" y="0"/>
                <wp:lineTo x="0" y="21507"/>
                <wp:lineTo x="21542" y="21507"/>
                <wp:lineTo x="21542" y="0"/>
                <wp:lineTo x="0" y="0"/>
              </wp:wrapPolygon>
            </wp:wrapTight>
            <wp:docPr id="19" name="Рисунок 19" descr="D:\github\diplom\javafx_ws\BoilerStationMCO\uml\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github\diplom\javafx_ws\BoilerStationMCO\uml\criter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96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1040" behindDoc="0" locked="0" layoutInCell="1" allowOverlap="1" wp14:anchorId="77831E15" wp14:editId="7C261412">
                <wp:simplePos x="0" y="0"/>
                <wp:positionH relativeFrom="column">
                  <wp:posOffset>453390</wp:posOffset>
                </wp:positionH>
                <wp:positionV relativeFrom="paragraph">
                  <wp:posOffset>3026410</wp:posOffset>
                </wp:positionV>
                <wp:extent cx="5940425" cy="635"/>
                <wp:effectExtent l="0" t="0" r="0" b="0"/>
                <wp:wrapTight wrapText="bothSides">
                  <wp:wrapPolygon edited="0">
                    <wp:start x="0" y="0"/>
                    <wp:lineTo x="0" y="21600"/>
                    <wp:lineTo x="21600" y="21600"/>
                    <wp:lineTo x="21600" y="0"/>
                  </wp:wrapPolygon>
                </wp:wrapTight>
                <wp:docPr id="20" name="Поле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237CC3" w:rsidRPr="00297B8E" w:rsidRDefault="00237CC3" w:rsidP="00237CC3">
                            <w:pPr>
                              <w:pStyle w:val="af"/>
                              <w:rPr>
                                <w:noProof/>
                                <w:szCs w:val="24"/>
                              </w:rPr>
                            </w:pPr>
                            <w:r>
                              <w:t xml:space="preserve">Рис. </w:t>
                            </w:r>
                            <w:bookmarkStart w:id="126" w:name="pic_class_diagr_criteria"/>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2</w:t>
                            </w:r>
                            <w:r w:rsidR="00AB740B">
                              <w:fldChar w:fldCharType="end"/>
                            </w:r>
                            <w:bookmarkEnd w:id="126"/>
                            <w:r>
                              <w:t xml:space="preserve"> Диаграмма классов пакета выделенных критериев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 o:spid="_x0000_s1028" type="#_x0000_t202" style="position:absolute;left:0;text-align:left;margin-left:35.7pt;margin-top:238.3pt;width:467.7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" stroked="f">
                <v:textbox style="mso-fit-shape-to-text:t" inset="0,0,0,0">
                  <w:txbxContent>
                    <w:p w:rsidR="00237CC3" w:rsidRPr="00297B8E" w:rsidRDefault="00237CC3" w:rsidP="00237CC3">
                      <w:pPr>
                        <w:pStyle w:val="af"/>
                        <w:rPr>
                          <w:noProof/>
                          <w:szCs w:val="24"/>
                        </w:rPr>
                      </w:pPr>
                      <w:r>
                        <w:t xml:space="preserve">Рис. </w:t>
                      </w:r>
                      <w:bookmarkStart w:id="127" w:name="pic_class_diagr_criteria"/>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2</w:t>
                      </w:r>
                      <w:r w:rsidR="00AB740B">
                        <w:fldChar w:fldCharType="end"/>
                      </w:r>
                      <w:bookmarkEnd w:id="127"/>
                      <w:r>
                        <w:t xml:space="preserve"> Диаграмма классов пакета выделенных критериев оптимизации</w:t>
                      </w:r>
                    </w:p>
                  </w:txbxContent>
                </v:textbox>
                <w10:wrap type="tight"/>
              </v:shape>
            </w:pict>
          </mc:Fallback>
        </mc:AlternateContent>
      </w:r>
    </w:p>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DE18BC" w:rsidRDefault="00237CC3" w:rsidP="00237CC3">
      <w:pPr>
        <w:ind w:firstLine="0"/>
      </w:pPr>
    </w:p>
    <w:p w:rsidR="00237CC3" w:rsidRPr="00E859F6" w:rsidRDefault="00237CC3" w:rsidP="00237CC3">
      <w:pPr>
        <w:tabs>
          <w:tab w:val="left" w:pos="1755"/>
        </w:tabs>
        <w:ind w:firstLine="0"/>
      </w:pPr>
      <w:r>
        <w:t>Опишем подробнее основные классы, входящие в состав данного пакета.</w:t>
      </w:r>
    </w:p>
    <w:p w:rsidR="00237CC3" w:rsidRPr="00DE18BC" w:rsidRDefault="00237CC3" w:rsidP="00237CC3">
      <w:pPr>
        <w:tabs>
          <w:tab w:val="left" w:pos="1755"/>
        </w:tabs>
        <w:ind w:firstLine="0"/>
        <w:rPr>
          <w:b/>
        </w:rPr>
      </w:pPr>
      <w:proofErr w:type="spellStart"/>
      <w:r w:rsidRPr="00E859F6">
        <w:rPr>
          <w:b/>
          <w:lang w:val="en-US"/>
        </w:rPr>
        <w:t>ICriteriaTargetFunction</w:t>
      </w:r>
      <w:proofErr w:type="spellEnd"/>
    </w:p>
    <w:p w:rsidR="00237CC3" w:rsidRDefault="00237CC3" w:rsidP="00237CC3">
      <w:r>
        <w:t>Данный интерфейс реализуют все выделенные критерии оптимизации. Все классы, реализующие данный интерфейс, должны уметь возвращать значение критерия для заданного состава очереди котлоагрегатов.</w:t>
      </w:r>
    </w:p>
    <w:p w:rsidR="00237CC3" w:rsidRPr="00BB75F1" w:rsidRDefault="00237CC3" w:rsidP="00237CC3">
      <w:pPr>
        <w:ind w:firstLine="0"/>
        <w:jc w:val="left"/>
        <w:rPr>
          <w:b/>
        </w:rPr>
      </w:pPr>
      <w:proofErr w:type="spellStart"/>
      <w:r w:rsidRPr="00BB75F1">
        <w:rPr>
          <w:b/>
          <w:lang w:val="en-US"/>
        </w:rPr>
        <w:t>GasConsumptionTargetFunction</w:t>
      </w:r>
      <w:proofErr w:type="spellEnd"/>
    </w:p>
    <w:p w:rsidR="00237CC3" w:rsidRPr="00BB75F1" w:rsidRDefault="00237CC3" w:rsidP="00237CC3">
      <w:pPr>
        <w:rPr>
          <w:b/>
        </w:rPr>
      </w:pPr>
      <w:r>
        <w:t xml:space="preserve">Представляет собой целевую функцию расхода газа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Maz</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расхода мазута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Money</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финансовых затрат на используемое топливо.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KPD</w:t>
      </w:r>
      <w:r w:rsidRPr="00BB75F1">
        <w:rPr>
          <w:b/>
          <w:lang w:val="en-US"/>
        </w:rPr>
        <w:t>TargetFunction</w:t>
      </w:r>
      <w:proofErr w:type="spellEnd"/>
    </w:p>
    <w:p w:rsidR="00237CC3" w:rsidRPr="00BB75F1" w:rsidRDefault="00237CC3" w:rsidP="00237CC3">
      <w:pPr>
        <w:rPr>
          <w:b/>
        </w:rPr>
      </w:pPr>
      <w:r>
        <w:t xml:space="preserve">Представляет собой целевую функцию </w:t>
      </w:r>
      <w:commentRangeStart w:id="128"/>
      <w:r>
        <w:t xml:space="preserve">КПД </w:t>
      </w:r>
      <w:commentRangeEnd w:id="128"/>
      <w:r>
        <w:rPr>
          <w:rStyle w:val="a8"/>
        </w:rPr>
        <w:commentReference w:id="128"/>
      </w:r>
      <w:r>
        <w:t xml:space="preserve">очереди котлоагрегатов. Реализует интерфейс </w:t>
      </w:r>
      <w:proofErr w:type="spellStart"/>
      <w:r w:rsidRPr="00E859F6">
        <w:rPr>
          <w:b/>
          <w:lang w:val="en-US"/>
        </w:rPr>
        <w:t>ICriteriaTargetFunction</w:t>
      </w:r>
      <w:proofErr w:type="spellEnd"/>
      <w:r>
        <w:rPr>
          <w:b/>
        </w:rPr>
        <w:t>.</w:t>
      </w:r>
    </w:p>
    <w:p w:rsidR="00237CC3" w:rsidRPr="00BB75F1" w:rsidRDefault="00237CC3" w:rsidP="00237CC3">
      <w:r>
        <w:t>На рисунке</w:t>
      </w:r>
      <w:r w:rsidRPr="00E6151C">
        <w:t xml:space="preserve"> </w:t>
      </w:r>
      <w:r>
        <w:fldChar w:fldCharType="begin"/>
      </w:r>
      <w:r>
        <w:instrText xml:space="preserve"> REF pic_class_diagr_mco \h </w:instrText>
      </w:r>
      <w:r>
        <w:fldChar w:fldCharType="separate"/>
      </w:r>
      <w:r w:rsidR="00D177B1">
        <w:rPr>
          <w:noProof/>
        </w:rPr>
        <w:t>3</w:t>
      </w:r>
      <w:r w:rsidR="00D177B1">
        <w:t>.</w:t>
      </w:r>
      <w:r w:rsidR="00D177B1">
        <w:rPr>
          <w:noProof/>
        </w:rPr>
        <w:t>3</w:t>
      </w:r>
      <w:r>
        <w:fldChar w:fldCharType="end"/>
      </w:r>
      <w:r>
        <w:t xml:space="preserve"> ниже представлена диаграмма классов для пакета многокритериальной оптимизации.</w:t>
      </w:r>
    </w:p>
    <w:p w:rsidR="00237CC3" w:rsidRDefault="00CF71ED" w:rsidP="00224690">
      <w:pPr>
        <w:ind w:firstLine="708"/>
      </w:pPr>
      <w:r>
        <w:rPr>
          <w:b/>
          <w:noProof/>
          <w:lang w:eastAsia="ru-RU"/>
        </w:rPr>
        <w:lastRenderedPageBreak/>
        <w:drawing>
          <wp:anchor distT="0" distB="0" distL="114300" distR="114300" simplePos="0" relativeHeight="251672064" behindDoc="1" locked="0" layoutInCell="1" allowOverlap="1" wp14:anchorId="5BDCEDE6" wp14:editId="459F7808">
            <wp:simplePos x="0" y="0"/>
            <wp:positionH relativeFrom="column">
              <wp:posOffset>41275</wp:posOffset>
            </wp:positionH>
            <wp:positionV relativeFrom="paragraph">
              <wp:posOffset>3175</wp:posOffset>
            </wp:positionV>
            <wp:extent cx="6389370" cy="3590925"/>
            <wp:effectExtent l="0" t="0" r="0" b="9525"/>
            <wp:wrapTight wrapText="bothSides">
              <wp:wrapPolygon edited="0">
                <wp:start x="0" y="0"/>
                <wp:lineTo x="0" y="21543"/>
                <wp:lineTo x="21510" y="21543"/>
                <wp:lineTo x="21510" y="0"/>
                <wp:lineTo x="0" y="0"/>
              </wp:wrapPolygon>
            </wp:wrapTight>
            <wp:docPr id="23" name="Рисунок 23" descr="D:\github\diplom\javafx_ws\BoilerStationMCO\uml\m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github\diplom\javafx_ws\BoilerStationMCO\uml\mc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9370"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3088" behindDoc="0" locked="0" layoutInCell="1" allowOverlap="1" wp14:anchorId="11CC9ED4" wp14:editId="71F5EF46">
                <wp:simplePos x="0" y="0"/>
                <wp:positionH relativeFrom="column">
                  <wp:posOffset>234315</wp:posOffset>
                </wp:positionH>
                <wp:positionV relativeFrom="paragraph">
                  <wp:posOffset>3651250</wp:posOffset>
                </wp:positionV>
                <wp:extent cx="6389370" cy="635"/>
                <wp:effectExtent l="0" t="0" r="0" b="0"/>
                <wp:wrapTight wrapText="bothSides">
                  <wp:wrapPolygon edited="0">
                    <wp:start x="0" y="0"/>
                    <wp:lineTo x="0" y="21600"/>
                    <wp:lineTo x="21600" y="21600"/>
                    <wp:lineTo x="21600" y="0"/>
                  </wp:wrapPolygon>
                </wp:wrapTight>
                <wp:docPr id="24" name="Поле 24"/>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a:effectLst/>
                      </wps:spPr>
                      <wps:txbx>
                        <w:txbxContent>
                          <w:p w:rsidR="00237CC3" w:rsidRPr="00A87973" w:rsidRDefault="00237CC3" w:rsidP="00237CC3">
                            <w:pPr>
                              <w:pStyle w:val="af"/>
                              <w:rPr>
                                <w:b/>
                                <w:noProof/>
                                <w:szCs w:val="24"/>
                              </w:rPr>
                            </w:pPr>
                            <w:r>
                              <w:t xml:space="preserve">Рис. </w:t>
                            </w:r>
                            <w:bookmarkStart w:id="129" w:name="pic_class_diagr_mco"/>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3</w:t>
                            </w:r>
                            <w:r w:rsidR="00AB740B">
                              <w:fldChar w:fldCharType="end"/>
                            </w:r>
                            <w:bookmarkEnd w:id="129"/>
                            <w:r>
                              <w:t xml:space="preserve"> Диаграмма классов пакета многокритериальной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4" o:spid="_x0000_s1029" type="#_x0000_t202" style="position:absolute;left:0;text-align:left;margin-left:18.45pt;margin-top:287.5pt;width:503.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" stroked="f">
                <v:textbox style="mso-fit-shape-to-text:t" inset="0,0,0,0">
                  <w:txbxContent>
                    <w:p w:rsidR="00237CC3" w:rsidRPr="00A87973" w:rsidRDefault="00237CC3" w:rsidP="00237CC3">
                      <w:pPr>
                        <w:pStyle w:val="af"/>
                        <w:rPr>
                          <w:b/>
                          <w:noProof/>
                          <w:szCs w:val="24"/>
                        </w:rPr>
                      </w:pPr>
                      <w:r>
                        <w:t xml:space="preserve">Рис. </w:t>
                      </w:r>
                      <w:bookmarkStart w:id="130" w:name="pic_class_diagr_mco"/>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3</w:t>
                      </w:r>
                      <w:r w:rsidR="00AB740B">
                        <w:fldChar w:fldCharType="end"/>
                      </w:r>
                      <w:bookmarkEnd w:id="130"/>
                      <w:r>
                        <w:t xml:space="preserve"> Диаграмма классов пакета многокритериальной оптимизации</w:t>
                      </w:r>
                    </w:p>
                  </w:txbxContent>
                </v:textbox>
                <w10:wrap type="tight"/>
              </v:shape>
            </w:pict>
          </mc:Fallback>
        </mc:AlternateContent>
      </w:r>
      <w:r w:rsidR="00237CC3">
        <w:t>Опишем подробнее основные классы, входящие в состав данного пакета.</w:t>
      </w:r>
    </w:p>
    <w:p w:rsidR="00242AE2" w:rsidRDefault="00242AE2" w:rsidP="00237CC3">
      <w:pPr>
        <w:tabs>
          <w:tab w:val="left" w:pos="1755"/>
        </w:tabs>
        <w:ind w:firstLine="0"/>
        <w:rPr>
          <w:b/>
          <w:lang w:val="en-US"/>
        </w:rPr>
      </w:pPr>
      <w:proofErr w:type="spellStart"/>
      <w:r w:rsidRPr="00242AE2">
        <w:rPr>
          <w:b/>
          <w:lang w:val="en-US"/>
        </w:rPr>
        <w:t>DecisionUtils</w:t>
      </w:r>
      <w:proofErr w:type="spellEnd"/>
    </w:p>
    <w:p w:rsidR="00242AE2" w:rsidRDefault="00242AE2" w:rsidP="00242AE2">
      <w:r>
        <w:t xml:space="preserve">Данный класс содержит вспомогательные методы для проведения многокритериальной оптимизации. Реализует описанный в разделе </w:t>
      </w:r>
      <w:r>
        <w:fldChar w:fldCharType="begin"/>
      </w:r>
      <w:r>
        <w:instrText xml:space="preserve"> REF _Ref388991839 \r \h </w:instrText>
      </w:r>
      <w:r>
        <w:fldChar w:fldCharType="separate"/>
      </w:r>
      <w:r>
        <w:t>2.4.2</w:t>
      </w:r>
      <w:r>
        <w:fldChar w:fldCharType="end"/>
      </w:r>
      <w:r>
        <w:t xml:space="preserve"> алгоритм выбора начального решения для метода прямых выборочных процедур с уменьшением интервала поиска.</w:t>
      </w:r>
    </w:p>
    <w:p w:rsidR="00001CEB" w:rsidRDefault="00001CEB" w:rsidP="00001CEB">
      <w:pPr>
        <w:ind w:firstLine="0"/>
        <w:rPr>
          <w:b/>
          <w:lang w:val="en-US"/>
        </w:rPr>
      </w:pPr>
      <w:proofErr w:type="spellStart"/>
      <w:r w:rsidRPr="00001CEB">
        <w:rPr>
          <w:b/>
          <w:lang w:val="en-US"/>
        </w:rPr>
        <w:t>DirectSamplingProcedures</w:t>
      </w:r>
      <w:proofErr w:type="spellEnd"/>
    </w:p>
    <w:p w:rsidR="00001CEB" w:rsidRDefault="00001CEB" w:rsidP="00001CEB">
      <w:pPr>
        <w:rPr>
          <w:b/>
          <w:lang w:val="en-US"/>
        </w:rPr>
      </w:pPr>
      <w:r>
        <w:t>Реализует метод прямых выборочных процедур с уменьшением интервала поиска для проведения «локальной» оптимизации распределения паровых нагрузок на заданной комбинации котлоагрегатов.</w:t>
      </w:r>
      <w:r w:rsidR="00E70C3E">
        <w:t xml:space="preserve"> Для выбора начального решения использует класс </w:t>
      </w:r>
      <w:proofErr w:type="spellStart"/>
      <w:r w:rsidR="00E70C3E" w:rsidRPr="00E70C3E">
        <w:rPr>
          <w:b/>
          <w:lang w:val="en-US"/>
        </w:rPr>
        <w:t>DecisionUtils</w:t>
      </w:r>
      <w:proofErr w:type="spellEnd"/>
      <w:r w:rsidR="00E70C3E" w:rsidRPr="00E70C3E">
        <w:rPr>
          <w:b/>
          <w:lang w:val="en-US"/>
        </w:rPr>
        <w:t>.</w:t>
      </w:r>
    </w:p>
    <w:p w:rsidR="00B43173" w:rsidRPr="00B43173" w:rsidRDefault="00B43173" w:rsidP="00B43173">
      <w:pPr>
        <w:ind w:firstLine="0"/>
        <w:rPr>
          <w:b/>
        </w:rPr>
      </w:pPr>
      <w:proofErr w:type="spellStart"/>
      <w:r>
        <w:rPr>
          <w:b/>
          <w:lang w:val="en-US"/>
        </w:rPr>
        <w:t>ParetoSet</w:t>
      </w:r>
      <w:proofErr w:type="spellEnd"/>
    </w:p>
    <w:p w:rsidR="00B43173" w:rsidRDefault="00B43173" w:rsidP="00B43173">
      <w:r>
        <w:t xml:space="preserve">Реализует алгоритм построения множества Парето, описанный в разделе </w:t>
      </w:r>
      <w:r>
        <w:fldChar w:fldCharType="begin"/>
      </w:r>
      <w:r>
        <w:instrText xml:space="preserve"> REF _Ref388639260 \r \h </w:instrText>
      </w:r>
      <w:r>
        <w:fldChar w:fldCharType="separate"/>
      </w:r>
      <w:r>
        <w:t>2.3.2</w:t>
      </w:r>
      <w:r>
        <w:fldChar w:fldCharType="end"/>
      </w:r>
      <w:r>
        <w:t>.</w:t>
      </w:r>
    </w:p>
    <w:p w:rsidR="00B43173" w:rsidRPr="00B43173" w:rsidRDefault="00B43173" w:rsidP="00B43173">
      <w:pPr>
        <w:ind w:firstLine="0"/>
        <w:rPr>
          <w:b/>
        </w:rPr>
      </w:pPr>
      <w:proofErr w:type="spellStart"/>
      <w:r>
        <w:rPr>
          <w:b/>
          <w:lang w:val="en-US"/>
        </w:rPr>
        <w:t>TargetProgrammingMethod</w:t>
      </w:r>
      <w:proofErr w:type="spellEnd"/>
    </w:p>
    <w:p w:rsidR="00B43173" w:rsidRDefault="00B43173" w:rsidP="00B43173">
      <w:pPr>
        <w:rPr>
          <w:lang w:val="en-US"/>
        </w:rPr>
      </w:pPr>
      <w:r>
        <w:t xml:space="preserve">Реализует метод целевого программирования, описанный в разделе </w:t>
      </w:r>
      <w:r>
        <w:fldChar w:fldCharType="begin"/>
      </w:r>
      <w:r>
        <w:instrText xml:space="preserve"> REF _Ref388639260 \r \h </w:instrText>
      </w:r>
      <w:r>
        <w:fldChar w:fldCharType="separate"/>
      </w:r>
      <w:r>
        <w:t>2.3.2</w:t>
      </w:r>
      <w:r>
        <w:fldChar w:fldCharType="end"/>
      </w:r>
      <w:r>
        <w:t>, для окончательного выбора оптимального решения.</w:t>
      </w:r>
    </w:p>
    <w:p w:rsidR="00A948BB" w:rsidRPr="00A948BB" w:rsidRDefault="00A948BB" w:rsidP="00B43173">
      <w:pPr>
        <w:rPr>
          <w:lang w:val="en-US"/>
        </w:rPr>
      </w:pPr>
    </w:p>
    <w:p w:rsidR="00A948BB" w:rsidRDefault="00A948BB" w:rsidP="00A948BB">
      <w:pPr>
        <w:ind w:firstLine="0"/>
        <w:rPr>
          <w:b/>
          <w:lang w:val="en-US"/>
        </w:rPr>
      </w:pPr>
      <w:proofErr w:type="spellStart"/>
      <w:r>
        <w:rPr>
          <w:b/>
          <w:lang w:val="en-US"/>
        </w:rPr>
        <w:lastRenderedPageBreak/>
        <w:t>MultiCriteriaOptimization</w:t>
      </w:r>
      <w:proofErr w:type="spellEnd"/>
    </w:p>
    <w:p w:rsidR="00A948BB" w:rsidRPr="008E0D22" w:rsidRDefault="00A948BB" w:rsidP="00A948BB">
      <w:r>
        <w:t>Реализует разработанный и описанный в разделе</w:t>
      </w:r>
      <w:r w:rsidR="008E0D22">
        <w:t xml:space="preserve"> </w:t>
      </w:r>
      <w:r w:rsidR="008E0D22">
        <w:fldChar w:fldCharType="begin"/>
      </w:r>
      <w:r w:rsidR="008E0D22">
        <w:instrText xml:space="preserve"> REF _Ref388991049 \r \h </w:instrText>
      </w:r>
      <w:r w:rsidR="008E0D22">
        <w:fldChar w:fldCharType="separate"/>
      </w:r>
      <w:r w:rsidR="008E0D22">
        <w:t>2.3</w:t>
      </w:r>
      <w:r w:rsidR="008E0D22">
        <w:fldChar w:fldCharType="end"/>
      </w:r>
      <w:r>
        <w:t xml:space="preserve"> метод многокритериальной </w:t>
      </w:r>
      <w:proofErr w:type="gramStart"/>
      <w:r>
        <w:t>оптимизации режимов работы котельного отделения электростанции</w:t>
      </w:r>
      <w:proofErr w:type="gramEnd"/>
      <w:r>
        <w:t xml:space="preserve">. Использует классы: </w:t>
      </w:r>
      <w:proofErr w:type="spellStart"/>
      <w:r>
        <w:rPr>
          <w:b/>
          <w:lang w:val="en-US"/>
        </w:rPr>
        <w:t>DirectSamplingProcedures</w:t>
      </w:r>
      <w:proofErr w:type="spellEnd"/>
      <w:r w:rsidRPr="008E0D22">
        <w:rPr>
          <w:b/>
        </w:rPr>
        <w:t xml:space="preserve">, </w:t>
      </w:r>
      <w:proofErr w:type="spellStart"/>
      <w:r>
        <w:rPr>
          <w:b/>
          <w:lang w:val="en-US"/>
        </w:rPr>
        <w:t>ParetoSet</w:t>
      </w:r>
      <w:proofErr w:type="spellEnd"/>
      <w:r w:rsidRPr="008E0D22">
        <w:rPr>
          <w:b/>
        </w:rPr>
        <w:t xml:space="preserve">, </w:t>
      </w:r>
      <w:proofErr w:type="spellStart"/>
      <w:r>
        <w:rPr>
          <w:b/>
          <w:lang w:val="en-US"/>
        </w:rPr>
        <w:t>TargetProgrammingMethod</w:t>
      </w:r>
      <w:proofErr w:type="spellEnd"/>
      <w:r w:rsidRPr="008E0D22">
        <w:rPr>
          <w:b/>
        </w:rPr>
        <w:t>.</w:t>
      </w:r>
    </w:p>
    <w:p w:rsidR="00CF71ED" w:rsidRPr="007264B6" w:rsidRDefault="00502754" w:rsidP="007264B6">
      <w:r>
        <w:rPr>
          <w:noProof/>
        </w:rPr>
        <mc:AlternateContent>
          <mc:Choice Requires="wps">
            <w:drawing>
              <wp:anchor distT="0" distB="0" distL="114300" distR="114300" simplePos="0" relativeHeight="251676160" behindDoc="0" locked="0" layoutInCell="1" allowOverlap="1" wp14:anchorId="02E93C7B" wp14:editId="48C1EB50">
                <wp:simplePos x="0" y="0"/>
                <wp:positionH relativeFrom="column">
                  <wp:posOffset>107315</wp:posOffset>
                </wp:positionH>
                <wp:positionV relativeFrom="paragraph">
                  <wp:posOffset>6112510</wp:posOffset>
                </wp:positionV>
                <wp:extent cx="6786245" cy="635"/>
                <wp:effectExtent l="0" t="0" r="0" b="0"/>
                <wp:wrapTight wrapText="bothSides">
                  <wp:wrapPolygon edited="0">
                    <wp:start x="0" y="0"/>
                    <wp:lineTo x="0" y="21600"/>
                    <wp:lineTo x="21600" y="21600"/>
                    <wp:lineTo x="21600" y="0"/>
                  </wp:wrapPolygon>
                </wp:wrapTight>
                <wp:docPr id="38" name="Поле 38"/>
                <wp:cNvGraphicFramePr/>
                <a:graphic xmlns:a="http://schemas.openxmlformats.org/drawingml/2006/main">
                  <a:graphicData uri="http://schemas.microsoft.com/office/word/2010/wordprocessingShape">
                    <wps:wsp>
                      <wps:cNvSpPr txBox="1"/>
                      <wps:spPr>
                        <a:xfrm>
                          <a:off x="0" y="0"/>
                          <a:ext cx="6786245" cy="635"/>
                        </a:xfrm>
                        <a:prstGeom prst="rect">
                          <a:avLst/>
                        </a:prstGeom>
                        <a:solidFill>
                          <a:prstClr val="white"/>
                        </a:solidFill>
                        <a:ln>
                          <a:noFill/>
                        </a:ln>
                        <a:effectLst/>
                      </wps:spPr>
                      <wps:txbx>
                        <w:txbxContent>
                          <w:p w:rsidR="00502754" w:rsidRPr="001434E0" w:rsidRDefault="00502754" w:rsidP="00502754">
                            <w:pPr>
                              <w:pStyle w:val="af"/>
                              <w:rPr>
                                <w:noProof/>
                                <w:szCs w:val="24"/>
                              </w:rPr>
                            </w:pPr>
                            <w:r>
                              <w:t xml:space="preserve">Рис. </w:t>
                            </w:r>
                            <w:bookmarkStart w:id="131" w:name="pic_class_diagr_pareto"/>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4</w:t>
                            </w:r>
                            <w:r w:rsidR="00AB740B">
                              <w:fldChar w:fldCharType="end"/>
                            </w:r>
                            <w:bookmarkEnd w:id="131"/>
                            <w:r>
                              <w:t xml:space="preserve"> Диаграмма классов пакета построения и сужения множества Парето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8" o:spid="_x0000_s1030" type="#_x0000_t202" style="position:absolute;left:0;text-align:left;margin-left:8.45pt;margin-top:481.3pt;width:534.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" stroked="f">
                <v:textbox style="mso-fit-shape-to-text:t" inset="0,0,0,0">
                  <w:txbxContent>
                    <w:p w:rsidR="00502754" w:rsidRPr="001434E0" w:rsidRDefault="00502754" w:rsidP="00502754">
                      <w:pPr>
                        <w:pStyle w:val="af"/>
                        <w:rPr>
                          <w:noProof/>
                          <w:szCs w:val="24"/>
                        </w:rPr>
                      </w:pPr>
                      <w:r>
                        <w:t xml:space="preserve">Рис. </w:t>
                      </w:r>
                      <w:bookmarkStart w:id="132" w:name="pic_class_diagr_pareto"/>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4</w:t>
                      </w:r>
                      <w:r w:rsidR="00AB740B">
                        <w:fldChar w:fldCharType="end"/>
                      </w:r>
                      <w:bookmarkEnd w:id="132"/>
                      <w:r>
                        <w:t xml:space="preserve"> Диаграмма классов пакета построения и сужения множества Парето</w:t>
                      </w:r>
                    </w:p>
                  </w:txbxContent>
                </v:textbox>
                <w10:wrap type="tight"/>
              </v:shape>
            </w:pict>
          </mc:Fallback>
        </mc:AlternateContent>
      </w:r>
      <w:r w:rsidR="00CF71ED">
        <w:rPr>
          <w:noProof/>
          <w:lang w:eastAsia="ru-RU"/>
        </w:rPr>
        <w:drawing>
          <wp:anchor distT="0" distB="0" distL="114300" distR="114300" simplePos="0" relativeHeight="251674112" behindDoc="1" locked="0" layoutInCell="1" allowOverlap="1" wp14:anchorId="526D317B" wp14:editId="42102F39">
            <wp:simplePos x="0" y="0"/>
            <wp:positionH relativeFrom="column">
              <wp:posOffset>107315</wp:posOffset>
            </wp:positionH>
            <wp:positionV relativeFrom="paragraph">
              <wp:posOffset>605155</wp:posOffset>
            </wp:positionV>
            <wp:extent cx="6786245" cy="5450205"/>
            <wp:effectExtent l="0" t="0" r="0" b="0"/>
            <wp:wrapTight wrapText="bothSides">
              <wp:wrapPolygon edited="0">
                <wp:start x="0" y="0"/>
                <wp:lineTo x="0" y="21517"/>
                <wp:lineTo x="21525" y="21517"/>
                <wp:lineTo x="21525" y="0"/>
                <wp:lineTo x="0" y="0"/>
              </wp:wrapPolygon>
            </wp:wrapTight>
            <wp:docPr id="37" name="Рисунок 37" descr="D:\github\diplom\javafx_ws\BoilerStationMCO\uml\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github\diplom\javafx_ws\BoilerStationMCO\uml\pare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6245" cy="545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D22">
        <w:t>На рисунке</w:t>
      </w:r>
      <w:r w:rsidR="00442C39" w:rsidRPr="00442C39">
        <w:t xml:space="preserve"> </w:t>
      </w:r>
      <w:r w:rsidR="00442C39">
        <w:fldChar w:fldCharType="begin"/>
      </w:r>
      <w:r w:rsidR="00442C39">
        <w:instrText xml:space="preserve"> REF pic_class_diagr_pareto \h </w:instrText>
      </w:r>
      <w:r w:rsidR="00442C39">
        <w:fldChar w:fldCharType="separate"/>
      </w:r>
      <w:r w:rsidR="00442C39">
        <w:rPr>
          <w:noProof/>
        </w:rPr>
        <w:t>3</w:t>
      </w:r>
      <w:r w:rsidR="00442C39">
        <w:t>.</w:t>
      </w:r>
      <w:r w:rsidR="00442C39">
        <w:rPr>
          <w:noProof/>
        </w:rPr>
        <w:t>4</w:t>
      </w:r>
      <w:r w:rsidR="00442C39">
        <w:fldChar w:fldCharType="end"/>
      </w:r>
      <w:r w:rsidR="008E0D22">
        <w:t xml:space="preserve"> ниже представлена диаграмма классов для пакета </w:t>
      </w:r>
      <w:r w:rsidR="00CF71ED">
        <w:t>построения и сужения множества Парето.</w:t>
      </w:r>
    </w:p>
    <w:p w:rsidR="007264B6" w:rsidRDefault="007264B6" w:rsidP="007264B6">
      <w:pPr>
        <w:rPr>
          <w:lang w:val="en-US"/>
        </w:rPr>
      </w:pPr>
      <w:r>
        <w:lastRenderedPageBreak/>
        <w:t>Опишем подробнее основные классы, входящие в состав данного пакета.</w:t>
      </w:r>
    </w:p>
    <w:p w:rsidR="007264B6" w:rsidRDefault="006E1DDB" w:rsidP="006E1DDB">
      <w:pPr>
        <w:ind w:firstLine="0"/>
        <w:rPr>
          <w:b/>
          <w:lang w:val="en-US"/>
        </w:rPr>
      </w:pPr>
      <w:proofErr w:type="spellStart"/>
      <w:r>
        <w:rPr>
          <w:b/>
          <w:lang w:val="en-US"/>
        </w:rPr>
        <w:t>CriteriaTarget</w:t>
      </w:r>
      <w:proofErr w:type="spellEnd"/>
    </w:p>
    <w:p w:rsidR="006E1DDB" w:rsidRDefault="006E1DDB" w:rsidP="006E1DDB">
      <w:r>
        <w:t xml:space="preserve">Перечисление. Содержит возможные цели </w:t>
      </w:r>
      <w:proofErr w:type="gramStart"/>
      <w:r>
        <w:t>оптимизации</w:t>
      </w:r>
      <w:proofErr w:type="gramEnd"/>
      <w:r>
        <w:t xml:space="preserve"> выделенные критериев. Допускает значения: </w:t>
      </w:r>
      <w:proofErr w:type="spellStart"/>
      <w:proofErr w:type="gramStart"/>
      <w:r>
        <w:rPr>
          <w:lang w:val="en-US"/>
        </w:rPr>
        <w:t>CriteriaTarget</w:t>
      </w:r>
      <w:proofErr w:type="spellEnd"/>
      <w:r w:rsidRPr="00494AD4">
        <w:rPr>
          <w:b/>
        </w:rPr>
        <w:t>.</w:t>
      </w:r>
      <w:r>
        <w:rPr>
          <w:b/>
          <w:lang w:val="en-US"/>
        </w:rPr>
        <w:t>MIN</w:t>
      </w:r>
      <w:r w:rsidRPr="00494AD4">
        <w:t xml:space="preserve">, </w:t>
      </w:r>
      <w:proofErr w:type="spellStart"/>
      <w:r>
        <w:rPr>
          <w:lang w:val="en-US"/>
        </w:rPr>
        <w:t>CriteriaTarget</w:t>
      </w:r>
      <w:proofErr w:type="spellEnd"/>
      <w:r w:rsidRPr="00494AD4">
        <w:t>.</w:t>
      </w:r>
      <w:r w:rsidR="00494AD4">
        <w:rPr>
          <w:b/>
          <w:lang w:val="en-US"/>
        </w:rPr>
        <w:t>MAX</w:t>
      </w:r>
      <w:r w:rsidR="00494AD4" w:rsidRPr="00494AD4">
        <w:t xml:space="preserve">, </w:t>
      </w:r>
      <w:r w:rsidR="00494AD4">
        <w:t>используемые при минимизации и максимизации выделенных критериев соответственно</w:t>
      </w:r>
      <w:r w:rsidR="007F77EC">
        <w:t>.</w:t>
      </w:r>
      <w:proofErr w:type="gramEnd"/>
    </w:p>
    <w:p w:rsidR="007F77EC" w:rsidRDefault="007F77EC" w:rsidP="007F77EC">
      <w:pPr>
        <w:ind w:firstLine="0"/>
        <w:rPr>
          <w:b/>
          <w:lang w:val="en-US"/>
        </w:rPr>
      </w:pPr>
      <w:r>
        <w:rPr>
          <w:b/>
          <w:lang w:val="en-US"/>
        </w:rPr>
        <w:t>Criteria</w:t>
      </w:r>
    </w:p>
    <w:p w:rsidR="007F77EC" w:rsidRDefault="007F77EC" w:rsidP="007F77EC">
      <w:pPr>
        <w:ind w:firstLine="0"/>
        <w:rPr>
          <w:lang w:val="en-US"/>
        </w:rPr>
      </w:pPr>
      <w:r>
        <w:rPr>
          <w:b/>
          <w:lang w:val="en-US"/>
        </w:rPr>
        <w:tab/>
      </w:r>
      <w:r>
        <w:t xml:space="preserve">Хранит название критерия оптимизации, его значение, а также цель оптимизации. Использует </w:t>
      </w:r>
      <w:proofErr w:type="spellStart"/>
      <w:r>
        <w:rPr>
          <w:b/>
          <w:lang w:val="en-US"/>
        </w:rPr>
        <w:t>CriteriaTarget</w:t>
      </w:r>
      <w:proofErr w:type="spellEnd"/>
      <w:r>
        <w:rPr>
          <w:b/>
          <w:lang w:val="en-US"/>
        </w:rPr>
        <w:t>.</w:t>
      </w:r>
      <w:r>
        <w:rPr>
          <w:lang w:val="en-US"/>
        </w:rPr>
        <w:t xml:space="preserve"> </w:t>
      </w:r>
    </w:p>
    <w:p w:rsidR="007F77EC" w:rsidRDefault="007F77EC" w:rsidP="007F77EC">
      <w:pPr>
        <w:ind w:firstLine="0"/>
        <w:rPr>
          <w:b/>
          <w:lang w:val="en-US"/>
        </w:rPr>
      </w:pPr>
      <w:proofErr w:type="spellStart"/>
      <w:r>
        <w:rPr>
          <w:b/>
          <w:lang w:val="en-US"/>
        </w:rPr>
        <w:t>VectorCriteria</w:t>
      </w:r>
      <w:proofErr w:type="spellEnd"/>
    </w:p>
    <w:p w:rsidR="007F77EC" w:rsidRPr="007F77EC" w:rsidRDefault="007F77EC" w:rsidP="007F77EC">
      <w:pPr>
        <w:ind w:firstLine="0"/>
        <w:rPr>
          <w:b/>
        </w:rPr>
      </w:pPr>
      <w:r>
        <w:rPr>
          <w:b/>
          <w:lang w:val="en-US"/>
        </w:rPr>
        <w:tab/>
      </w:r>
      <w:r>
        <w:t xml:space="preserve">Векторный критерий оптимизации. Представляет собой набор выделенных критериев оптимизации, представленных классами </w:t>
      </w:r>
      <w:r>
        <w:rPr>
          <w:b/>
          <w:lang w:val="en-US"/>
        </w:rPr>
        <w:t>Criteria</w:t>
      </w:r>
      <w:r w:rsidRPr="007F77EC">
        <w:rPr>
          <w:b/>
        </w:rPr>
        <w:t>.</w:t>
      </w:r>
    </w:p>
    <w:p w:rsidR="007F77EC" w:rsidRDefault="007F77EC" w:rsidP="007F77EC">
      <w:pPr>
        <w:ind w:firstLine="0"/>
        <w:rPr>
          <w:b/>
          <w:lang w:val="en-US"/>
        </w:rPr>
      </w:pPr>
      <w:proofErr w:type="spellStart"/>
      <w:r>
        <w:rPr>
          <w:b/>
          <w:lang w:val="en-US"/>
        </w:rPr>
        <w:t>ParetoMeasure</w:t>
      </w:r>
      <w:proofErr w:type="spellEnd"/>
    </w:p>
    <w:p w:rsidR="007F77EC" w:rsidRDefault="007F77EC" w:rsidP="007F77EC">
      <w:pPr>
        <w:ind w:firstLine="0"/>
        <w:rPr>
          <w:b/>
          <w:lang w:val="en-US"/>
        </w:rPr>
      </w:pPr>
      <w:r>
        <w:rPr>
          <w:b/>
          <w:lang w:val="en-US"/>
        </w:rPr>
        <w:tab/>
      </w:r>
      <w:r>
        <w:t xml:space="preserve">Представляет собой меру для сравнения векторных критериев и возможности построения множества Парето. Реализует интерфейс </w:t>
      </w:r>
      <w:proofErr w:type="spellStart"/>
      <w:r>
        <w:rPr>
          <w:b/>
          <w:lang w:val="en-US"/>
        </w:rPr>
        <w:t>IMeasure</w:t>
      </w:r>
      <w:proofErr w:type="spellEnd"/>
      <w:r>
        <w:rPr>
          <w:b/>
          <w:lang w:val="en-US"/>
        </w:rPr>
        <w:t>.</w:t>
      </w:r>
    </w:p>
    <w:p w:rsidR="004577E3" w:rsidRDefault="004577E3" w:rsidP="007F77EC">
      <w:pPr>
        <w:ind w:firstLine="0"/>
        <w:rPr>
          <w:b/>
          <w:lang w:val="en-US"/>
        </w:rPr>
      </w:pPr>
      <w:proofErr w:type="spellStart"/>
      <w:r>
        <w:rPr>
          <w:b/>
          <w:lang w:val="en-US"/>
        </w:rPr>
        <w:t>RelativeImportance</w:t>
      </w:r>
      <w:proofErr w:type="spellEnd"/>
    </w:p>
    <w:p w:rsidR="004577E3" w:rsidRDefault="004577E3" w:rsidP="007F77EC">
      <w:pPr>
        <w:ind w:firstLine="0"/>
      </w:pPr>
      <w:r>
        <w:rPr>
          <w:b/>
          <w:lang w:val="en-US"/>
        </w:rPr>
        <w:tab/>
      </w:r>
      <w:r>
        <w:t>Представляет собой коэффициент относительной важности критериев. Хранит значение относительной важности, а также номера более значимого критерия и менее значимого.</w:t>
      </w:r>
    </w:p>
    <w:p w:rsidR="004577E3" w:rsidRDefault="004577E3" w:rsidP="007F77EC">
      <w:pPr>
        <w:ind w:firstLine="0"/>
        <w:rPr>
          <w:b/>
          <w:lang w:val="en-US"/>
        </w:rPr>
      </w:pPr>
      <w:proofErr w:type="spellStart"/>
      <w:r>
        <w:rPr>
          <w:b/>
          <w:lang w:val="en-US"/>
        </w:rPr>
        <w:t>RelativeImportanceMessage</w:t>
      </w:r>
      <w:proofErr w:type="spellEnd"/>
    </w:p>
    <w:p w:rsidR="004577E3" w:rsidRDefault="004577E3" w:rsidP="007F77EC">
      <w:pPr>
        <w:ind w:firstLine="0"/>
      </w:pPr>
      <w:r>
        <w:rPr>
          <w:b/>
          <w:lang w:val="en-US"/>
        </w:rPr>
        <w:tab/>
      </w:r>
      <w:r>
        <w:t xml:space="preserve">Сообщение об относительной важности. Хранит заданные коэффициенты относительной важности критериев оптимизации с помощью классов </w:t>
      </w:r>
      <w:proofErr w:type="spellStart"/>
      <w:r>
        <w:rPr>
          <w:b/>
          <w:lang w:val="en-US"/>
        </w:rPr>
        <w:t>RelativeImportance</w:t>
      </w:r>
      <w:proofErr w:type="spellEnd"/>
      <w:r w:rsidRPr="004577E3">
        <w:rPr>
          <w:b/>
        </w:rPr>
        <w:t xml:space="preserve">. </w:t>
      </w:r>
      <w:r>
        <w:t>Позволяет пересчитывать координаты векторных критериев на основе заданных коэффициентов относительной важности.</w:t>
      </w:r>
    </w:p>
    <w:p w:rsidR="003D2E31" w:rsidRPr="004577E3" w:rsidRDefault="003D2E31" w:rsidP="007F77EC">
      <w:pPr>
        <w:ind w:firstLine="0"/>
      </w:pPr>
      <w:r>
        <w:tab/>
        <w:t xml:space="preserve">На рисунке </w:t>
      </w:r>
      <w:r w:rsidR="00D217DA">
        <w:fldChar w:fldCharType="begin"/>
      </w:r>
      <w:r w:rsidR="00D217DA">
        <w:instrText xml:space="preserve"> REF pic_class_diagr_regression \h </w:instrText>
      </w:r>
      <w:r w:rsidR="00D217DA">
        <w:fldChar w:fldCharType="separate"/>
      </w:r>
      <w:r w:rsidR="00D217DA">
        <w:rPr>
          <w:noProof/>
        </w:rPr>
        <w:t>3</w:t>
      </w:r>
      <w:r w:rsidR="00D217DA">
        <w:t>.</w:t>
      </w:r>
      <w:r w:rsidR="00D217DA">
        <w:rPr>
          <w:noProof/>
        </w:rPr>
        <w:t>5</w:t>
      </w:r>
      <w:r w:rsidR="00D217DA">
        <w:fldChar w:fldCharType="end"/>
      </w:r>
      <w:r w:rsidR="00D217DA" w:rsidRPr="00D217DA">
        <w:t xml:space="preserve"> </w:t>
      </w:r>
      <w:r>
        <w:t>пре</w:t>
      </w:r>
      <w:r w:rsidR="00D217DA">
        <w:t xml:space="preserve">дставлена диаграмма классов </w:t>
      </w:r>
      <w:r>
        <w:t xml:space="preserve">пакета построения </w:t>
      </w:r>
      <w:r w:rsidR="00D217DA">
        <w:t>функциональных</w:t>
      </w:r>
      <w:r>
        <w:t xml:space="preserve"> зависимостей для котлоагрегатов.</w:t>
      </w:r>
    </w:p>
    <w:p w:rsidR="007264B6" w:rsidRPr="007264B6" w:rsidRDefault="007264B6" w:rsidP="007264B6"/>
    <w:p w:rsidR="007264B6" w:rsidRPr="007264B6" w:rsidRDefault="007264B6" w:rsidP="007264B6"/>
    <w:p w:rsidR="00237CC3" w:rsidRDefault="00237CC3" w:rsidP="00237CC3"/>
    <w:p w:rsidR="00237CC3" w:rsidRDefault="00237CC3" w:rsidP="00237CC3"/>
    <w:p w:rsidR="00237CC3" w:rsidRDefault="00237CC3" w:rsidP="00237CC3"/>
    <w:p w:rsidR="007D5AE4" w:rsidRPr="007D5AE4" w:rsidRDefault="00B56C00" w:rsidP="007D5AE4">
      <w:r>
        <w:rPr>
          <w:noProof/>
        </w:rPr>
        <w:lastRenderedPageBreak/>
        <mc:AlternateContent>
          <mc:Choice Requires="wps">
            <w:drawing>
              <wp:anchor distT="0" distB="0" distL="114300" distR="114300" simplePos="0" relativeHeight="251679232" behindDoc="0" locked="0" layoutInCell="1" allowOverlap="1" wp14:anchorId="01F07AFF" wp14:editId="01AB4196">
                <wp:simplePos x="0" y="0"/>
                <wp:positionH relativeFrom="column">
                  <wp:posOffset>118745</wp:posOffset>
                </wp:positionH>
                <wp:positionV relativeFrom="paragraph">
                  <wp:posOffset>5166995</wp:posOffset>
                </wp:positionV>
                <wp:extent cx="6391910" cy="635"/>
                <wp:effectExtent l="0" t="0" r="0" b="0"/>
                <wp:wrapTight wrapText="bothSides">
                  <wp:wrapPolygon edited="0">
                    <wp:start x="0" y="0"/>
                    <wp:lineTo x="0" y="21600"/>
                    <wp:lineTo x="21600" y="21600"/>
                    <wp:lineTo x="21600" y="0"/>
                  </wp:wrapPolygon>
                </wp:wrapTight>
                <wp:docPr id="40" name="Поле 40"/>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a:effectLst/>
                      </wps:spPr>
                      <wps:txbx>
                        <w:txbxContent>
                          <w:p w:rsidR="00B56C00" w:rsidRPr="00523A88" w:rsidRDefault="00B56C00" w:rsidP="00B56C00">
                            <w:pPr>
                              <w:pStyle w:val="af"/>
                              <w:rPr>
                                <w:noProof/>
                                <w:szCs w:val="24"/>
                              </w:rPr>
                            </w:pPr>
                            <w:r>
                              <w:t xml:space="preserve">Рис. </w:t>
                            </w:r>
                            <w:bookmarkStart w:id="133" w:name="pic_class_diagr_regression"/>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5</w:t>
                            </w:r>
                            <w:r w:rsidR="00AB740B">
                              <w:fldChar w:fldCharType="end"/>
                            </w:r>
                            <w:bookmarkEnd w:id="133"/>
                            <w:r w:rsidR="00D217DA">
                              <w:t xml:space="preserve"> </w:t>
                            </w:r>
                            <w:r>
                              <w:t>Диаграмма классов пакета построения функциональных зави</w:t>
                            </w:r>
                            <w:r w:rsidR="00D217DA">
                              <w:t>симостей для котлоагре</w:t>
                            </w:r>
                            <w:r>
                              <w:t>гатов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0" o:spid="_x0000_s1031" type="#_x0000_t202" style="position:absolute;left:0;text-align:left;margin-left:9.35pt;margin-top:406.85pt;width:503.3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" stroked="f">
                <v:textbox style="mso-fit-shape-to-text:t" inset="0,0,0,0">
                  <w:txbxContent>
                    <w:p w:rsidR="00B56C00" w:rsidRPr="00523A88" w:rsidRDefault="00B56C00" w:rsidP="00B56C00">
                      <w:pPr>
                        <w:pStyle w:val="af"/>
                        <w:rPr>
                          <w:noProof/>
                          <w:szCs w:val="24"/>
                        </w:rPr>
                      </w:pPr>
                      <w:r>
                        <w:t xml:space="preserve">Рис. </w:t>
                      </w:r>
                      <w:bookmarkStart w:id="134" w:name="pic_class_diagr_regression"/>
                      <w:r w:rsidR="00AB740B">
                        <w:fldChar w:fldCharType="begin"/>
                      </w:r>
                      <w:r w:rsidR="00AB740B">
                        <w:instrText xml:space="preserve"> STYLEREF 1 \s </w:instrText>
                      </w:r>
                      <w:r w:rsidR="00AB740B">
                        <w:fldChar w:fldCharType="separate"/>
                      </w:r>
                      <w:r w:rsidR="00AB740B">
                        <w:rPr>
                          <w:noProof/>
                        </w:rPr>
                        <w:t>3</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5</w:t>
                      </w:r>
                      <w:r w:rsidR="00AB740B">
                        <w:fldChar w:fldCharType="end"/>
                      </w:r>
                      <w:bookmarkEnd w:id="134"/>
                      <w:r w:rsidR="00D217DA">
                        <w:t xml:space="preserve"> </w:t>
                      </w:r>
                      <w:r>
                        <w:t>Диаграмма классов пакета построения функциональных зави</w:t>
                      </w:r>
                      <w:r w:rsidR="00D217DA">
                        <w:t>симостей для котлоагре</w:t>
                      </w:r>
                      <w:r>
                        <w:t>гатов</w:t>
                      </w:r>
                    </w:p>
                  </w:txbxContent>
                </v:textbox>
                <w10:wrap type="tight"/>
              </v:shape>
            </w:pict>
          </mc:Fallback>
        </mc:AlternateContent>
      </w:r>
      <w:r>
        <w:rPr>
          <w:noProof/>
          <w:lang w:eastAsia="ru-RU"/>
        </w:rPr>
        <w:drawing>
          <wp:anchor distT="0" distB="0" distL="114300" distR="114300" simplePos="0" relativeHeight="251677184" behindDoc="1" locked="0" layoutInCell="1" allowOverlap="1" wp14:anchorId="21FFCCC5" wp14:editId="6D5F71A8">
            <wp:simplePos x="0" y="0"/>
            <wp:positionH relativeFrom="column">
              <wp:posOffset>118745</wp:posOffset>
            </wp:positionH>
            <wp:positionV relativeFrom="paragraph">
              <wp:posOffset>3810</wp:posOffset>
            </wp:positionV>
            <wp:extent cx="6391910" cy="5106035"/>
            <wp:effectExtent l="0" t="0" r="8890" b="0"/>
            <wp:wrapTight wrapText="bothSides">
              <wp:wrapPolygon edited="0">
                <wp:start x="0" y="0"/>
                <wp:lineTo x="0" y="21517"/>
                <wp:lineTo x="21566" y="21517"/>
                <wp:lineTo x="21566" y="0"/>
                <wp:lineTo x="0" y="0"/>
              </wp:wrapPolygon>
            </wp:wrapTight>
            <wp:docPr id="39" name="Рисунок 39" descr="D:\github\diplom\javafx_ws\BoilerStationMCO\uml\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github\diplom\javafx_ws\BoilerStationMCO\uml\regres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910" cy="5106035"/>
                    </a:xfrm>
                    <a:prstGeom prst="rect">
                      <a:avLst/>
                    </a:prstGeom>
                    <a:noFill/>
                    <a:ln>
                      <a:noFill/>
                    </a:ln>
                  </pic:spPr>
                </pic:pic>
              </a:graphicData>
            </a:graphic>
            <wp14:sizeRelH relativeFrom="page">
              <wp14:pctWidth>0</wp14:pctWidth>
            </wp14:sizeRelH>
            <wp14:sizeRelV relativeFrom="page">
              <wp14:pctHeight>0</wp14:pctHeight>
            </wp14:sizeRelV>
          </wp:anchor>
        </w:drawing>
      </w:r>
      <w:r w:rsidR="007D5AE4" w:rsidRPr="007D5AE4">
        <w:t xml:space="preserve"> </w:t>
      </w:r>
      <w:r w:rsidR="007D5AE4">
        <w:t>Опишем подробнее основные классы, входящие в состав данного пакета.</w:t>
      </w:r>
    </w:p>
    <w:p w:rsidR="00237CC3" w:rsidRDefault="00E656AE" w:rsidP="007D5AE4">
      <w:pPr>
        <w:ind w:firstLine="0"/>
        <w:rPr>
          <w:b/>
          <w:lang w:val="en-US"/>
        </w:rPr>
      </w:pPr>
      <w:proofErr w:type="spellStart"/>
      <w:r>
        <w:rPr>
          <w:b/>
          <w:lang w:val="en-US"/>
        </w:rPr>
        <w:t>PolynomialRegression</w:t>
      </w:r>
      <w:proofErr w:type="spellEnd"/>
    </w:p>
    <w:p w:rsidR="00E656AE" w:rsidRDefault="00E656AE" w:rsidP="007D5AE4">
      <w:pPr>
        <w:ind w:firstLine="0"/>
      </w:pPr>
      <w:r>
        <w:rPr>
          <w:b/>
          <w:lang w:val="en-US"/>
        </w:rPr>
        <w:tab/>
      </w:r>
      <w:r>
        <w:t>Описывает полиномиальную зависимость между двумя наборами действительных значений.</w:t>
      </w:r>
    </w:p>
    <w:p w:rsidR="008C765B" w:rsidRDefault="008C765B" w:rsidP="007D5AE4">
      <w:pPr>
        <w:ind w:firstLine="0"/>
        <w:rPr>
          <w:b/>
          <w:lang w:val="en-US"/>
        </w:rPr>
      </w:pPr>
      <w:proofErr w:type="spellStart"/>
      <w:r>
        <w:rPr>
          <w:b/>
          <w:lang w:val="en-US"/>
        </w:rPr>
        <w:t>CubicalRegressionFunction</w:t>
      </w:r>
      <w:proofErr w:type="spellEnd"/>
    </w:p>
    <w:p w:rsidR="008C765B" w:rsidRDefault="008C765B" w:rsidP="007D5AE4">
      <w:pPr>
        <w:ind w:firstLine="0"/>
        <w:rPr>
          <w:b/>
          <w:lang w:val="en-US"/>
        </w:rPr>
      </w:pPr>
      <w:r>
        <w:rPr>
          <w:b/>
          <w:lang w:val="en-US"/>
        </w:rPr>
        <w:tab/>
      </w:r>
      <w:r>
        <w:t xml:space="preserve">Представляет собой полиномиальную зависимость 3-ей степени между двумя наборами действительных значений. Использует класс </w:t>
      </w:r>
      <w:proofErr w:type="spellStart"/>
      <w:r>
        <w:rPr>
          <w:b/>
          <w:lang w:val="en-US"/>
        </w:rPr>
        <w:t>PolynomialRegression</w:t>
      </w:r>
      <w:proofErr w:type="spellEnd"/>
      <w:r w:rsidR="002762A8">
        <w:rPr>
          <w:b/>
          <w:lang w:val="en-US"/>
        </w:rPr>
        <w:t xml:space="preserve">, </w:t>
      </w:r>
      <w:r w:rsidR="002762A8">
        <w:t xml:space="preserve">реализует интерфейс </w:t>
      </w:r>
      <w:proofErr w:type="spellStart"/>
      <w:r w:rsidR="002762A8">
        <w:rPr>
          <w:b/>
          <w:lang w:val="en-US"/>
        </w:rPr>
        <w:t>IRegressionFunction</w:t>
      </w:r>
      <w:proofErr w:type="spellEnd"/>
      <w:r>
        <w:rPr>
          <w:b/>
          <w:lang w:val="en-US"/>
        </w:rPr>
        <w:t>.</w:t>
      </w:r>
    </w:p>
    <w:p w:rsidR="00A246D1" w:rsidRDefault="00A246D1" w:rsidP="007D5AE4">
      <w:pPr>
        <w:ind w:firstLine="0"/>
        <w:rPr>
          <w:b/>
          <w:lang w:val="en-US"/>
        </w:rPr>
      </w:pPr>
    </w:p>
    <w:p w:rsidR="00A246D1" w:rsidRDefault="00A246D1" w:rsidP="007D5AE4">
      <w:pPr>
        <w:ind w:firstLine="0"/>
        <w:rPr>
          <w:b/>
          <w:lang w:val="en-US"/>
        </w:rPr>
      </w:pPr>
    </w:p>
    <w:p w:rsidR="00A246D1" w:rsidRDefault="00A246D1" w:rsidP="007D5AE4">
      <w:pPr>
        <w:ind w:firstLine="0"/>
        <w:rPr>
          <w:b/>
          <w:lang w:val="en-US"/>
        </w:rPr>
      </w:pPr>
    </w:p>
    <w:p w:rsidR="00A246D1" w:rsidRPr="006C185C" w:rsidRDefault="00A246D1" w:rsidP="007D5AE4">
      <w:pPr>
        <w:ind w:firstLine="0"/>
        <w:rPr>
          <w:b/>
        </w:rPr>
      </w:pPr>
      <w:proofErr w:type="spellStart"/>
      <w:r>
        <w:rPr>
          <w:b/>
          <w:lang w:val="en-US"/>
        </w:rPr>
        <w:lastRenderedPageBreak/>
        <w:t>BoilerRegressionFunction</w:t>
      </w:r>
      <w:proofErr w:type="spellEnd"/>
    </w:p>
    <w:p w:rsidR="00A246D1" w:rsidRPr="00372BE3" w:rsidRDefault="00A246D1" w:rsidP="007D5AE4">
      <w:pPr>
        <w:ind w:firstLine="0"/>
        <w:rPr>
          <w:b/>
        </w:rPr>
      </w:pPr>
      <w:r w:rsidRPr="006C185C">
        <w:rPr>
          <w:b/>
        </w:rPr>
        <w:tab/>
      </w:r>
      <w:r>
        <w:t>Хранит функциональные зависимости параметров котлоагрегата, описанные в разделе</w:t>
      </w:r>
      <w:r w:rsidR="006C185C" w:rsidRPr="006C185C">
        <w:t xml:space="preserve"> </w:t>
      </w:r>
      <w:r w:rsidR="006C185C">
        <w:fldChar w:fldCharType="begin"/>
      </w:r>
      <w:r w:rsidR="006C185C">
        <w:instrText xml:space="preserve"> REF _Ref389307168 \r \h </w:instrText>
      </w:r>
      <w:r w:rsidR="006C185C">
        <w:fldChar w:fldCharType="separate"/>
      </w:r>
      <w:r w:rsidR="006C185C">
        <w:t>2.2.7</w:t>
      </w:r>
      <w:r w:rsidR="006C185C">
        <w:fldChar w:fldCharType="end"/>
      </w:r>
      <w:r>
        <w:t xml:space="preserve"> от паровой нагрузки на котлоагрегат. Использует интерфейсы </w:t>
      </w:r>
      <w:proofErr w:type="spellStart"/>
      <w:r>
        <w:rPr>
          <w:b/>
          <w:lang w:val="en-US"/>
        </w:rPr>
        <w:t>IRegressionFunction</w:t>
      </w:r>
      <w:proofErr w:type="spellEnd"/>
      <w:r w:rsidRPr="00372BE3">
        <w:t xml:space="preserve">, </w:t>
      </w:r>
      <w:r>
        <w:t xml:space="preserve">реализует интерфейс </w:t>
      </w:r>
      <w:proofErr w:type="spellStart"/>
      <w:r>
        <w:rPr>
          <w:b/>
          <w:lang w:val="en-US"/>
        </w:rPr>
        <w:t>IBoilerRegressionFunction</w:t>
      </w:r>
      <w:proofErr w:type="spellEnd"/>
      <w:r w:rsidRPr="00372BE3">
        <w:rPr>
          <w:b/>
        </w:rPr>
        <w:t>.</w:t>
      </w:r>
    </w:p>
    <w:p w:rsidR="00237CC3" w:rsidRDefault="00AB740B" w:rsidP="00237CC3">
      <w:r>
        <w:rPr>
          <w:noProof/>
        </w:rPr>
        <mc:AlternateContent>
          <mc:Choice Requires="wps">
            <w:drawing>
              <wp:anchor distT="0" distB="0" distL="114300" distR="114300" simplePos="0" relativeHeight="251682304" behindDoc="0" locked="0" layoutInCell="1" allowOverlap="1" wp14:anchorId="46518768" wp14:editId="40C47D65">
                <wp:simplePos x="0" y="0"/>
                <wp:positionH relativeFrom="column">
                  <wp:posOffset>178435</wp:posOffset>
                </wp:positionH>
                <wp:positionV relativeFrom="paragraph">
                  <wp:posOffset>3191510</wp:posOffset>
                </wp:positionV>
                <wp:extent cx="6386195" cy="635"/>
                <wp:effectExtent l="0" t="0" r="0" b="0"/>
                <wp:wrapTight wrapText="bothSides">
                  <wp:wrapPolygon edited="0">
                    <wp:start x="0" y="0"/>
                    <wp:lineTo x="0" y="21600"/>
                    <wp:lineTo x="21600" y="21600"/>
                    <wp:lineTo x="21600" y="0"/>
                  </wp:wrapPolygon>
                </wp:wrapTight>
                <wp:docPr id="42" name="Поле 4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a:effectLst/>
                      </wps:spPr>
                      <wps:txbx>
                        <w:txbxContent>
                          <w:p w:rsidR="00AB740B" w:rsidRPr="00B35681" w:rsidRDefault="00AB740B" w:rsidP="00AB740B">
                            <w:pPr>
                              <w:pStyle w:val="af"/>
                              <w:rPr>
                                <w:noProof/>
                                <w:szCs w:val="24"/>
                              </w:rPr>
                            </w:pPr>
                            <w:r>
                              <w:t xml:space="preserve">Рис. </w:t>
                            </w:r>
                            <w:bookmarkStart w:id="135" w:name="pic_class_diagr_tmp"/>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6</w:t>
                            </w:r>
                            <w:r>
                              <w:fldChar w:fldCharType="end"/>
                            </w:r>
                            <w:bookmarkEnd w:id="135"/>
                            <w:r>
                              <w:t xml:space="preserve"> Диаграмма классов пакета, реализующего метод целевого программирования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2" o:spid="_x0000_s1032" type="#_x0000_t202" style="position:absolute;left:0;text-align:left;margin-left:14.05pt;margin-top:251.3pt;width:502.8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" stroked="f">
                <v:textbox style="mso-fit-shape-to-text:t" inset="0,0,0,0">
                  <w:txbxContent>
                    <w:p w:rsidR="00AB740B" w:rsidRPr="00B35681" w:rsidRDefault="00AB740B" w:rsidP="00AB740B">
                      <w:pPr>
                        <w:pStyle w:val="af"/>
                        <w:rPr>
                          <w:noProof/>
                          <w:szCs w:val="24"/>
                        </w:rPr>
                      </w:pPr>
                      <w:r>
                        <w:t xml:space="preserve">Рис. </w:t>
                      </w:r>
                      <w:bookmarkStart w:id="136" w:name="pic_class_diagr_tmp"/>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6</w:t>
                      </w:r>
                      <w:r>
                        <w:fldChar w:fldCharType="end"/>
                      </w:r>
                      <w:bookmarkEnd w:id="136"/>
                      <w:r>
                        <w:t xml:space="preserve"> Диаграмма классов пакета, реализующего метод целевого программирования</w:t>
                      </w:r>
                    </w:p>
                  </w:txbxContent>
                </v:textbox>
                <w10:wrap type="tight"/>
              </v:shape>
            </w:pict>
          </mc:Fallback>
        </mc:AlternateContent>
      </w:r>
      <w:r w:rsidR="00372BE3">
        <w:rPr>
          <w:noProof/>
          <w:lang w:eastAsia="ru-RU"/>
        </w:rPr>
        <w:drawing>
          <wp:anchor distT="0" distB="0" distL="114300" distR="114300" simplePos="0" relativeHeight="251680256" behindDoc="1" locked="0" layoutInCell="1" allowOverlap="1" wp14:anchorId="1290AC93" wp14:editId="5339499C">
            <wp:simplePos x="0" y="0"/>
            <wp:positionH relativeFrom="column">
              <wp:posOffset>178435</wp:posOffset>
            </wp:positionH>
            <wp:positionV relativeFrom="paragraph">
              <wp:posOffset>605155</wp:posOffset>
            </wp:positionV>
            <wp:extent cx="6386195" cy="2529205"/>
            <wp:effectExtent l="0" t="0" r="0" b="4445"/>
            <wp:wrapTight wrapText="bothSides">
              <wp:wrapPolygon edited="0">
                <wp:start x="0" y="0"/>
                <wp:lineTo x="0" y="21475"/>
                <wp:lineTo x="21521" y="21475"/>
                <wp:lineTo x="21521" y="0"/>
                <wp:lineTo x="0" y="0"/>
              </wp:wrapPolygon>
            </wp:wrapTight>
            <wp:docPr id="41" name="Рисунок 41" descr="D:\github\diplom\javafx_ws\BoilerStationMCO\uml\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github\diplom\javafx_ws\BoilerStationMCO\uml\t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619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E3">
        <w:t xml:space="preserve">На рисунке </w:t>
      </w:r>
      <w:r w:rsidR="00A01DE6">
        <w:fldChar w:fldCharType="begin"/>
      </w:r>
      <w:r w:rsidR="00A01DE6">
        <w:instrText xml:space="preserve"> REF pic_class_diagr_tmp \h </w:instrText>
      </w:r>
      <w:r w:rsidR="00A01DE6">
        <w:fldChar w:fldCharType="separate"/>
      </w:r>
      <w:r w:rsidR="00A01DE6">
        <w:rPr>
          <w:noProof/>
        </w:rPr>
        <w:t>3</w:t>
      </w:r>
      <w:r w:rsidR="00A01DE6">
        <w:t>.</w:t>
      </w:r>
      <w:r w:rsidR="00A01DE6">
        <w:rPr>
          <w:noProof/>
        </w:rPr>
        <w:t>6</w:t>
      </w:r>
      <w:r w:rsidR="00A01DE6">
        <w:fldChar w:fldCharType="end"/>
      </w:r>
      <w:r w:rsidR="00A01DE6" w:rsidRPr="006C185C">
        <w:t xml:space="preserve"> </w:t>
      </w:r>
      <w:r w:rsidR="00372BE3">
        <w:t>представлена диаграмма классов пакета, реализующего метод целевого программирования.</w:t>
      </w:r>
    </w:p>
    <w:p w:rsidR="006C185C" w:rsidRPr="007D5AE4" w:rsidRDefault="006C185C" w:rsidP="006C185C">
      <w:r>
        <w:t>Опишем подробнее основные классы, входящие в состав данного пакета.</w:t>
      </w:r>
    </w:p>
    <w:p w:rsidR="00372BE3" w:rsidRPr="003F7E1E" w:rsidRDefault="006C185C" w:rsidP="006C185C">
      <w:pPr>
        <w:ind w:firstLine="0"/>
        <w:rPr>
          <w:b/>
        </w:rPr>
      </w:pPr>
      <w:proofErr w:type="spellStart"/>
      <w:r>
        <w:rPr>
          <w:b/>
          <w:lang w:val="en-US"/>
        </w:rPr>
        <w:t>QuadraticLengthMeasure</w:t>
      </w:r>
      <w:proofErr w:type="spellEnd"/>
    </w:p>
    <w:p w:rsidR="00237CC3" w:rsidRPr="003F7E1E" w:rsidRDefault="003F7E1E" w:rsidP="00237CC3">
      <w:r>
        <w:t xml:space="preserve">Представляет собой квадратичную меру расстояния между векторами на </w:t>
      </w:r>
      <w:proofErr w:type="spellStart"/>
      <w:r>
        <w:t>критериальном</w:t>
      </w:r>
      <w:proofErr w:type="spellEnd"/>
      <w:r>
        <w:t xml:space="preserve"> пространстве, используемую для выбора окончательного оптимального решения задачи многокритериальной оптимизации</w:t>
      </w:r>
      <w:r w:rsidR="00EA5248">
        <w:t xml:space="preserve"> (раздел </w:t>
      </w:r>
      <w:r w:rsidR="00EA5248">
        <w:fldChar w:fldCharType="begin"/>
      </w:r>
      <w:r w:rsidR="00EA5248">
        <w:instrText xml:space="preserve"> REF _Ref388639260 \r \h </w:instrText>
      </w:r>
      <w:r w:rsidR="00EA5248">
        <w:fldChar w:fldCharType="separate"/>
      </w:r>
      <w:r w:rsidR="00EA5248">
        <w:t>2.3.2</w:t>
      </w:r>
      <w:r w:rsidR="00EA5248">
        <w:fldChar w:fldCharType="end"/>
      </w:r>
      <w:r w:rsidR="00EA5248">
        <w:t xml:space="preserve">), описанной в разделе </w:t>
      </w:r>
      <w:r w:rsidR="00EA5248">
        <w:fldChar w:fldCharType="begin"/>
      </w:r>
      <w:r w:rsidR="00EA5248">
        <w:instrText xml:space="preserve"> REF _Ref388559554 \r \h </w:instrText>
      </w:r>
      <w:r w:rsidR="00EA5248">
        <w:fldChar w:fldCharType="separate"/>
      </w:r>
      <w:r w:rsidR="00EA5248">
        <w:t>1.1</w:t>
      </w:r>
      <w:r w:rsidR="00EA5248">
        <w:fldChar w:fldCharType="end"/>
      </w:r>
      <w:r>
        <w:t xml:space="preserve">. Реализует интерфейс </w:t>
      </w:r>
      <w:proofErr w:type="spellStart"/>
      <w:r>
        <w:rPr>
          <w:b/>
          <w:lang w:val="en-US"/>
        </w:rPr>
        <w:t>ILengthMeasure</w:t>
      </w:r>
      <w:proofErr w:type="spellEnd"/>
      <w:r w:rsidRPr="00EA5248">
        <w:rPr>
          <w:b/>
        </w:rPr>
        <w:t>.</w:t>
      </w:r>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B56C00" w:rsidRDefault="00B56C00" w:rsidP="00237CC3"/>
    <w:p w:rsidR="00B56C00" w:rsidRDefault="00B56C00" w:rsidP="00237CC3"/>
    <w:p w:rsidR="00A11C6C" w:rsidRPr="00372BE3" w:rsidRDefault="00A11C6C" w:rsidP="004C1AFE">
      <w:pPr>
        <w:ind w:firstLine="0"/>
      </w:pPr>
    </w:p>
    <w:p w:rsidR="00F6651B" w:rsidRDefault="00F6651B" w:rsidP="00F6651B">
      <w:pPr>
        <w:pStyle w:val="2"/>
      </w:pPr>
      <w:bookmarkStart w:id="137" w:name="_Toc389304230"/>
      <w:r>
        <w:lastRenderedPageBreak/>
        <w:t>Тестирование программного комплекса</w:t>
      </w:r>
      <w:bookmarkEnd w:id="137"/>
    </w:p>
    <w:p w:rsidR="00F6651B" w:rsidRDefault="00F6651B" w:rsidP="00F6651B">
      <w:pPr>
        <w:pStyle w:val="3"/>
      </w:pPr>
      <w:bookmarkStart w:id="138" w:name="_Toc389304231"/>
      <w:r>
        <w:t>Модульное тестирование</w:t>
      </w:r>
      <w:bookmarkEnd w:id="138"/>
    </w:p>
    <w:p w:rsidR="00F6651B" w:rsidRDefault="00F6651B" w:rsidP="00F6651B">
      <w:pPr>
        <w:pStyle w:val="3"/>
      </w:pPr>
      <w:bookmarkStart w:id="139" w:name="_Toc389304232"/>
      <w:r>
        <w:t>Интеграционное тестирование</w:t>
      </w:r>
      <w:bookmarkStart w:id="140" w:name="_GoBack"/>
      <w:bookmarkEnd w:id="139"/>
      <w:bookmarkEnd w:id="140"/>
    </w:p>
    <w:p w:rsidR="00F6651B" w:rsidRPr="00F6651B" w:rsidRDefault="00F6651B" w:rsidP="00F6651B">
      <w:pPr>
        <w:pStyle w:val="3"/>
      </w:pPr>
      <w:bookmarkStart w:id="141" w:name="_Toc389304233"/>
      <w:r>
        <w:t>Системное тестирование</w:t>
      </w:r>
      <w:bookmarkEnd w:id="141"/>
    </w:p>
    <w:p w:rsidR="00145BE8" w:rsidRDefault="00145BE8" w:rsidP="00145BE8">
      <w:pPr>
        <w:pStyle w:val="1"/>
      </w:pPr>
      <w:bookmarkStart w:id="142" w:name="_Toc389304234"/>
      <w:r>
        <w:lastRenderedPageBreak/>
        <w:t>Исследовательский раздел</w:t>
      </w:r>
      <w:bookmarkEnd w:id="142"/>
    </w:p>
    <w:p w:rsidR="00145BE8" w:rsidRDefault="00145BE8" w:rsidP="00145BE8">
      <w:pPr>
        <w:ind w:firstLine="567"/>
      </w:pPr>
      <w:r>
        <w:t xml:space="preserve">В данном разделе проводится проверка </w:t>
      </w:r>
      <w:proofErr w:type="gramStart"/>
      <w:r>
        <w:t>адекватности разработанного метода многокритериальной оптимизации режимов работы котельного отделения электростанции</w:t>
      </w:r>
      <w:proofErr w:type="gramEnd"/>
      <w:r>
        <w:t>.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43" w:name="_Toc389304235"/>
      <w:r>
        <w:rPr>
          <w:lang w:val="ru-RU"/>
        </w:rPr>
        <w:t>Проверка</w:t>
      </w:r>
      <w:r>
        <w:t xml:space="preserve"> адекватности </w:t>
      </w:r>
      <w:r>
        <w:rPr>
          <w:lang w:val="ru-RU"/>
        </w:rPr>
        <w:t>разработанного метода</w:t>
      </w:r>
      <w:bookmarkEnd w:id="143"/>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44"/>
      <w:r>
        <w:t>СМиОР</w:t>
      </w:r>
      <w:commentRangeEnd w:id="144"/>
      <w:r>
        <w:rPr>
          <w:rStyle w:val="a8"/>
        </w:rPr>
        <w:commentReference w:id="144"/>
      </w:r>
      <w:r>
        <w:t>»),  в состав которой входит бизнес процесс  «</w:t>
      </w:r>
      <w:commentRangeStart w:id="145"/>
      <w:r>
        <w:rPr>
          <w:lang w:val="en-US"/>
        </w:rPr>
        <w:t>I</w:t>
      </w:r>
      <w:r w:rsidRPr="000E3F68">
        <w:t>4</w:t>
      </w:r>
      <w:r>
        <w:rPr>
          <w:lang w:val="en-US"/>
        </w:rPr>
        <w:t>Plan</w:t>
      </w:r>
      <w:commentRangeEnd w:id="145"/>
      <w:r>
        <w:rPr>
          <w:rStyle w:val="a8"/>
        </w:rPr>
        <w:commentReference w:id="145"/>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commentRangeStart w:id="146"/>
      <w:r w:rsidRPr="00266FF8">
        <w:t>[</w:t>
      </w:r>
      <w:r>
        <w:t>ссылка</w:t>
      </w:r>
      <w:r w:rsidRPr="00266FF8">
        <w:t>]</w:t>
      </w:r>
      <w:r>
        <w:t xml:space="preserve"> </w:t>
      </w:r>
      <w:commentRangeEnd w:id="146"/>
      <w:r>
        <w:rPr>
          <w:rStyle w:val="a8"/>
        </w:rPr>
        <w:commentReference w:id="146"/>
      </w:r>
      <w:proofErr w:type="gramStart"/>
      <w:r>
        <w:t>был достигнут</w:t>
      </w:r>
      <w:proofErr w:type="gramEnd"/>
      <w:r>
        <w:t xml:space="preserve">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 xml:space="preserve">Данные результаты позволяют рассматривать </w:t>
      </w:r>
      <w:proofErr w:type="gramStart"/>
      <w:r>
        <w:t>внедренную</w:t>
      </w:r>
      <w:proofErr w:type="gramEnd"/>
      <w:r>
        <w:t xml:space="preserve">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w:t>
      </w:r>
      <w:proofErr w:type="gramStart"/>
      <w:r>
        <w:t>4</w:t>
      </w:r>
      <w:proofErr w:type="gramEnd"/>
      <w:r>
        <w:t xml:space="preserve">» и «К6» очереди «90 </w:t>
      </w:r>
      <w:proofErr w:type="spellStart"/>
      <w:r>
        <w:t>ата</w:t>
      </w:r>
      <w:proofErr w:type="spellEnd"/>
      <w:r>
        <w:t>»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D177B1">
        <w:rPr>
          <w:noProof/>
        </w:rPr>
        <w:t>4</w:t>
      </w:r>
      <w:r w:rsidR="00D177B1">
        <w:t>.</w:t>
      </w:r>
      <w:r w:rsidR="00D177B1">
        <w:rPr>
          <w:noProof/>
        </w:rPr>
        <w:t>1</w:t>
      </w:r>
      <w:r>
        <w:rPr>
          <w:noProof/>
        </w:rPr>
        <w:fldChar w:fldCharType="end"/>
      </w:r>
      <w:r w:rsidRPr="008D4593">
        <w:rPr>
          <w:noProof/>
        </w:rPr>
        <w:t xml:space="preserve"> </w:t>
      </w:r>
      <w:r>
        <w:t>приведены значения расхода газа котлом «К</w:t>
      </w:r>
      <w:proofErr w:type="gramStart"/>
      <w:r>
        <w:t>4</w:t>
      </w:r>
      <w:proofErr w:type="gramEnd"/>
      <w:r>
        <w:t xml:space="preserve">» очереди «90 </w:t>
      </w:r>
      <w:proofErr w:type="spellStart"/>
      <w:r>
        <w:t>ата</w:t>
      </w:r>
      <w:proofErr w:type="spellEnd"/>
      <w:r>
        <w:t>»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47" w:name="tbl_b4_gas"/>
      <w:r w:rsidR="00147D1E">
        <w:fldChar w:fldCharType="begin"/>
      </w:r>
      <w:r w:rsidR="00147D1E">
        <w:instrText xml:space="preserve"> STYLEREF 1 \s </w:instrText>
      </w:r>
      <w:r w:rsidR="00147D1E">
        <w:fldChar w:fldCharType="separate"/>
      </w:r>
      <w:r w:rsidR="00D177B1">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1</w:t>
      </w:r>
      <w:r w:rsidR="00AB3649">
        <w:rPr>
          <w:noProof/>
        </w:rPr>
        <w:fldChar w:fldCharType="end"/>
      </w:r>
      <w:bookmarkEnd w:id="147"/>
      <w:r w:rsidRPr="00715FF7">
        <w:t xml:space="preserve"> </w:t>
      </w:r>
      <w:r>
        <w:t>Расход газа котлом «К</w:t>
      </w:r>
      <w:proofErr w:type="gramStart"/>
      <w:r>
        <w:t>4</w:t>
      </w:r>
      <w:proofErr w:type="gramEnd"/>
      <w:r>
        <w:t>»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145BE8" w:rsidRDefault="00145BE8" w:rsidP="00145BE8">
      <w:pPr>
        <w:ind w:firstLine="708"/>
      </w:pPr>
      <w:r>
        <w:lastRenderedPageBreak/>
        <w:t>Как видно из таблицы</w:t>
      </w:r>
      <w:r w:rsidRPr="0050466E">
        <w:t xml:space="preserve">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результаты, полученные с помощью разработанного программного комплекса близки к результатам, полученным с помощью «</w:t>
      </w:r>
      <w:r>
        <w:rPr>
          <w:lang w:val="en-US"/>
        </w:rPr>
        <w:t>I</w:t>
      </w:r>
      <w:r w:rsidRPr="003D6633">
        <w:t>4</w:t>
      </w:r>
      <w:r>
        <w:rPr>
          <w:lang w:val="en-US"/>
        </w:rPr>
        <w:t>Plan</w:t>
      </w:r>
      <w:r>
        <w:t xml:space="preserve">». Средний процент расхождения данных составляет 1.74%. </w:t>
      </w:r>
    </w:p>
    <w:p w:rsidR="00145BE8" w:rsidRPr="00260EEE" w:rsidRDefault="00145BE8" w:rsidP="00145BE8">
      <w:pPr>
        <w:ind w:firstLine="708"/>
      </w:pPr>
      <w:r>
        <w:t xml:space="preserve">На рисунке </w:t>
      </w:r>
      <w:r>
        <w:rPr>
          <w:noProof/>
        </w:rPr>
        <w:fldChar w:fldCharType="begin"/>
      </w:r>
      <w:r>
        <w:instrText xml:space="preserve"> REF pic_b4_gas \h </w:instrText>
      </w:r>
      <w:r>
        <w:rPr>
          <w:noProof/>
        </w:rPr>
      </w:r>
      <w:r>
        <w:rPr>
          <w:noProof/>
        </w:rPr>
        <w:fldChar w:fldCharType="separate"/>
      </w:r>
      <w:r w:rsidR="00D177B1">
        <w:rPr>
          <w:noProof/>
        </w:rPr>
        <w:t>5</w:t>
      </w:r>
      <w:r w:rsidR="00D177B1">
        <w:t>.</w:t>
      </w:r>
      <w:r w:rsidR="00D177B1">
        <w:rPr>
          <w:noProof/>
        </w:rPr>
        <w:t>1</w:t>
      </w:r>
      <w:r>
        <w:rPr>
          <w:noProof/>
        </w:rPr>
        <w:fldChar w:fldCharType="end"/>
      </w:r>
      <w:r w:rsidRPr="00366A98">
        <w:t xml:space="preserve"> </w:t>
      </w:r>
      <w:r>
        <w:t>представлены графики зависимостей расхода газа котлом «К</w:t>
      </w:r>
      <w:proofErr w:type="gramStart"/>
      <w:r>
        <w:t>4</w:t>
      </w:r>
      <w:proofErr w:type="gramEnd"/>
      <w:r>
        <w:t>» от паровой нагрузки для значений, полученных с помощью «</w:t>
      </w:r>
      <w:r>
        <w:rPr>
          <w:lang w:val="en-US"/>
        </w:rPr>
        <w:t>I</w:t>
      </w:r>
      <w:r w:rsidRPr="004213F3">
        <w:t>4</w:t>
      </w:r>
      <w:r>
        <w:rPr>
          <w:lang w:val="en-US"/>
        </w:rPr>
        <w:t>Plan</w:t>
      </w:r>
      <w:r>
        <w:t>», а также с помощью разработанного программного комплекса.</w:t>
      </w:r>
    </w:p>
    <w:p w:rsidR="00145BE8" w:rsidRDefault="00145BE8" w:rsidP="00145BE8">
      <w:pPr>
        <w:ind w:firstLine="708"/>
        <w:rPr>
          <w:noProof/>
          <w:lang w:eastAsia="ru-RU"/>
        </w:rPr>
      </w:pPr>
      <w:r w:rsidRPr="00803D5C">
        <w:rPr>
          <w:noProof/>
          <w:lang w:eastAsia="ru-RU"/>
        </w:rPr>
        <w:t xml:space="preserve"> </w:t>
      </w:r>
      <w:r>
        <w:rPr>
          <w:noProof/>
          <w:lang w:eastAsia="ru-RU"/>
        </w:rPr>
        <w:t xml:space="preserve"> </w:t>
      </w:r>
    </w:p>
    <w:p w:rsidR="00145BE8" w:rsidRDefault="00145BE8" w:rsidP="00145BE8">
      <w:pPr>
        <w:ind w:firstLine="708"/>
        <w:rPr>
          <w:noProof/>
          <w:lang w:eastAsia="ru-RU"/>
        </w:rPr>
      </w:pPr>
    </w:p>
    <w:p w:rsidR="00145BE8" w:rsidRDefault="00145BE8" w:rsidP="00145BE8">
      <w:pPr>
        <w:ind w:firstLine="708"/>
      </w:pPr>
    </w:p>
    <w:p w:rsidR="00145BE8" w:rsidRDefault="00145BE8" w:rsidP="00145BE8">
      <w:pPr>
        <w:ind w:firstLine="708"/>
      </w:pPr>
      <w:r>
        <w:rPr>
          <w:noProof/>
          <w:lang w:eastAsia="ru-RU"/>
        </w:rPr>
        <w:lastRenderedPageBreak/>
        <mc:AlternateContent>
          <mc:Choice Requires="wps">
            <w:drawing>
              <wp:anchor distT="0" distB="0" distL="114300" distR="114300" simplePos="0" relativeHeight="251661824" behindDoc="0" locked="0" layoutInCell="1" allowOverlap="1" wp14:anchorId="1B48F2AD" wp14:editId="58928D8B">
                <wp:simplePos x="0" y="0"/>
                <wp:positionH relativeFrom="column">
                  <wp:posOffset>47625</wp:posOffset>
                </wp:positionH>
                <wp:positionV relativeFrom="paragraph">
                  <wp:posOffset>3540760</wp:posOffset>
                </wp:positionV>
                <wp:extent cx="5937250" cy="635"/>
                <wp:effectExtent l="0" t="0" r="0" b="0"/>
                <wp:wrapTight wrapText="bothSides">
                  <wp:wrapPolygon edited="0">
                    <wp:start x="0" y="0"/>
                    <wp:lineTo x="0" y="21600"/>
                    <wp:lineTo x="21600" y="21600"/>
                    <wp:lineTo x="21600" y="0"/>
                  </wp:wrapPolygon>
                </wp:wrapTight>
                <wp:docPr id="4" name="Поле 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D3E89" w:rsidRPr="00F16FE5" w:rsidRDefault="003D3E89" w:rsidP="00145BE8">
                            <w:pPr>
                              <w:pStyle w:val="af"/>
                              <w:rPr>
                                <w:noProof/>
                                <w:szCs w:val="24"/>
                              </w:rPr>
                            </w:pPr>
                            <w:r>
                              <w:t xml:space="preserve">Рисунок </w:t>
                            </w:r>
                            <w:bookmarkStart w:id="148" w:name="pic_b4_ga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1</w:t>
                            </w:r>
                            <w:r w:rsidR="00AB3649">
                              <w:rPr>
                                <w:noProof/>
                              </w:rPr>
                              <w:fldChar w:fldCharType="end"/>
                            </w:r>
                            <w:bookmarkEnd w:id="148"/>
                            <w:r>
                              <w:t xml:space="preserve"> Зависимости расхода газа котлом «К</w:t>
                            </w:r>
                            <w:proofErr w:type="gramStart"/>
                            <w:r>
                              <w:t>4</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 o:spid="_x0000_s1033" type="#_x0000_t202" style="position:absolute;left:0;text-align:left;margin-left:3.75pt;margin-top:278.8pt;width:46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" stroked="f">
                <v:textbox style="mso-fit-shape-to-text:t" inset="0,0,0,0">
                  <w:txbxContent>
                    <w:p w:rsidR="003D3E89" w:rsidRPr="00F16FE5" w:rsidRDefault="003D3E89" w:rsidP="00145BE8">
                      <w:pPr>
                        <w:pStyle w:val="af"/>
                        <w:rPr>
                          <w:noProof/>
                          <w:szCs w:val="24"/>
                        </w:rPr>
                      </w:pPr>
                      <w:r>
                        <w:t xml:space="preserve">Рисунок </w:t>
                      </w:r>
                      <w:bookmarkStart w:id="149" w:name="pic_b4_ga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1</w:t>
                      </w:r>
                      <w:r w:rsidR="00AB3649">
                        <w:rPr>
                          <w:noProof/>
                        </w:rPr>
                        <w:fldChar w:fldCharType="end"/>
                      </w:r>
                      <w:bookmarkEnd w:id="149"/>
                      <w:r>
                        <w:t xml:space="preserve"> Зависимости расхода газа котлом «К</w:t>
                      </w:r>
                      <w:proofErr w:type="gramStart"/>
                      <w:r>
                        <w:t>4</w:t>
                      </w:r>
                      <w:proofErr w:type="gramEnd"/>
                      <w:r>
                        <w:t>» от паровой нагрузки.</w:t>
                      </w:r>
                    </w:p>
                  </w:txbxContent>
                </v:textbox>
                <w10:wrap type="tight"/>
              </v:shape>
            </w:pict>
          </mc:Fallback>
        </mc:AlternateContent>
      </w:r>
      <w:r>
        <w:rPr>
          <w:noProof/>
          <w:lang w:eastAsia="ru-RU"/>
        </w:rPr>
        <w:drawing>
          <wp:anchor distT="0" distB="0" distL="114300" distR="114300" simplePos="0" relativeHeight="251660800" behindDoc="1" locked="0" layoutInCell="1" allowOverlap="1" wp14:anchorId="094CFE44" wp14:editId="69C33857">
            <wp:simplePos x="0" y="0"/>
            <wp:positionH relativeFrom="column">
              <wp:posOffset>47625</wp:posOffset>
            </wp:positionH>
            <wp:positionV relativeFrom="paragraph">
              <wp:posOffset>-292735</wp:posOffset>
            </wp:positionV>
            <wp:extent cx="5937250" cy="3776345"/>
            <wp:effectExtent l="0" t="0" r="25400" b="14605"/>
            <wp:wrapTight wrapText="bothSides">
              <wp:wrapPolygon edited="0">
                <wp:start x="0" y="0"/>
                <wp:lineTo x="0" y="21575"/>
                <wp:lineTo x="21623" y="21575"/>
                <wp:lineTo x="21623" y="0"/>
                <wp:lineTo x="0" y="0"/>
              </wp:wrapPolygon>
            </wp:wrapTight>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pic_b4_gas \h </w:instrText>
      </w:r>
      <w:r>
        <w:fldChar w:fldCharType="separate"/>
      </w:r>
      <w:r w:rsidR="00D177B1">
        <w:rPr>
          <w:noProof/>
        </w:rPr>
        <w:t>5</w:t>
      </w:r>
      <w:r w:rsidR="00D177B1">
        <w:t>.</w:t>
      </w:r>
      <w:r w:rsidR="00D177B1">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w:t>
      </w:r>
      <w:proofErr w:type="gramStart"/>
      <w:r>
        <w:t>6</w:t>
      </w:r>
      <w:proofErr w:type="gramEnd"/>
      <w:r>
        <w:t xml:space="preserve">» очереди «90 </w:t>
      </w:r>
      <w:proofErr w:type="spellStart"/>
      <w:r>
        <w:t>ата</w:t>
      </w:r>
      <w:proofErr w:type="spellEnd"/>
      <w:r>
        <w:t>»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D177B1">
        <w:rPr>
          <w:noProof/>
        </w:rPr>
        <w:t>4</w:t>
      </w:r>
      <w:r w:rsidR="00D177B1">
        <w:t>.</w:t>
      </w:r>
      <w:r w:rsidR="00D177B1">
        <w:rPr>
          <w:noProof/>
        </w:rPr>
        <w:t>2</w:t>
      </w:r>
      <w:r>
        <w:rPr>
          <w:noProof/>
        </w:rPr>
        <w:fldChar w:fldCharType="end"/>
      </w:r>
      <w:r w:rsidRPr="003A464B">
        <w:t xml:space="preserve"> </w:t>
      </w:r>
      <w:r>
        <w:t>приведены значения расхода газа котлом «К</w:t>
      </w:r>
      <w:proofErr w:type="gramStart"/>
      <w:r>
        <w:t>6</w:t>
      </w:r>
      <w:proofErr w:type="gramEnd"/>
      <w:r>
        <w:t>»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t xml:space="preserve">Таблица </w:t>
      </w:r>
      <w:bookmarkStart w:id="150" w:name="tbl_b6_gas"/>
      <w:r w:rsidR="00147D1E">
        <w:fldChar w:fldCharType="begin"/>
      </w:r>
      <w:r w:rsidR="00147D1E">
        <w:instrText xml:space="preserve"> STYLEREF 1 \s </w:instrText>
      </w:r>
      <w:r w:rsidR="00147D1E">
        <w:fldChar w:fldCharType="separate"/>
      </w:r>
      <w:r w:rsidR="00D177B1">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2</w:t>
      </w:r>
      <w:r w:rsidR="00AB3649">
        <w:rPr>
          <w:noProof/>
        </w:rPr>
        <w:fldChar w:fldCharType="end"/>
      </w:r>
      <w:bookmarkEnd w:id="150"/>
      <w:r w:rsidRPr="006B1899">
        <w:t xml:space="preserve"> </w:t>
      </w:r>
      <w:r>
        <w:t>Расход газа котлом «К</w:t>
      </w:r>
      <w:proofErr w:type="gramStart"/>
      <w:r w:rsidRPr="00810496">
        <w:t>6</w:t>
      </w:r>
      <w:proofErr w:type="gramEnd"/>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lastRenderedPageBreak/>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D177B1">
        <w:rPr>
          <w:noProof/>
        </w:rPr>
        <w:t>4</w:t>
      </w:r>
      <w:r w:rsidR="00D177B1">
        <w:t>.</w:t>
      </w:r>
      <w:r w:rsidR="00D177B1">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D177B1">
        <w:rPr>
          <w:noProof/>
        </w:rPr>
        <w:t>5</w:t>
      </w:r>
      <w:r w:rsidR="00D177B1">
        <w:t>.</w:t>
      </w:r>
      <w:r w:rsidR="00D177B1">
        <w:rPr>
          <w:noProof/>
        </w:rPr>
        <w:t>2</w:t>
      </w:r>
      <w:r>
        <w:rPr>
          <w:noProof/>
        </w:rPr>
        <w:fldChar w:fldCharType="end"/>
      </w:r>
      <w:r w:rsidRPr="00366A98">
        <w:t xml:space="preserve"> </w:t>
      </w:r>
      <w:r>
        <w:t>представлены графики зависимостей расхода газа котлом «К</w:t>
      </w:r>
      <w:proofErr w:type="gramStart"/>
      <w:r w:rsidRPr="00827D20">
        <w:t>6</w:t>
      </w:r>
      <w:proofErr w:type="gramEnd"/>
      <w:r>
        <w:t>» от паровой нагрузки на котел.</w:t>
      </w:r>
    </w:p>
    <w:p w:rsidR="00145BE8" w:rsidRPr="002F4190" w:rsidRDefault="00145BE8" w:rsidP="00145BE8">
      <w:pPr>
        <w:ind w:firstLine="0"/>
      </w:pPr>
      <w:r>
        <w:rPr>
          <w:noProof/>
          <w:lang w:eastAsia="ru-RU"/>
        </w:rPr>
        <mc:AlternateContent>
          <mc:Choice Requires="wps">
            <w:drawing>
              <wp:anchor distT="0" distB="0" distL="114300" distR="114300" simplePos="0" relativeHeight="251663872" behindDoc="0" locked="0" layoutInCell="1" allowOverlap="1" wp14:anchorId="01553FF2" wp14:editId="3E82CE54">
                <wp:simplePos x="0" y="0"/>
                <wp:positionH relativeFrom="column">
                  <wp:posOffset>-10795</wp:posOffset>
                </wp:positionH>
                <wp:positionV relativeFrom="paragraph">
                  <wp:posOffset>3520440</wp:posOffset>
                </wp:positionV>
                <wp:extent cx="5937250"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D3E89" w:rsidRPr="00BB3E2F" w:rsidRDefault="003D3E89" w:rsidP="00145BE8">
                            <w:pPr>
                              <w:pStyle w:val="af"/>
                              <w:rPr>
                                <w:noProof/>
                                <w:szCs w:val="24"/>
                              </w:rPr>
                            </w:pPr>
                            <w:r>
                              <w:t xml:space="preserve">Рисунок </w:t>
                            </w:r>
                            <w:bookmarkStart w:id="151" w:name="pic_b6_ga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2</w:t>
                            </w:r>
                            <w:r w:rsidR="00AB3649">
                              <w:rPr>
                                <w:noProof/>
                              </w:rPr>
                              <w:fldChar w:fldCharType="end"/>
                            </w:r>
                            <w:bookmarkEnd w:id="151"/>
                            <w:r>
                              <w:t xml:space="preserve"> Зависимости расхода газа котлом «К</w:t>
                            </w:r>
                            <w:proofErr w:type="gramStart"/>
                            <w:r>
                              <w:t>6</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34" type="#_x0000_t202" style="position:absolute;left:0;text-align:left;margin-left:-.85pt;margin-top:277.2pt;width:46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" stroked="f">
                <v:textbox style="mso-fit-shape-to-text:t" inset="0,0,0,0">
                  <w:txbxContent>
                    <w:p w:rsidR="003D3E89" w:rsidRPr="00BB3E2F" w:rsidRDefault="003D3E89" w:rsidP="00145BE8">
                      <w:pPr>
                        <w:pStyle w:val="af"/>
                        <w:rPr>
                          <w:noProof/>
                          <w:szCs w:val="24"/>
                        </w:rPr>
                      </w:pPr>
                      <w:r>
                        <w:t xml:space="preserve">Рисунок </w:t>
                      </w:r>
                      <w:bookmarkStart w:id="152" w:name="pic_b6_ga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2</w:t>
                      </w:r>
                      <w:r w:rsidR="00AB3649">
                        <w:rPr>
                          <w:noProof/>
                        </w:rPr>
                        <w:fldChar w:fldCharType="end"/>
                      </w:r>
                      <w:bookmarkEnd w:id="152"/>
                      <w:r>
                        <w:t xml:space="preserve"> Зависимости расхода газа котлом «К</w:t>
                      </w:r>
                      <w:proofErr w:type="gramStart"/>
                      <w:r>
                        <w:t>6</w:t>
                      </w:r>
                      <w:proofErr w:type="gramEnd"/>
                      <w:r>
                        <w:t>» от паровой нагрузки.</w:t>
                      </w:r>
                    </w:p>
                  </w:txbxContent>
                </v:textbox>
              </v:shape>
            </w:pict>
          </mc:Fallback>
        </mc:AlternateContent>
      </w:r>
      <w:r>
        <w:rPr>
          <w:noProof/>
          <w:lang w:eastAsia="ru-RU"/>
        </w:rPr>
        <w:drawing>
          <wp:anchor distT="0" distB="0" distL="114300" distR="114300" simplePos="0" relativeHeight="251662848" behindDoc="1" locked="0" layoutInCell="1" allowOverlap="1" wp14:anchorId="3B3234D3" wp14:editId="10214C76">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w:t>
      </w:r>
      <w:proofErr w:type="gramStart"/>
      <w:r>
        <w:t>4</w:t>
      </w:r>
      <w:proofErr w:type="gramEnd"/>
      <w:r>
        <w:t>»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w:t>
      </w:r>
    </w:p>
    <w:p w:rsidR="00145BE8" w:rsidRDefault="00145BE8" w:rsidP="00145BE8">
      <w:r>
        <w:rPr>
          <w:noProof/>
          <w:lang w:eastAsia="ru-RU"/>
        </w:rPr>
        <w:lastRenderedPageBreak/>
        <mc:AlternateContent>
          <mc:Choice Requires="wps">
            <w:drawing>
              <wp:anchor distT="0" distB="0" distL="114300" distR="114300" simplePos="0" relativeHeight="251665920" behindDoc="0" locked="0" layoutInCell="1" allowOverlap="1" wp14:anchorId="687EFB1E" wp14:editId="6A74AD33">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18" name="Поле 18"/>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3D3E89" w:rsidRPr="00993C9C" w:rsidRDefault="003D3E89" w:rsidP="00145BE8">
                            <w:pPr>
                              <w:pStyle w:val="af"/>
                              <w:rPr>
                                <w:noProof/>
                                <w:szCs w:val="24"/>
                              </w:rPr>
                            </w:pPr>
                            <w:r>
                              <w:t xml:space="preserve">Рисунок </w:t>
                            </w:r>
                            <w:bookmarkStart w:id="153" w:name="pic_stat_sch"/>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3</w:t>
                            </w:r>
                            <w:r w:rsidR="00AB3649">
                              <w:rPr>
                                <w:noProof/>
                              </w:rPr>
                              <w:fldChar w:fldCharType="end"/>
                            </w:r>
                            <w:bookmarkEnd w:id="153"/>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 o:spid="_x0000_s1035" type="#_x0000_t202" style="position:absolute;left:0;text-align:left;margin-left:-4.65pt;margin-top:374.05pt;width:474.7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" stroked="f">
                <v:textbox style="mso-fit-shape-to-text:t" inset="0,0,0,0">
                  <w:txbxContent>
                    <w:p w:rsidR="003D3E89" w:rsidRPr="00993C9C" w:rsidRDefault="003D3E89" w:rsidP="00145BE8">
                      <w:pPr>
                        <w:pStyle w:val="af"/>
                        <w:rPr>
                          <w:noProof/>
                          <w:szCs w:val="24"/>
                        </w:rPr>
                      </w:pPr>
                      <w:r>
                        <w:t xml:space="preserve">Рисунок </w:t>
                      </w:r>
                      <w:bookmarkStart w:id="154" w:name="pic_stat_sch"/>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3</w:t>
                      </w:r>
                      <w:r w:rsidR="00AB3649">
                        <w:rPr>
                          <w:noProof/>
                        </w:rPr>
                        <w:fldChar w:fldCharType="end"/>
                      </w:r>
                      <w:bookmarkEnd w:id="154"/>
                      <w:r>
                        <w:t xml:space="preserve"> Сравнение средних: схема проверки гипотез.</w:t>
                      </w:r>
                    </w:p>
                  </w:txbxContent>
                </v:textbox>
                <w10:wrap type="tight"/>
              </v:shape>
            </w:pict>
          </mc:Fallback>
        </mc:AlternateContent>
      </w:r>
      <w:r>
        <w:rPr>
          <w:noProof/>
          <w:lang w:eastAsia="ru-RU"/>
        </w:rPr>
        <w:drawing>
          <wp:anchor distT="0" distB="0" distL="114300" distR="114300" simplePos="0" relativeHeight="251664896" behindDoc="1" locked="0" layoutInCell="1" allowOverlap="1" wp14:anchorId="19256EAC" wp14:editId="4C137A99">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Основная задача сравнительного анализа – это сравнение средних генеральных совокупностей </w:t>
      </w:r>
      <w:r w:rsidRPr="005832A9">
        <w:t>[</w:t>
      </w:r>
      <w:commentRangeStart w:id="155"/>
      <w:r>
        <w:t>ссылка</w:t>
      </w:r>
      <w:commentRangeEnd w:id="155"/>
      <w:r>
        <w:rPr>
          <w:rStyle w:val="a8"/>
        </w:rPr>
        <w:commentReference w:id="155"/>
      </w:r>
      <w:r w:rsidRPr="005832A9">
        <w:t>]</w:t>
      </w:r>
      <w:r>
        <w:t>. На рисунке</w:t>
      </w:r>
      <w:r w:rsidRPr="003F5C1A">
        <w:t xml:space="preserve"> </w:t>
      </w:r>
      <w:r>
        <w:rPr>
          <w:lang w:val="en-US"/>
        </w:rPr>
        <w:fldChar w:fldCharType="begin"/>
      </w:r>
      <w:r w:rsidRPr="003F5C1A">
        <w:instrText xml:space="preserve"> </w:instrText>
      </w:r>
      <w:r>
        <w:rPr>
          <w:lang w:val="en-US"/>
        </w:rPr>
        <w:instrText>REF</w:instrText>
      </w:r>
      <w:r w:rsidRPr="003F5C1A">
        <w:instrText xml:space="preserve"> </w:instrText>
      </w:r>
      <w:r>
        <w:rPr>
          <w:lang w:val="en-US"/>
        </w:rPr>
        <w:instrText>pic</w:instrText>
      </w:r>
      <w:r w:rsidRPr="003F5C1A">
        <w:instrText>_</w:instrText>
      </w:r>
      <w:r>
        <w:rPr>
          <w:lang w:val="en-US"/>
        </w:rPr>
        <w:instrText>stat</w:instrText>
      </w:r>
      <w:r w:rsidRPr="003F5C1A">
        <w:instrText>_</w:instrText>
      </w:r>
      <w:r>
        <w:rPr>
          <w:lang w:val="en-US"/>
        </w:rPr>
        <w:instrText>sch</w:instrText>
      </w:r>
      <w:r w:rsidRPr="003F5C1A">
        <w:instrText xml:space="preserve"> \</w:instrText>
      </w:r>
      <w:r>
        <w:rPr>
          <w:lang w:val="en-US"/>
        </w:rPr>
        <w:instrText>h</w:instrText>
      </w:r>
      <w:r w:rsidRPr="003F5C1A">
        <w:instrText xml:space="preserve"> </w:instrText>
      </w:r>
      <w:r>
        <w:rPr>
          <w:lang w:val="en-US"/>
        </w:rPr>
      </w:r>
      <w:r>
        <w:rPr>
          <w:lang w:val="en-US"/>
        </w:rPr>
        <w:fldChar w:fldCharType="separate"/>
      </w:r>
      <w:r w:rsidR="00D177B1">
        <w:rPr>
          <w:noProof/>
        </w:rPr>
        <w:t>5</w:t>
      </w:r>
      <w:r w:rsidR="00D177B1">
        <w:t>.</w:t>
      </w:r>
      <w:r w:rsidR="00D177B1">
        <w:rPr>
          <w:noProof/>
        </w:rPr>
        <w:t>3</w:t>
      </w:r>
      <w:r>
        <w:rPr>
          <w:lang w:val="en-US"/>
        </w:rPr>
        <w:fldChar w:fldCharType="end"/>
      </w:r>
      <w:r>
        <w:t xml:space="preserve"> представлена схема проверки гипотез при сравнении средних:</w:t>
      </w:r>
    </w:p>
    <w:p w:rsidR="00145BE8" w:rsidRDefault="00145BE8" w:rsidP="00145BE8"/>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D177B1">
        <w:rPr>
          <w:noProof/>
        </w:rPr>
        <w:t>5</w:t>
      </w:r>
      <w:r w:rsidR="00D177B1">
        <w:t>.</w:t>
      </w:r>
      <w:r w:rsidR="00D177B1">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 xml:space="preserve">тест Манна-Уитни.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w:t>
      </w:r>
      <w:proofErr w:type="gramStart"/>
      <w:r>
        <w:t>.</w:t>
      </w:r>
      <w:proofErr w:type="gramEnd"/>
      <w:r>
        <w:t xml:space="preserve"> [</w:t>
      </w:r>
      <w:commentRangeStart w:id="156"/>
      <w:proofErr w:type="gramStart"/>
      <w:r>
        <w:t>с</w:t>
      </w:r>
      <w:proofErr w:type="gramEnd"/>
      <w:r>
        <w:t>сылка</w:t>
      </w:r>
      <w:commentRangeEnd w:id="156"/>
      <w:r>
        <w:rPr>
          <w:rStyle w:val="a8"/>
        </w:rPr>
        <w:commentReference w:id="156"/>
      </w:r>
      <w:r w:rsidRPr="0018701A">
        <w:t>]</w:t>
      </w:r>
    </w:p>
    <w:p w:rsidR="00145BE8" w:rsidRPr="009C3216" w:rsidRDefault="00145BE8" w:rsidP="00145BE8">
      <w:pPr>
        <w:rPr>
          <w:u w:val="single"/>
        </w:rPr>
      </w:pPr>
      <w:proofErr w:type="gramStart"/>
      <w:r w:rsidRPr="009C3216">
        <w:rPr>
          <w:u w:val="single"/>
          <w:lang w:val="en-US"/>
        </w:rPr>
        <w:t>U</w:t>
      </w:r>
      <w:r w:rsidRPr="009C3216">
        <w:rPr>
          <w:u w:val="single"/>
        </w:rPr>
        <w:t>-критерий Манна–Уитни.</w:t>
      </w:r>
      <w:proofErr w:type="gramEnd"/>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proofErr w:type="gramStart"/>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w:t>
      </w:r>
      <w:proofErr w:type="gramEnd"/>
      <w:r>
        <w:t xml:space="preserve">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proofErr w:type="gramStart"/>
      <w:r w:rsidRPr="00C3441E">
        <w:rPr>
          <w:lang w:val="ru-RU"/>
        </w:rPr>
        <w:t>б</w:t>
      </w:r>
      <w:r w:rsidRPr="002B306D">
        <w:rPr>
          <w:b/>
          <w:lang w:val="ru-RU"/>
        </w:rPr>
        <w:t>о</w:t>
      </w:r>
      <w:r w:rsidRPr="00C3441E">
        <w:rPr>
          <w:lang w:val="ru-RU"/>
        </w:rPr>
        <w:t>льшую</w:t>
      </w:r>
      <w:proofErr w:type="gramEnd"/>
      <w:r w:rsidRPr="00C3441E">
        <w:rPr>
          <w:lang w:val="ru-RU"/>
        </w:rPr>
        <w:t xml:space="preserve">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sidRPr="00335299">
        <w:rPr>
          <w:u w:val="single"/>
        </w:rPr>
        <w:t>4</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4</w:t>
      </w:r>
      <w:proofErr w:type="gramEnd"/>
      <w:r>
        <w:t xml:space="preserve">» по данным, приведенным в таблице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D177B1">
        <w:rPr>
          <w:noProof/>
        </w:rPr>
        <w:t>4</w:t>
      </w:r>
      <w:r w:rsidR="00D177B1">
        <w:t>.</w:t>
      </w:r>
      <w:r w:rsidR="00D177B1">
        <w:rPr>
          <w:noProof/>
        </w:rPr>
        <w:t>3</w:t>
      </w:r>
      <w:r>
        <w:fldChar w:fldCharType="end"/>
      </w:r>
      <w:r>
        <w:t xml:space="preserve"> приведены ранжированные значения расходов топлива котлом «К</w:t>
      </w:r>
      <w:proofErr w:type="gramStart"/>
      <w:r>
        <w:t>4</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7" w:name="tbl_u_b4"/>
      <w:r w:rsidR="00147D1E">
        <w:fldChar w:fldCharType="begin"/>
      </w:r>
      <w:r w:rsidR="00147D1E">
        <w:instrText xml:space="preserve"> STYLEREF 1 \s </w:instrText>
      </w:r>
      <w:r w:rsidR="00147D1E">
        <w:fldChar w:fldCharType="separate"/>
      </w:r>
      <w:r w:rsidR="00D177B1">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3</w:t>
      </w:r>
      <w:r w:rsidR="00AB3649">
        <w:rPr>
          <w:noProof/>
        </w:rPr>
        <w:fldChar w:fldCharType="end"/>
      </w:r>
      <w:bookmarkEnd w:id="157"/>
      <w:r>
        <w:t xml:space="preserve"> Ранжированные выборок расхода топлива котлом «К</w:t>
      </w:r>
      <w:proofErr w:type="gramStart"/>
      <w:r>
        <w:t>4</w:t>
      </w:r>
      <w:proofErr w:type="gramEnd"/>
      <w:r>
        <w:t>»</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58"/>
      <w:r>
        <w:t>ссылка</w:t>
      </w:r>
      <w:commentRangeEnd w:id="158"/>
      <w:r>
        <w:rPr>
          <w:rStyle w:val="a8"/>
        </w:rPr>
        <w:commentReference w:id="158"/>
      </w:r>
      <w:r w:rsidRPr="004A5733">
        <w:t>]</w:t>
      </w:r>
      <w:r>
        <w:t xml:space="preserve"> определяем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Pr>
          <w:u w:val="single"/>
        </w:rPr>
        <w:t>6</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6</w:t>
      </w:r>
      <w:proofErr w:type="gramEnd"/>
      <w:r>
        <w:t xml:space="preserve">» по данным, приведенным в таблице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D177B1">
        <w:rPr>
          <w:noProof/>
        </w:rPr>
        <w:t>4</w:t>
      </w:r>
      <w:r w:rsidR="00D177B1">
        <w:t>.</w:t>
      </w:r>
      <w:r w:rsidR="00D177B1">
        <w:rPr>
          <w:noProof/>
        </w:rPr>
        <w:t>4</w:t>
      </w:r>
      <w:r>
        <w:fldChar w:fldCharType="end"/>
      </w:r>
      <w:r>
        <w:t xml:space="preserve"> приведены ранжированные значения расходов топлива котлом «К</w:t>
      </w:r>
      <w:proofErr w:type="gramStart"/>
      <w:r>
        <w:t>6</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9" w:name="tbl_u_b6"/>
      <w:r w:rsidR="00147D1E">
        <w:fldChar w:fldCharType="begin"/>
      </w:r>
      <w:r w:rsidR="00147D1E">
        <w:instrText xml:space="preserve"> STYLEREF 1 \s </w:instrText>
      </w:r>
      <w:r w:rsidR="00147D1E">
        <w:fldChar w:fldCharType="separate"/>
      </w:r>
      <w:r w:rsidR="00D177B1">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4</w:t>
      </w:r>
      <w:r w:rsidR="00AB3649">
        <w:rPr>
          <w:noProof/>
        </w:rPr>
        <w:fldChar w:fldCharType="end"/>
      </w:r>
      <w:bookmarkEnd w:id="159"/>
      <w:r w:rsidRPr="00345AA4">
        <w:t xml:space="preserve"> </w:t>
      </w:r>
      <w:r>
        <w:t>Ранжированные выборок расхода топлива котлом «К</w:t>
      </w:r>
      <w:proofErr w:type="gramStart"/>
      <w:r>
        <w:t>6</w:t>
      </w:r>
      <w:proofErr w:type="gramEnd"/>
      <w:r>
        <w:t>»</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60"/>
      <w:r>
        <w:t>ссылка</w:t>
      </w:r>
      <w:commentRangeEnd w:id="160"/>
      <w:r>
        <w:rPr>
          <w:rStyle w:val="a8"/>
        </w:rPr>
        <w:commentReference w:id="160"/>
      </w:r>
      <w:r w:rsidRPr="004A5733">
        <w:t>]</w:t>
      </w:r>
      <w:r>
        <w:t xml:space="preserve"> получаем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w:t>
      </w:r>
      <w:proofErr w:type="gramStart"/>
      <w:r>
        <w:t>4</w:t>
      </w:r>
      <w:proofErr w:type="gramEnd"/>
      <w:r>
        <w:t>»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Pr="00BC47F4" w:rsidRDefault="00145BE8" w:rsidP="00145BE8">
      <w:pPr>
        <w:pStyle w:val="a3"/>
        <w:numPr>
          <w:ilvl w:val="0"/>
          <w:numId w:val="42"/>
        </w:numPr>
        <w:rPr>
          <w:lang w:val="ru-RU"/>
        </w:rPr>
      </w:pPr>
      <w:r>
        <w:rPr>
          <w:lang w:val="ru-RU"/>
        </w:rPr>
        <w:t>Коэффициент избытка воздуха в режимном сечении</w:t>
      </w:r>
      <w:proofErr w:type="gramStart"/>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roofErr w:type="gramEnd"/>
    </w:p>
    <w:p w:rsidR="00145BE8" w:rsidRPr="00010B0F" w:rsidRDefault="00145BE8" w:rsidP="00145BE8"/>
    <w:p w:rsidR="00145BE8" w:rsidRPr="007A6DBF" w:rsidRDefault="00145BE8" w:rsidP="00145BE8">
      <w:pPr>
        <w:rPr>
          <w:u w:val="single"/>
        </w:rPr>
      </w:pPr>
      <w:r w:rsidRPr="007A6DBF">
        <w:rPr>
          <w:u w:val="single"/>
        </w:rPr>
        <w:t>Эксперименты для возможных ситуаций на рынке электроэнергии.</w:t>
      </w:r>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proofErr w:type="gramStart"/>
      <w:r>
        <w:rPr>
          <w:lang w:val="ru-RU"/>
        </w:rPr>
        <w:t>Задана паропроизводительность, которую должна обеспечивать очередь котлоагрегатов котельного отделения электростанции.</w:t>
      </w:r>
      <w:proofErr w:type="gramEnd"/>
      <w:r>
        <w:rPr>
          <w:lang w:val="ru-RU"/>
        </w:rPr>
        <w:t xml:space="preserve"> Для работы котлов необходимо закупать как газ, так и мазут. Цены на топливо известны. </w:t>
      </w:r>
      <w:proofErr w:type="gramStart"/>
      <w:r>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Pr>
          <w:lang w:val="ru-RU"/>
        </w:rPr>
        <w:t xml:space="preserve"> В ходе оптимизации приоритет отдается критериям расхода топлива и финансовым затратам на топливо. Назовем данную ситуацию «Обычная»;</w:t>
      </w:r>
    </w:p>
    <w:p w:rsidR="00145BE8" w:rsidRPr="00261AC1" w:rsidRDefault="00145BE8" w:rsidP="00145BE8">
      <w:pPr>
        <w:pStyle w:val="a3"/>
        <w:numPr>
          <w:ilvl w:val="0"/>
          <w:numId w:val="43"/>
        </w:numPr>
        <w:jc w:val="both"/>
        <w:rPr>
          <w:lang w:val="ru-RU"/>
        </w:rPr>
      </w:pPr>
      <w:proofErr w:type="gramStart"/>
      <w:r w:rsidRPr="00261AC1">
        <w:rPr>
          <w:lang w:val="ru-RU"/>
        </w:rPr>
        <w:t>Задана</w:t>
      </w:r>
      <w:proofErr w:type="gramEnd"/>
      <w:r w:rsidRPr="00261AC1">
        <w:rPr>
          <w:lang w:val="ru-RU"/>
        </w:rPr>
        <w:t xml:space="preserve">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w:t>
      </w:r>
      <w:proofErr w:type="gramStart"/>
      <w:r w:rsidRPr="00261AC1">
        <w:rPr>
          <w:lang w:val="ru-RU"/>
        </w:rPr>
        <w:t>имеющееся</w:t>
      </w:r>
      <w:proofErr w:type="gramEnd"/>
      <w:r w:rsidRPr="00261AC1">
        <w:rPr>
          <w:lang w:val="ru-RU"/>
        </w:rPr>
        <w:t>.</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proofErr w:type="gramStart"/>
      <w:r w:rsidRPr="00261AC1">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sidRPr="00261AC1">
        <w:rPr>
          <w:lang w:val="ru-RU"/>
        </w:rPr>
        <w:t xml:space="preserve"> Назовем данную ситуацию «Приоритет </w:t>
      </w:r>
      <w:r>
        <w:rPr>
          <w:lang w:val="ru-RU"/>
        </w:rPr>
        <w:t>одного вида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D177B1">
        <w:rPr>
          <w:noProof/>
        </w:rPr>
        <w:t>4</w:t>
      </w:r>
      <w:r w:rsidR="00D177B1">
        <w:t>.</w:t>
      </w:r>
      <w:r w:rsidR="00D177B1">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61" w:name="tbl_po"/>
      <w:r w:rsidR="00147D1E">
        <w:fldChar w:fldCharType="begin"/>
      </w:r>
      <w:r w:rsidR="00147D1E">
        <w:instrText xml:space="preserve"> STYLEREF 1 \s </w:instrText>
      </w:r>
      <w:r w:rsidR="00147D1E">
        <w:fldChar w:fldCharType="separate"/>
      </w:r>
      <w:r w:rsidR="00D177B1">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5</w:t>
      </w:r>
      <w:r w:rsidR="00AB3649">
        <w:rPr>
          <w:noProof/>
        </w:rPr>
        <w:fldChar w:fldCharType="end"/>
      </w:r>
      <w:bookmarkEnd w:id="161"/>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145BE8" w:rsidRDefault="00145BE8" w:rsidP="00145BE8">
      <w:pPr>
        <w:rPr>
          <w:b/>
        </w:rPr>
      </w:pPr>
    </w:p>
    <w:p w:rsidR="00145BE8" w:rsidRDefault="00145BE8" w:rsidP="00145BE8">
      <w:pPr>
        <w:rPr>
          <w:b/>
        </w:rPr>
      </w:pPr>
      <w:r w:rsidRPr="00E63904">
        <w:rPr>
          <w:b/>
        </w:rPr>
        <w:lastRenderedPageBreak/>
        <w:t>Ситуация «Обычная»</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D177B1">
        <w:rPr>
          <w:noProof/>
        </w:rPr>
        <w:t>4</w:t>
      </w:r>
      <w:r w:rsidR="00D177B1">
        <w:t>.</w:t>
      </w:r>
      <w:r w:rsidR="00D177B1">
        <w:rPr>
          <w:noProof/>
        </w:rPr>
        <w:t>6</w:t>
      </w:r>
      <w:r w:rsidR="00D177B1">
        <w:t xml:space="preserve"> </w:t>
      </w:r>
      <w:r>
        <w:fldChar w:fldCharType="end"/>
      </w:r>
      <w:r>
        <w:t xml:space="preserve"> описаны значения параметров, использовавшиеся при расчетах ситуации «Обычная». Значения </w:t>
      </w:r>
      <w:proofErr w:type="gramStart"/>
      <w:r>
        <w:t>всех параметров, описываемых тут и далее являются</w:t>
      </w:r>
      <w:proofErr w:type="gramEnd"/>
      <w:r>
        <w:t xml:space="preserve">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62" w:name="tbl_common_params"/>
      <w:r w:rsidR="00147D1E">
        <w:fldChar w:fldCharType="begin"/>
      </w:r>
      <w:r w:rsidR="00147D1E">
        <w:instrText xml:space="preserve"> STYLEREF 1 \s </w:instrText>
      </w:r>
      <w:r w:rsidR="00147D1E">
        <w:fldChar w:fldCharType="separate"/>
      </w:r>
      <w:r w:rsidR="00D177B1">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6</w:t>
      </w:r>
      <w:r w:rsidR="00AB3649">
        <w:rPr>
          <w:noProof/>
        </w:rPr>
        <w:fldChar w:fldCharType="end"/>
      </w:r>
      <w:r>
        <w:t xml:space="preserve"> </w:t>
      </w:r>
      <w:bookmarkEnd w:id="162"/>
      <w:r>
        <w:t>Значение параметров для ситуации «Обычная».</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proofErr w:type="gramStart"/>
            <w:r>
              <w:t>Общая</w:t>
            </w:r>
            <w:proofErr w:type="gramEnd"/>
            <w:r>
              <w:t xml:space="preserve">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w:t>
            </w:r>
            <w:proofErr w:type="gramStart"/>
            <w:r>
              <w:t>.н</w:t>
            </w:r>
            <w:proofErr w:type="gramEnd"/>
            <w:r>
              <w:t>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w:t>
            </w:r>
            <w:proofErr w:type="gramStart"/>
            <w:r>
              <w:t>т</w:t>
            </w:r>
            <w:proofErr w:type="gramEnd"/>
            <w:r>
              <w:rPr>
                <w:lang w:val="en-US"/>
              </w:rPr>
              <w:t>.</w:t>
            </w:r>
          </w:p>
        </w:tc>
      </w:tr>
    </w:tbl>
    <w:p w:rsidR="00145BE8" w:rsidRDefault="00145BE8" w:rsidP="00145BE8">
      <w:pPr>
        <w:ind w:firstLine="708"/>
      </w:pPr>
    </w:p>
    <w:p w:rsidR="00145BE8" w:rsidRDefault="00145BE8" w:rsidP="00145BE8">
      <w:pPr>
        <w:ind w:firstLine="708"/>
      </w:pPr>
      <w:r>
        <w:rPr>
          <w:noProof/>
          <w:lang w:eastAsia="ru-RU"/>
        </w:rPr>
        <w:drawing>
          <wp:anchor distT="0" distB="0" distL="114300" distR="114300" simplePos="0" relativeHeight="251650560" behindDoc="1" locked="0" layoutInCell="1" allowOverlap="1" wp14:anchorId="22532FAD" wp14:editId="6C58CF7E">
            <wp:simplePos x="0" y="0"/>
            <wp:positionH relativeFrom="column">
              <wp:posOffset>-10795</wp:posOffset>
            </wp:positionH>
            <wp:positionV relativeFrom="paragraph">
              <wp:posOffset>1013460</wp:posOffset>
            </wp:positionV>
            <wp:extent cx="5940425" cy="2458085"/>
            <wp:effectExtent l="0" t="0" r="3175" b="0"/>
            <wp:wrapTight wrapText="bothSides">
              <wp:wrapPolygon edited="0">
                <wp:start x="0" y="0"/>
                <wp:lineTo x="0" y="21427"/>
                <wp:lineTo x="21542" y="21427"/>
                <wp:lineTo x="21542" y="0"/>
                <wp:lineTo x="0" y="0"/>
              </wp:wrapPolygon>
            </wp:wrapTight>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w:t>
      </w:r>
      <w:r w:rsidRPr="00691B79">
        <w:t xml:space="preserve">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xml:space="preserve"> представлены результаты оптимизации для ситуации «Обычная», полученные с помощью разработанного программного комплекса.</w:t>
      </w:r>
    </w:p>
    <w:p w:rsidR="00145BE8" w:rsidRDefault="00145BE8" w:rsidP="00145BE8">
      <w:pPr>
        <w:ind w:firstLine="0"/>
      </w:pPr>
      <w:r>
        <w:rPr>
          <w:noProof/>
          <w:lang w:eastAsia="ru-RU"/>
        </w:rPr>
        <mc:AlternateContent>
          <mc:Choice Requires="wps">
            <w:drawing>
              <wp:anchor distT="0" distB="0" distL="114300" distR="114300" simplePos="0" relativeHeight="251651584" behindDoc="1" locked="0" layoutInCell="1" allowOverlap="1" wp14:anchorId="261D1833" wp14:editId="453626EE">
                <wp:simplePos x="0" y="0"/>
                <wp:positionH relativeFrom="column">
                  <wp:posOffset>-11430</wp:posOffset>
                </wp:positionH>
                <wp:positionV relativeFrom="paragraph">
                  <wp:posOffset>2532512</wp:posOffset>
                </wp:positionV>
                <wp:extent cx="5940425" cy="635"/>
                <wp:effectExtent l="0" t="0" r="3175" b="0"/>
                <wp:wrapNone/>
                <wp:docPr id="22" name="Поле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3D3E89" w:rsidRPr="004A2EE2" w:rsidRDefault="003D3E89" w:rsidP="00145BE8">
                            <w:pPr>
                              <w:pStyle w:val="af"/>
                              <w:rPr>
                                <w:noProof/>
                                <w:szCs w:val="24"/>
                              </w:rPr>
                            </w:pPr>
                            <w:r>
                              <w:t xml:space="preserve">Рисунок </w:t>
                            </w:r>
                            <w:bookmarkStart w:id="163" w:name="pic_common_re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4</w:t>
                            </w:r>
                            <w:r w:rsidR="00AB3649">
                              <w:rPr>
                                <w:noProof/>
                              </w:rPr>
                              <w:fldChar w:fldCharType="end"/>
                            </w:r>
                            <w:bookmarkEnd w:id="163"/>
                            <w:r>
                              <w:t xml:space="preserve"> Результаты оптимизации для ситуации «Обычная».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36" type="#_x0000_t202" style="position:absolute;left:0;text-align:left;margin-left:-.9pt;margin-top:199.4pt;width:46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" stroked="f">
                <v:textbox style="mso-fit-shape-to-text:t" inset="0,0,0,0">
                  <w:txbxContent>
                    <w:p w:rsidR="003D3E89" w:rsidRPr="004A2EE2" w:rsidRDefault="003D3E89" w:rsidP="00145BE8">
                      <w:pPr>
                        <w:pStyle w:val="af"/>
                        <w:rPr>
                          <w:noProof/>
                          <w:szCs w:val="24"/>
                        </w:rPr>
                      </w:pPr>
                      <w:r>
                        <w:t xml:space="preserve">Рисунок </w:t>
                      </w:r>
                      <w:bookmarkStart w:id="164" w:name="pic_common_re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4</w:t>
                      </w:r>
                      <w:r w:rsidR="00AB3649">
                        <w:rPr>
                          <w:noProof/>
                        </w:rPr>
                        <w:fldChar w:fldCharType="end"/>
                      </w:r>
                      <w:bookmarkEnd w:id="164"/>
                      <w:r>
                        <w:t xml:space="preserve"> Результаты оптимизации для ситуации «Обычная».</w:t>
                      </w:r>
                    </w:p>
                  </w:txbxContent>
                </v:textbox>
              </v:shape>
            </w:pict>
          </mc:Fallback>
        </mc:AlternateContent>
      </w:r>
      <w:r>
        <w:tab/>
      </w:r>
    </w:p>
    <w:p w:rsidR="00145BE8" w:rsidRDefault="00145BE8" w:rsidP="00145BE8">
      <w:pPr>
        <w:ind w:firstLine="708"/>
      </w:pPr>
      <w:r>
        <w:lastRenderedPageBreak/>
        <w:t xml:space="preserve"> Как видно из рисунка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оптимальный плановый состав оборудования для ситуации «Обычная» предполагает распределение общей нагрузки только между котлами «К</w:t>
      </w:r>
      <w:proofErr w:type="gramStart"/>
      <w:r>
        <w:t>4</w:t>
      </w:r>
      <w:proofErr w:type="gramEnd"/>
      <w:r>
        <w:t>», «К5» и «К6». При этом котлы «К</w:t>
      </w:r>
      <w:proofErr w:type="gramStart"/>
      <w:r>
        <w:t>1</w:t>
      </w:r>
      <w:proofErr w:type="gramEnd"/>
      <w:r>
        <w:t>»,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rsidRPr="000F0FDB">
        <w:t>.</w:t>
      </w:r>
    </w:p>
    <w:p w:rsidR="00145BE8" w:rsidRPr="00247933" w:rsidRDefault="00145BE8" w:rsidP="00145BE8">
      <w:pPr>
        <w:pStyle w:val="af"/>
        <w:keepNext/>
      </w:pPr>
      <w:r>
        <w:t xml:space="preserve">Таблица </w:t>
      </w:r>
      <w:bookmarkStart w:id="165" w:name="tbl_common_i4_res"/>
      <w:r w:rsidR="00147D1E">
        <w:fldChar w:fldCharType="begin"/>
      </w:r>
      <w:r w:rsidR="00147D1E">
        <w:instrText xml:space="preserve"> STYLEREF 1 \s </w:instrText>
      </w:r>
      <w:r w:rsidR="00147D1E">
        <w:fldChar w:fldCharType="separate"/>
      </w:r>
      <w:r w:rsidR="00D177B1">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7</w:t>
      </w:r>
      <w:r w:rsidR="00AB3649">
        <w:rPr>
          <w:noProof/>
        </w:rPr>
        <w:fldChar w:fldCharType="end"/>
      </w:r>
      <w:bookmarkEnd w:id="165"/>
      <w:r>
        <w:t xml:space="preserve"> Результаты расчетов «</w:t>
      </w:r>
      <w:r>
        <w:rPr>
          <w:lang w:val="en-US"/>
        </w:rPr>
        <w:t>I</w:t>
      </w:r>
      <w:r w:rsidRPr="00247933">
        <w:t>4</w:t>
      </w:r>
      <w:r>
        <w:rPr>
          <w:lang w:val="en-US"/>
        </w:rPr>
        <w:t>Plan</w:t>
      </w:r>
      <w:r>
        <w:t>» для ситуации «Обычная».</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w:t>
            </w:r>
            <w:proofErr w:type="gramStart"/>
            <w:r>
              <w:t>1</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2</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4</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w:t>
            </w:r>
            <w:proofErr w:type="gramStart"/>
            <w:r>
              <w:t>6</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w:t>
      </w:r>
      <w:proofErr w:type="gramStart"/>
      <w:r>
        <w:t>4</w:t>
      </w:r>
      <w:proofErr w:type="gramEnd"/>
      <w:r>
        <w:t>», «К5» и «К6», причем все они также работают на газе. Однако</w:t>
      </w:r>
      <w:proofErr w:type="gramStart"/>
      <w:r>
        <w:t>,</w:t>
      </w:r>
      <w:proofErr w:type="gramEnd"/>
      <w:r>
        <w:t xml:space="preserve">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И проведем сравнение значений критериев оптимизации, полученных при паровых нагрузках котлов, вычисленных для ситуации «Обычная» с помощью разработанного программного комплекса (рисунок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sidR="00D177B1">
        <w:rPr>
          <w:noProof/>
        </w:rPr>
        <w:t>4</w:t>
      </w:r>
      <w:r w:rsidR="00D177B1">
        <w:t>.</w:t>
      </w:r>
      <w:r w:rsidR="00D177B1">
        <w:rPr>
          <w:noProof/>
        </w:rPr>
        <w:t>8</w:t>
      </w:r>
      <w:r>
        <w:fldChar w:fldCharType="end"/>
      </w:r>
      <w:r w:rsidRPr="00010B0F">
        <w:t>.</w:t>
      </w:r>
    </w:p>
    <w:p w:rsidR="00145BE8" w:rsidRPr="00145C2C" w:rsidRDefault="00145BE8" w:rsidP="00145BE8">
      <w:pPr>
        <w:pStyle w:val="af"/>
        <w:keepNext/>
      </w:pPr>
      <w:r>
        <w:t xml:space="preserve">Таблица </w:t>
      </w:r>
      <w:bookmarkStart w:id="166" w:name="tbl_common_comp_res"/>
      <w:r w:rsidR="00147D1E">
        <w:fldChar w:fldCharType="begin"/>
      </w:r>
      <w:r w:rsidR="00147D1E">
        <w:instrText xml:space="preserve"> STYLEREF 1 \s </w:instrText>
      </w:r>
      <w:r w:rsidR="00147D1E">
        <w:fldChar w:fldCharType="separate"/>
      </w:r>
      <w:r w:rsidR="00D177B1">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8</w:t>
      </w:r>
      <w:r w:rsidR="00AB3649">
        <w:rPr>
          <w:noProof/>
        </w:rPr>
        <w:fldChar w:fldCharType="end"/>
      </w:r>
      <w:bookmarkEnd w:id="166"/>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w:t>
            </w:r>
            <w:proofErr w:type="gramStart"/>
            <w:r w:rsidRPr="00BB5B3C">
              <w:rPr>
                <w:b/>
              </w:rPr>
              <w:t>разработанное</w:t>
            </w:r>
            <w:proofErr w:type="gramEnd"/>
            <w:r w:rsidRPr="00BB5B3C">
              <w:rPr>
                <w:b/>
              </w:rPr>
              <w:t xml:space="preserve">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w:t>
            </w:r>
            <w:proofErr w:type="gramStart"/>
            <w:r>
              <w:t>1</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lastRenderedPageBreak/>
              <w:t>К</w:t>
            </w:r>
            <w:proofErr w:type="gramStart"/>
            <w:r>
              <w:t>2</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w:t>
            </w:r>
            <w:proofErr w:type="gramStart"/>
            <w:r>
              <w:t>4</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w:t>
            </w:r>
            <w:proofErr w:type="gramStart"/>
            <w:r>
              <w:t>6</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w:t>
            </w:r>
            <w:proofErr w:type="gramStart"/>
            <w:r w:rsidRPr="00401BBF">
              <w:rPr>
                <w:b/>
              </w:rPr>
              <w:t>.н</w:t>
            </w:r>
            <w:proofErr w:type="gramEnd"/>
            <w:r w:rsidRPr="00401BBF">
              <w:rPr>
                <w:b/>
              </w:rPr>
              <w:t>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50,043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174249,73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КПД группы котлоагрегатов</w:t>
            </w:r>
            <w:proofErr w:type="gramStart"/>
            <w:r w:rsidRPr="00401BBF">
              <w:rPr>
                <w:b/>
              </w:rPr>
              <w:t xml:space="preserve">, </w:t>
            </w:r>
            <w:r w:rsidRPr="00401BBF">
              <w:rPr>
                <w:b/>
                <w:lang w:val="en-US"/>
              </w:rPr>
              <w:t>[%]</w:t>
            </w:r>
            <w:proofErr w:type="gramEnd"/>
          </w:p>
        </w:tc>
        <w:tc>
          <w:tcPr>
            <w:tcW w:w="3231" w:type="dxa"/>
            <w:gridSpan w:val="2"/>
          </w:tcPr>
          <w:p w:rsidR="00145BE8" w:rsidRDefault="00145BE8" w:rsidP="000E391A">
            <w:pPr>
              <w:spacing w:line="240" w:lineRule="auto"/>
              <w:ind w:firstLine="0"/>
              <w:jc w:val="left"/>
            </w:pPr>
            <w:r>
              <w:t>93</w:t>
            </w:r>
            <w:r>
              <w:rPr>
                <w:lang w:val="en-US"/>
              </w:rPr>
              <w:t>,</w:t>
            </w:r>
            <w:r w:rsidRPr="00C57ED8">
              <w:t>78</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D177B1">
        <w:rPr>
          <w:noProof/>
        </w:rPr>
        <w:t>4</w:t>
      </w:r>
      <w:r w:rsidR="00D177B1">
        <w:t>.</w:t>
      </w:r>
      <w:r w:rsidR="00D177B1">
        <w:rPr>
          <w:noProof/>
        </w:rPr>
        <w:t>8</w:t>
      </w:r>
      <w:r>
        <w:fldChar w:fldCharType="end"/>
      </w:r>
      <w:r>
        <w:t>, при распределении нагрузок, полученных в результате расчетов, проведенных для ситуации «Обычная»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xml:space="preserve">».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w:t>
      </w:r>
      <w:proofErr w:type="gramStart"/>
      <w:r>
        <w:t>более оптимальным</w:t>
      </w:r>
      <w:proofErr w:type="gramEnd"/>
      <w:r>
        <w:t xml:space="preserve"> по сравнению с решением, полученным в «</w:t>
      </w:r>
      <w:r>
        <w:rPr>
          <w:lang w:val="en-US"/>
        </w:rPr>
        <w:t>I</w:t>
      </w:r>
      <w:r w:rsidRPr="005316CF">
        <w:t>4</w:t>
      </w:r>
      <w:r>
        <w:rPr>
          <w:lang w:val="en-US"/>
        </w:rPr>
        <w:t>Plan</w:t>
      </w:r>
      <w:r>
        <w:t>».</w:t>
      </w:r>
    </w:p>
    <w:p w:rsidR="00145BE8" w:rsidRPr="00D05ADC" w:rsidRDefault="00145BE8" w:rsidP="00145BE8">
      <w:pPr>
        <w:ind w:firstLine="0"/>
      </w:pP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D177B1">
        <w:rPr>
          <w:noProof/>
        </w:rPr>
        <w:t>4</w:t>
      </w:r>
      <w:r w:rsidR="00D177B1">
        <w:t>.</w:t>
      </w:r>
      <w:r w:rsidR="00D177B1">
        <w:rPr>
          <w:noProof/>
        </w:rPr>
        <w:t>6</w:t>
      </w:r>
      <w:r w:rsidR="00D177B1">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D177B1">
        <w:rPr>
          <w:noProof/>
        </w:rPr>
        <w:t>4</w:t>
      </w:r>
      <w:r w:rsidR="00D177B1">
        <w:t>.</w:t>
      </w:r>
      <w:r w:rsidR="00D177B1">
        <w:rPr>
          <w:noProof/>
        </w:rPr>
        <w:t>9</w:t>
      </w:r>
      <w:r>
        <w:fldChar w:fldCharType="end"/>
      </w:r>
      <w:r>
        <w:t>.</w:t>
      </w:r>
    </w:p>
    <w:p w:rsidR="00145BE8" w:rsidRDefault="00145BE8" w:rsidP="00145BE8">
      <w:pPr>
        <w:ind w:firstLine="708"/>
      </w:pPr>
      <w:r>
        <w:lastRenderedPageBreak/>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67" w:name="tbl_gas_koeffs"/>
      <w:r w:rsidR="00147D1E">
        <w:fldChar w:fldCharType="begin"/>
      </w:r>
      <w:r w:rsidR="00147D1E">
        <w:instrText xml:space="preserve"> STYLEREF 1 \s </w:instrText>
      </w:r>
      <w:r w:rsidR="00147D1E">
        <w:fldChar w:fldCharType="separate"/>
      </w:r>
      <w:r w:rsidR="00D177B1">
        <w:rPr>
          <w:noProof/>
        </w:rPr>
        <w:t>4</w:t>
      </w:r>
      <w:r w:rsidR="00147D1E">
        <w:fldChar w:fldCharType="end"/>
      </w:r>
      <w:r w:rsidR="00147D1E">
        <w:t>.</w:t>
      </w:r>
      <w:r w:rsidR="00AB3649">
        <w:fldChar w:fldCharType="begin"/>
      </w:r>
      <w:r w:rsidR="00AB3649">
        <w:instrText xml:space="preserve"> SEQ Таблица \* ARABIC \s 1 </w:instrText>
      </w:r>
      <w:r w:rsidR="00AB3649">
        <w:fldChar w:fldCharType="separate"/>
      </w:r>
      <w:r w:rsidR="00D177B1">
        <w:rPr>
          <w:noProof/>
        </w:rPr>
        <w:t>9</w:t>
      </w:r>
      <w:r w:rsidR="00AB3649">
        <w:rPr>
          <w:noProof/>
        </w:rPr>
        <w:fldChar w:fldCharType="end"/>
      </w:r>
      <w:bookmarkEnd w:id="167"/>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Коэффициент относительной важности</w:t>
            </w:r>
            <w:proofErr w:type="gramStart"/>
            <w:r w:rsidRPr="009F3D05">
              <w:rPr>
                <w:b/>
              </w:rPr>
              <w:t xml:space="preserve">, </w:t>
            </w:r>
            <w:r w:rsidRPr="009F3D05">
              <w:rPr>
                <w:b/>
                <w:lang w:val="en-US"/>
              </w:rPr>
              <w:t>[%]</w:t>
            </w:r>
            <w:proofErr w:type="gramEnd"/>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1</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2</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4</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6</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w:t>
            </w:r>
            <w:proofErr w:type="gramStart"/>
            <w:r w:rsidRPr="009F3D05">
              <w:rPr>
                <w:b/>
              </w:rPr>
              <w:t>.н</w:t>
            </w:r>
            <w:proofErr w:type="gramEnd"/>
            <w:r w:rsidRPr="009F3D05">
              <w:rPr>
                <w:b/>
              </w:rPr>
              <w:t>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r>
              <w:rPr>
                <w:b/>
              </w:rPr>
              <w:t>тыс</w:t>
            </w:r>
            <w:proofErr w:type="gramStart"/>
            <w:r>
              <w:rPr>
                <w:b/>
              </w:rPr>
              <w:t>.</w:t>
            </w:r>
            <w:r w:rsidRPr="009F3D05">
              <w:rPr>
                <w:b/>
              </w:rPr>
              <w:t>р</w:t>
            </w:r>
            <w:proofErr w:type="gramEnd"/>
            <w:r w:rsidRPr="009F3D05">
              <w:rPr>
                <w:b/>
              </w:rPr>
              <w:t>уб./час]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КПД очереди котлоагрегатов</w:t>
            </w:r>
            <w:proofErr w:type="gramStart"/>
            <w:r w:rsidRPr="009F3D05">
              <w:rPr>
                <w:b/>
              </w:rPr>
              <w:t xml:space="preserve">, </w:t>
            </w:r>
            <w:r w:rsidRPr="006048BC">
              <w:rPr>
                <w:b/>
              </w:rPr>
              <w:t>[%]</w:t>
            </w:r>
            <w:proofErr w:type="gramEnd"/>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145BE8" w:rsidP="00145BE8">
      <w:pPr>
        <w:ind w:firstLine="708"/>
      </w:pPr>
      <w:r>
        <w:rPr>
          <w:noProof/>
          <w:lang w:eastAsia="ru-RU"/>
        </w:rPr>
        <w:lastRenderedPageBreak/>
        <mc:AlternateContent>
          <mc:Choice Requires="wps">
            <w:drawing>
              <wp:anchor distT="0" distB="0" distL="114300" distR="114300" simplePos="0" relativeHeight="251653632" behindDoc="0" locked="0" layoutInCell="1" allowOverlap="1" wp14:anchorId="49806076" wp14:editId="5D016D33">
                <wp:simplePos x="0" y="0"/>
                <wp:positionH relativeFrom="column">
                  <wp:posOffset>12065</wp:posOffset>
                </wp:positionH>
                <wp:positionV relativeFrom="paragraph">
                  <wp:posOffset>4430395</wp:posOffset>
                </wp:positionV>
                <wp:extent cx="5913755"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3D3E89" w:rsidRPr="00637F2E" w:rsidRDefault="003D3E89" w:rsidP="00145BE8">
                            <w:pPr>
                              <w:pStyle w:val="af"/>
                              <w:rPr>
                                <w:noProof/>
                                <w:szCs w:val="24"/>
                              </w:rPr>
                            </w:pPr>
                            <w:r>
                              <w:t xml:space="preserve">Рисунок </w:t>
                            </w:r>
                            <w:bookmarkStart w:id="168" w:name="pic_koeff_ga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5</w:t>
                            </w:r>
                            <w:r w:rsidR="00AB3649">
                              <w:rPr>
                                <w:noProof/>
                              </w:rPr>
                              <w:fldChar w:fldCharType="end"/>
                            </w:r>
                            <w:bookmarkEnd w:id="168"/>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 o:spid="_x0000_s1037" type="#_x0000_t202" style="position:absolute;left:0;text-align:left;margin-left:.95pt;margin-top:348.85pt;width:465.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" stroked="f">
                <v:textbox style="mso-fit-shape-to-text:t" inset="0,0,0,0">
                  <w:txbxContent>
                    <w:p w:rsidR="003D3E89" w:rsidRPr="00637F2E" w:rsidRDefault="003D3E89" w:rsidP="00145BE8">
                      <w:pPr>
                        <w:pStyle w:val="af"/>
                        <w:rPr>
                          <w:noProof/>
                          <w:szCs w:val="24"/>
                        </w:rPr>
                      </w:pPr>
                      <w:r>
                        <w:t xml:space="preserve">Рисунок </w:t>
                      </w:r>
                      <w:bookmarkStart w:id="169" w:name="pic_koeff_gas"/>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5</w:t>
                      </w:r>
                      <w:r w:rsidR="00AB3649">
                        <w:rPr>
                          <w:noProof/>
                        </w:rPr>
                        <w:fldChar w:fldCharType="end"/>
                      </w:r>
                      <w:bookmarkEnd w:id="169"/>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Pr>
          <w:noProof/>
          <w:lang w:eastAsia="ru-RU"/>
        </w:rPr>
        <w:drawing>
          <wp:anchor distT="0" distB="0" distL="114300" distR="114300" simplePos="0" relativeHeight="251652608" behindDoc="1" locked="0" layoutInCell="1" allowOverlap="1" wp14:anchorId="1AC731AB" wp14:editId="66C9356D">
            <wp:simplePos x="0" y="0"/>
            <wp:positionH relativeFrom="column">
              <wp:posOffset>12065</wp:posOffset>
            </wp:positionH>
            <wp:positionV relativeFrom="paragraph">
              <wp:posOffset>1072515</wp:posOffset>
            </wp:positionV>
            <wp:extent cx="5913755" cy="3300730"/>
            <wp:effectExtent l="0" t="0" r="10795" b="13970"/>
            <wp:wrapTight wrapText="bothSides">
              <wp:wrapPolygon edited="0">
                <wp:start x="0" y="0"/>
                <wp:lineTo x="0" y="21567"/>
                <wp:lineTo x="21570" y="21567"/>
                <wp:lineTo x="2157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t xml:space="preserve">На рисунке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145BE8" w:rsidP="00145BE8">
      <w:pPr>
        <w:ind w:firstLine="708"/>
      </w:pPr>
      <w:r>
        <w:t xml:space="preserve">Как видно из рисунка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145BE8" w:rsidP="00145BE8">
      <w:pPr>
        <w:ind w:firstLine="708"/>
      </w:pPr>
      <w:r>
        <w:rPr>
          <w:noProof/>
          <w:lang w:eastAsia="ru-RU"/>
        </w:rPr>
        <w:drawing>
          <wp:anchor distT="0" distB="0" distL="114300" distR="114300" simplePos="0" relativeHeight="251654656" behindDoc="1" locked="0" layoutInCell="1" allowOverlap="1" wp14:anchorId="50137B4D" wp14:editId="166E179C">
            <wp:simplePos x="0" y="0"/>
            <wp:positionH relativeFrom="column">
              <wp:posOffset>34793</wp:posOffset>
            </wp:positionH>
            <wp:positionV relativeFrom="paragraph">
              <wp:posOffset>925195</wp:posOffset>
            </wp:positionV>
            <wp:extent cx="5782945" cy="3300730"/>
            <wp:effectExtent l="0" t="0" r="27305" b="1397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t>На рисунке</w:t>
      </w:r>
      <w:r w:rsidRPr="00EA5F2D">
        <w:t xml:space="preserve"> </w:t>
      </w:r>
      <w:r>
        <w:fldChar w:fldCharType="begin"/>
      </w:r>
      <w:r>
        <w:instrText xml:space="preserve"> REF pic_koeff_maz \h </w:instrText>
      </w:r>
      <w:r>
        <w:fldChar w:fldCharType="separate"/>
      </w:r>
      <w:r w:rsidR="00D177B1">
        <w:rPr>
          <w:noProof/>
        </w:rPr>
        <w:t>5</w:t>
      </w:r>
      <w:r w:rsidR="00D177B1">
        <w:t>.</w:t>
      </w:r>
      <w:r w:rsidR="00D177B1">
        <w:rPr>
          <w:noProof/>
        </w:rPr>
        <w:t>6</w:t>
      </w:r>
      <w:r>
        <w:fldChar w:fldCharType="end"/>
      </w:r>
      <w:r>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r>
        <w:rPr>
          <w:noProof/>
          <w:lang w:eastAsia="ru-RU"/>
        </w:rPr>
        <mc:AlternateContent>
          <mc:Choice Requires="wps">
            <w:drawing>
              <wp:anchor distT="0" distB="0" distL="114300" distR="114300" simplePos="0" relativeHeight="251655680" behindDoc="1" locked="0" layoutInCell="1" allowOverlap="1" wp14:anchorId="188C7EF6" wp14:editId="60EF5B30">
                <wp:simplePos x="0" y="0"/>
                <wp:positionH relativeFrom="column">
                  <wp:posOffset>107315</wp:posOffset>
                </wp:positionH>
                <wp:positionV relativeFrom="paragraph">
                  <wp:posOffset>-111125</wp:posOffset>
                </wp:positionV>
                <wp:extent cx="5782945" cy="635"/>
                <wp:effectExtent l="0" t="0" r="8255" b="0"/>
                <wp:wrapNone/>
                <wp:docPr id="8" name="Поле 8"/>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3D3E89" w:rsidRPr="003F6E3A" w:rsidRDefault="003D3E89" w:rsidP="00145BE8">
                            <w:pPr>
                              <w:pStyle w:val="af"/>
                              <w:rPr>
                                <w:noProof/>
                                <w:szCs w:val="24"/>
                              </w:rPr>
                            </w:pPr>
                            <w:r>
                              <w:t xml:space="preserve">Рисунок </w:t>
                            </w:r>
                            <w:bookmarkStart w:id="170" w:name="pic_koeff_maz"/>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6</w:t>
                            </w:r>
                            <w:r w:rsidR="00AB3649">
                              <w:rPr>
                                <w:noProof/>
                              </w:rPr>
                              <w:fldChar w:fldCharType="end"/>
                            </w:r>
                            <w:bookmarkEnd w:id="170"/>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38" type="#_x0000_t202" style="position:absolute;left:0;text-align:left;margin-left:8.45pt;margin-top:-8.75pt;width:45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" stroked="f">
                <v:textbox style="mso-fit-shape-to-text:t" inset="0,0,0,0">
                  <w:txbxContent>
                    <w:p w:rsidR="003D3E89" w:rsidRPr="003F6E3A" w:rsidRDefault="003D3E89" w:rsidP="00145BE8">
                      <w:pPr>
                        <w:pStyle w:val="af"/>
                        <w:rPr>
                          <w:noProof/>
                          <w:szCs w:val="24"/>
                        </w:rPr>
                      </w:pPr>
                      <w:r>
                        <w:t xml:space="preserve">Рисунок </w:t>
                      </w:r>
                      <w:bookmarkStart w:id="171" w:name="pic_koeff_maz"/>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6</w:t>
                      </w:r>
                      <w:r w:rsidR="00AB3649">
                        <w:rPr>
                          <w:noProof/>
                        </w:rPr>
                        <w:fldChar w:fldCharType="end"/>
                      </w:r>
                      <w:bookmarkEnd w:id="171"/>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p>
    <w:p w:rsidR="00145BE8" w:rsidRDefault="00145BE8" w:rsidP="00145BE8">
      <w:pPr>
        <w:ind w:firstLine="708"/>
      </w:pPr>
    </w:p>
    <w:p w:rsidR="00145BE8" w:rsidRPr="001D494B" w:rsidRDefault="00145BE8" w:rsidP="00145BE8">
      <w:pPr>
        <w:ind w:firstLine="708"/>
      </w:pPr>
      <w:r>
        <w:t>Как видно из рисунка</w:t>
      </w:r>
      <w:r w:rsidRPr="001D494B">
        <w:t xml:space="preserve"> </w:t>
      </w:r>
      <w:r>
        <w:fldChar w:fldCharType="begin"/>
      </w:r>
      <w:r>
        <w:instrText xml:space="preserve"> REF pic_koeff_maz \h </w:instrText>
      </w:r>
      <w:r>
        <w:fldChar w:fldCharType="separate"/>
      </w:r>
      <w:r w:rsidR="00D177B1">
        <w:rPr>
          <w:noProof/>
        </w:rPr>
        <w:t>5</w:t>
      </w:r>
      <w:r w:rsidR="00D177B1">
        <w:t>.</w:t>
      </w:r>
      <w:r w:rsidR="00D177B1">
        <w:rPr>
          <w:noProof/>
        </w:rPr>
        <w:t>6</w:t>
      </w:r>
      <w:r>
        <w:fldChar w:fldCharType="end"/>
      </w:r>
      <w:r>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D177B1">
        <w:rPr>
          <w:noProof/>
        </w:rPr>
        <w:t>5</w:t>
      </w:r>
      <w:r w:rsidR="00D177B1">
        <w:t>.</w:t>
      </w:r>
      <w:r w:rsidR="00D177B1">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rPr>
          <w:noProof/>
          <w:lang w:eastAsia="ru-RU"/>
        </w:rPr>
        <w:lastRenderedPageBreak/>
        <mc:AlternateContent>
          <mc:Choice Requires="wps">
            <w:drawing>
              <wp:anchor distT="0" distB="0" distL="114300" distR="114300" simplePos="0" relativeHeight="251657728" behindDoc="0" locked="0" layoutInCell="1" allowOverlap="1" wp14:anchorId="598A26A3" wp14:editId="23F93221">
                <wp:simplePos x="0" y="0"/>
                <wp:positionH relativeFrom="column">
                  <wp:posOffset>0</wp:posOffset>
                </wp:positionH>
                <wp:positionV relativeFrom="paragraph">
                  <wp:posOffset>3423920</wp:posOffset>
                </wp:positionV>
                <wp:extent cx="5878195" cy="712470"/>
                <wp:effectExtent l="0" t="0" r="8255" b="0"/>
                <wp:wrapTight wrapText="bothSides">
                  <wp:wrapPolygon edited="0">
                    <wp:start x="0" y="0"/>
                    <wp:lineTo x="0" y="20791"/>
                    <wp:lineTo x="21560" y="20791"/>
                    <wp:lineTo x="21560" y="0"/>
                    <wp:lineTo x="0" y="0"/>
                  </wp:wrapPolygon>
                </wp:wrapTight>
                <wp:docPr id="11" name="Поле 11"/>
                <wp:cNvGraphicFramePr/>
                <a:graphic xmlns:a="http://schemas.openxmlformats.org/drawingml/2006/main">
                  <a:graphicData uri="http://schemas.microsoft.com/office/word/2010/wordprocessingShape">
                    <wps:wsp>
                      <wps:cNvSpPr txBox="1"/>
                      <wps:spPr>
                        <a:xfrm>
                          <a:off x="0" y="0"/>
                          <a:ext cx="5878195" cy="712470"/>
                        </a:xfrm>
                        <a:prstGeom prst="rect">
                          <a:avLst/>
                        </a:prstGeom>
                        <a:solidFill>
                          <a:prstClr val="white"/>
                        </a:solidFill>
                        <a:ln>
                          <a:noFill/>
                        </a:ln>
                        <a:effectLst/>
                      </wps:spPr>
                      <wps:txbx>
                        <w:txbxContent>
                          <w:p w:rsidR="003D3E89" w:rsidRPr="003F6E3A" w:rsidRDefault="003D3E89" w:rsidP="00145BE8">
                            <w:pPr>
                              <w:pStyle w:val="af"/>
                              <w:rPr>
                                <w:noProof/>
                                <w:szCs w:val="24"/>
                              </w:rPr>
                            </w:pPr>
                            <w:r>
                              <w:t xml:space="preserve">Рисунок </w:t>
                            </w:r>
                            <w:bookmarkStart w:id="172" w:name="pic_koeff_mon"/>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7</w:t>
                            </w:r>
                            <w:r w:rsidR="00AB3649">
                              <w:rPr>
                                <w:noProof/>
                              </w:rPr>
                              <w:fldChar w:fldCharType="end"/>
                            </w:r>
                            <w:bookmarkEnd w:id="172"/>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D3E89" w:rsidRPr="007C4AAC" w:rsidRDefault="003D3E89"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1" o:spid="_x0000_s1039" type="#_x0000_t202" style="position:absolute;left:0;text-align:left;margin-left:0;margin-top:269.6pt;width:462.85pt;height:56.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" stroked="f">
                <v:textbox inset="0,0,0,0">
                  <w:txbxContent>
                    <w:p w:rsidR="003D3E89" w:rsidRPr="003F6E3A" w:rsidRDefault="003D3E89" w:rsidP="00145BE8">
                      <w:pPr>
                        <w:pStyle w:val="af"/>
                        <w:rPr>
                          <w:noProof/>
                          <w:szCs w:val="24"/>
                        </w:rPr>
                      </w:pPr>
                      <w:r>
                        <w:t xml:space="preserve">Рисунок </w:t>
                      </w:r>
                      <w:bookmarkStart w:id="173" w:name="pic_koeff_mon"/>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7</w:t>
                      </w:r>
                      <w:r w:rsidR="00AB3649">
                        <w:rPr>
                          <w:noProof/>
                        </w:rPr>
                        <w:fldChar w:fldCharType="end"/>
                      </w:r>
                      <w:bookmarkEnd w:id="173"/>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D3E89" w:rsidRPr="007C4AAC" w:rsidRDefault="003D3E89"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6704" behindDoc="1" locked="0" layoutInCell="1" allowOverlap="1" wp14:anchorId="2A04D995" wp14:editId="171BE872">
            <wp:simplePos x="0" y="0"/>
            <wp:positionH relativeFrom="column">
              <wp:posOffset>0</wp:posOffset>
            </wp:positionH>
            <wp:positionV relativeFrom="paragraph">
              <wp:posOffset>3810</wp:posOffset>
            </wp:positionV>
            <wp:extent cx="5878195" cy="3360420"/>
            <wp:effectExtent l="0" t="0" r="27305" b="11430"/>
            <wp:wrapTight wrapText="bothSides">
              <wp:wrapPolygon edited="0">
                <wp:start x="0" y="0"/>
                <wp:lineTo x="0" y="21551"/>
                <wp:lineTo x="21630" y="21551"/>
                <wp:lineTo x="21630" y="0"/>
                <wp:lineTo x="0" y="0"/>
              </wp:wrapPolygon>
            </wp:wrapTight>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pic_koeff_mon \h </w:instrText>
      </w:r>
      <w:r>
        <w:fldChar w:fldCharType="separate"/>
      </w:r>
      <w:r w:rsidR="00D177B1">
        <w:rPr>
          <w:noProof/>
        </w:rPr>
        <w:t>5</w:t>
      </w:r>
      <w:r w:rsidR="00D177B1">
        <w:t>.</w:t>
      </w:r>
      <w:r w:rsidR="00D177B1">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w:t>
      </w:r>
      <w:proofErr w:type="gramStart"/>
      <w:r>
        <w:t xml:space="preserve">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roofErr w:type="gramEnd"/>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D177B1">
        <w:rPr>
          <w:noProof/>
        </w:rPr>
        <w:t>5</w:t>
      </w:r>
      <w:r w:rsidR="00D177B1">
        <w:t>.</w:t>
      </w:r>
      <w:r w:rsidR="00D177B1">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59776" behindDoc="0" locked="0" layoutInCell="1" allowOverlap="1" wp14:anchorId="24B1238D" wp14:editId="3AAD8C4C">
                <wp:simplePos x="0" y="0"/>
                <wp:positionH relativeFrom="column">
                  <wp:posOffset>35560</wp:posOffset>
                </wp:positionH>
                <wp:positionV relativeFrom="paragraph">
                  <wp:posOffset>3780155</wp:posOffset>
                </wp:positionV>
                <wp:extent cx="5854065" cy="700405"/>
                <wp:effectExtent l="0" t="0" r="0" b="4445"/>
                <wp:wrapTight wrapText="bothSides">
                  <wp:wrapPolygon edited="0">
                    <wp:start x="0" y="0"/>
                    <wp:lineTo x="0" y="21150"/>
                    <wp:lineTo x="21509" y="21150"/>
                    <wp:lineTo x="21509" y="0"/>
                    <wp:lineTo x="0" y="0"/>
                  </wp:wrapPolygon>
                </wp:wrapTight>
                <wp:docPr id="13" name="Поле 13"/>
                <wp:cNvGraphicFramePr/>
                <a:graphic xmlns:a="http://schemas.openxmlformats.org/drawingml/2006/main">
                  <a:graphicData uri="http://schemas.microsoft.com/office/word/2010/wordprocessingShape">
                    <wps:wsp>
                      <wps:cNvSpPr txBox="1"/>
                      <wps:spPr>
                        <a:xfrm>
                          <a:off x="0" y="0"/>
                          <a:ext cx="5854065" cy="700405"/>
                        </a:xfrm>
                        <a:prstGeom prst="rect">
                          <a:avLst/>
                        </a:prstGeom>
                        <a:solidFill>
                          <a:prstClr val="white"/>
                        </a:solidFill>
                        <a:ln>
                          <a:noFill/>
                        </a:ln>
                        <a:effectLst/>
                      </wps:spPr>
                      <wps:txbx>
                        <w:txbxContent>
                          <w:p w:rsidR="003D3E89" w:rsidRPr="003F6E3A" w:rsidRDefault="003D3E89" w:rsidP="00145BE8">
                            <w:pPr>
                              <w:pStyle w:val="af"/>
                              <w:rPr>
                                <w:noProof/>
                                <w:szCs w:val="24"/>
                              </w:rPr>
                            </w:pPr>
                            <w:r>
                              <w:t xml:space="preserve">Рисунок </w:t>
                            </w:r>
                            <w:bookmarkStart w:id="174" w:name="pic_koeff_kpd"/>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8</w:t>
                            </w:r>
                            <w:r w:rsidR="00AB3649">
                              <w:rPr>
                                <w:noProof/>
                              </w:rPr>
                              <w:fldChar w:fldCharType="end"/>
                            </w:r>
                            <w:bookmarkEnd w:id="174"/>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D3E89" w:rsidRPr="00C762D3" w:rsidRDefault="003D3E89"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3" o:spid="_x0000_s1040" type="#_x0000_t202" style="position:absolute;left:0;text-align:left;margin-left:2.8pt;margin-top:297.65pt;width:460.95pt;height:55.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" stroked="f">
                <v:textbox inset="0,0,0,0">
                  <w:txbxContent>
                    <w:p w:rsidR="003D3E89" w:rsidRPr="003F6E3A" w:rsidRDefault="003D3E89" w:rsidP="00145BE8">
                      <w:pPr>
                        <w:pStyle w:val="af"/>
                        <w:rPr>
                          <w:noProof/>
                          <w:szCs w:val="24"/>
                        </w:rPr>
                      </w:pPr>
                      <w:r>
                        <w:t xml:space="preserve">Рисунок </w:t>
                      </w:r>
                      <w:bookmarkStart w:id="175" w:name="pic_koeff_kpd"/>
                      <w:r>
                        <w:fldChar w:fldCharType="begin"/>
                      </w:r>
                      <w:r>
                        <w:instrText xml:space="preserve"> STYLEREF 1 \s </w:instrText>
                      </w:r>
                      <w:r>
                        <w:fldChar w:fldCharType="separate"/>
                      </w:r>
                      <w:r>
                        <w:rPr>
                          <w:noProof/>
                        </w:rPr>
                        <w:t>5</w:t>
                      </w:r>
                      <w:r>
                        <w:fldChar w:fldCharType="end"/>
                      </w:r>
                      <w:r>
                        <w:t>.</w:t>
                      </w:r>
                      <w:r w:rsidR="00AB3649">
                        <w:fldChar w:fldCharType="begin"/>
                      </w:r>
                      <w:r w:rsidR="00AB3649">
                        <w:instrText xml:space="preserve"> SEQ Рисунок \* ARABIC \s 1 </w:instrText>
                      </w:r>
                      <w:r w:rsidR="00AB3649">
                        <w:fldChar w:fldCharType="separate"/>
                      </w:r>
                      <w:r>
                        <w:rPr>
                          <w:noProof/>
                        </w:rPr>
                        <w:t>8</w:t>
                      </w:r>
                      <w:r w:rsidR="00AB3649">
                        <w:rPr>
                          <w:noProof/>
                        </w:rPr>
                        <w:fldChar w:fldCharType="end"/>
                      </w:r>
                      <w:bookmarkEnd w:id="175"/>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D3E89" w:rsidRPr="00C762D3" w:rsidRDefault="003D3E89"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8752" behindDoc="1" locked="0" layoutInCell="1" allowOverlap="1" wp14:anchorId="2EEC22AA" wp14:editId="33FAB28B">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pic_koeff_kpd \h </w:instrText>
      </w:r>
      <w:r>
        <w:fldChar w:fldCharType="separate"/>
      </w:r>
      <w:r w:rsidR="00D177B1">
        <w:rPr>
          <w:noProof/>
        </w:rPr>
        <w:t>5</w:t>
      </w:r>
      <w:r w:rsidR="00D177B1">
        <w:t>.</w:t>
      </w:r>
      <w:r w:rsidR="00D177B1">
        <w:rPr>
          <w:noProof/>
        </w:rPr>
        <w:t>8</w:t>
      </w:r>
      <w:r>
        <w:fldChar w:fldCharType="end"/>
      </w:r>
      <w:r>
        <w:t xml:space="preserve">, в целом, при увеличении </w:t>
      </w:r>
      <w:proofErr w:type="gramStart"/>
      <w:r>
        <w:t>значения коэффициента относительной важности критерия расхода газа</w:t>
      </w:r>
      <w:proofErr w:type="gramEnd"/>
      <w:r>
        <w:t xml:space="preserve">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commentRangeStart w:id="176"/>
      <w:r w:rsidRPr="0086241B">
        <w:t>[</w:t>
      </w:r>
      <w:r>
        <w:t>ссылка</w:t>
      </w:r>
      <w:r w:rsidRPr="0086241B">
        <w:t>]</w:t>
      </w:r>
      <w:r>
        <w:t>.</w:t>
      </w:r>
      <w:commentRangeEnd w:id="176"/>
      <w:r>
        <w:rPr>
          <w:rStyle w:val="a8"/>
        </w:rPr>
        <w:commentReference w:id="176"/>
      </w:r>
    </w:p>
    <w:p w:rsidR="00145BE8" w:rsidRDefault="00145BE8" w:rsidP="00145BE8">
      <w:pPr>
        <w:ind w:firstLine="708"/>
      </w:pP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xml:space="preserve">, которое показало, что значения, </w:t>
      </w:r>
      <w:r>
        <w:rPr>
          <w:lang w:val="ru-RU"/>
        </w:rPr>
        <w:lastRenderedPageBreak/>
        <w:t>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77" w:name="_Toc389304236"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77"/>
        </w:p>
        <w:sdt>
          <w:sdtPr>
            <w:id w:val="111145805"/>
            <w:bibliography/>
          </w:sdtPr>
          <w:sdtEndPr/>
          <w:sdtContent>
            <w:commentRangeStart w:id="178" w:displacedByCustomXml="prev"/>
            <w:p w:rsidR="00D177B1" w:rsidRDefault="00E14985" w:rsidP="00D177B1">
              <w:pPr>
                <w:pStyle w:val="af4"/>
                <w:rPr>
                  <w:noProof/>
                </w:rPr>
              </w:pPr>
              <w:r>
                <w:fldChar w:fldCharType="begin"/>
              </w:r>
              <w:r w:rsidRPr="00FE198E">
                <w:rPr>
                  <w:lang w:val="en-US"/>
                </w:rPr>
                <w:instrText>BIBLIOGRAPHY</w:instrText>
              </w:r>
              <w:r>
                <w:fldChar w:fldCharType="separate"/>
              </w:r>
              <w:r w:rsidR="00D177B1">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D177B1" w:rsidRDefault="00D177B1" w:rsidP="00D177B1">
              <w:pPr>
                <w:pStyle w:val="af4"/>
                <w:rPr>
                  <w:noProof/>
                </w:rPr>
              </w:pPr>
              <w:r>
                <w:rPr>
                  <w:noProof/>
                </w:rPr>
                <w:t>2. КРОК Результаты. — М. : КРОК, 2012.</w:t>
              </w:r>
            </w:p>
            <w:p w:rsidR="00D177B1" w:rsidRDefault="00D177B1" w:rsidP="00D177B1">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D177B1" w:rsidRDefault="00D177B1" w:rsidP="00D177B1">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D177B1" w:rsidRDefault="00D177B1" w:rsidP="00D177B1">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D177B1" w:rsidRPr="00D177B1" w:rsidRDefault="00D177B1" w:rsidP="00D177B1">
              <w:pPr>
                <w:pStyle w:val="af4"/>
                <w:rPr>
                  <w:noProof/>
                  <w:lang w:val="en-US"/>
                </w:rPr>
              </w:pPr>
              <w:r w:rsidRPr="00D177B1">
                <w:rPr>
                  <w:noProof/>
                  <w:lang w:val="en-US"/>
                </w:rPr>
                <w:t>6. E.M.L. Beale Advanced Algorithmic Features for General Mathematical Programming Systems in Integer and Nonlinear Programming. — North-Holland, Amsterdam, 1970.</w:t>
              </w:r>
            </w:p>
            <w:p w:rsidR="00D177B1" w:rsidRDefault="00D177B1" w:rsidP="00D177B1">
              <w:pPr>
                <w:pStyle w:val="af4"/>
                <w:rPr>
                  <w:noProof/>
                </w:rPr>
              </w:pPr>
              <w:r>
                <w:rPr>
                  <w:noProof/>
                </w:rPr>
                <w:t>7. Реклейтис Г. Рейвиндран А., Рэгсдел К. Оптимизация в технике: в 2 Т., Т. 1. — М. : Мир, 1986.</w:t>
              </w:r>
            </w:p>
            <w:p w:rsidR="00D177B1" w:rsidRPr="00D177B1" w:rsidRDefault="00D177B1" w:rsidP="00D177B1">
              <w:pPr>
                <w:pStyle w:val="af4"/>
                <w:rPr>
                  <w:noProof/>
                  <w:lang w:val="en-US"/>
                </w:rPr>
              </w:pPr>
              <w:r w:rsidRPr="00D177B1">
                <w:rPr>
                  <w:noProof/>
                  <w:lang w:val="en-US"/>
                </w:rPr>
                <w:t xml:space="preserve">8. Kawatatoni T.K. Ullman R.J., Dantzig G.B. Computing Tetraethyl-lead Requirements in Linear Programming Format. — 1960. — </w:t>
              </w:r>
              <w:r>
                <w:rPr>
                  <w:noProof/>
                </w:rPr>
                <w:t>Т</w:t>
              </w:r>
              <w:r w:rsidRPr="00D177B1">
                <w:rPr>
                  <w:noProof/>
                  <w:lang w:val="en-US"/>
                </w:rPr>
                <w:t>. 8 : 24-29 c.</w:t>
              </w:r>
            </w:p>
            <w:p w:rsidR="00D177B1" w:rsidRPr="00D177B1" w:rsidRDefault="00D177B1" w:rsidP="00D177B1">
              <w:pPr>
                <w:pStyle w:val="af4"/>
                <w:rPr>
                  <w:noProof/>
                  <w:lang w:val="en-US"/>
                </w:rPr>
              </w:pPr>
              <w:r w:rsidRPr="00D177B1">
                <w:rPr>
                  <w:noProof/>
                  <w:lang w:val="en-US"/>
                </w:rPr>
                <w:t xml:space="preserve">9. Cheney E.W. Goldstein A.A. Newton's Method of Convex Programmingand Tchebycheff Approximation. — Numer Math., 1959. — </w:t>
              </w:r>
              <w:r>
                <w:rPr>
                  <w:noProof/>
                </w:rPr>
                <w:t>Т</w:t>
              </w:r>
              <w:r w:rsidRPr="00D177B1">
                <w:rPr>
                  <w:noProof/>
                  <w:lang w:val="en-US"/>
                </w:rPr>
                <w:t>. 1 : 253-268 c.</w:t>
              </w:r>
            </w:p>
            <w:p w:rsidR="00D177B1" w:rsidRPr="00D177B1" w:rsidRDefault="00D177B1" w:rsidP="00D177B1">
              <w:pPr>
                <w:pStyle w:val="af4"/>
                <w:rPr>
                  <w:noProof/>
                  <w:lang w:val="en-US"/>
                </w:rPr>
              </w:pPr>
              <w:r w:rsidRPr="00D177B1">
                <w:rPr>
                  <w:noProof/>
                  <w:lang w:val="en-US"/>
                </w:rPr>
                <w:t xml:space="preserve">10. D.M. Topkis Cutting Plane Methods without Nested Constraint Sets. — Oper. Res., 1975. — </w:t>
              </w:r>
              <w:r>
                <w:rPr>
                  <w:noProof/>
                </w:rPr>
                <w:t>Т</w:t>
              </w:r>
              <w:r w:rsidRPr="00D177B1">
                <w:rPr>
                  <w:noProof/>
                  <w:lang w:val="en-US"/>
                </w:rPr>
                <w:t>. 18 : 404-413 c.</w:t>
              </w:r>
            </w:p>
            <w:p w:rsidR="00D177B1" w:rsidRDefault="00D177B1" w:rsidP="00D177B1">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D177B1" w:rsidRPr="00D177B1" w:rsidRDefault="00D177B1" w:rsidP="00D177B1">
              <w:pPr>
                <w:pStyle w:val="af4"/>
                <w:rPr>
                  <w:noProof/>
                  <w:lang w:val="en-US"/>
                </w:rPr>
              </w:pPr>
              <w:r w:rsidRPr="00D177B1">
                <w:rPr>
                  <w:noProof/>
                  <w:lang w:val="en-US"/>
                </w:rPr>
                <w:t>12. G. Ludyk CAE von Dynamischen Systemen. Analyse, Simulation, Entwurf von Regelungssestemen.. — Berlin-Heidelberg : Springer-Verlag, 1990. — 335 c.</w:t>
              </w:r>
            </w:p>
            <w:p w:rsidR="00D177B1" w:rsidRDefault="00D177B1" w:rsidP="00D177B1">
              <w:pPr>
                <w:pStyle w:val="af4"/>
                <w:rPr>
                  <w:noProof/>
                </w:rPr>
              </w:pPr>
              <w:r>
                <w:rPr>
                  <w:noProof/>
                </w:rPr>
                <w:lastRenderedPageBreak/>
                <w:t>13. Реклейтис Г. Рейвиндран А., Рэгсдел К. Оптимизация в технике: В 2 т.. — М. : Мир, 1986. — Т. 2 : 320 c.</w:t>
              </w:r>
            </w:p>
            <w:p w:rsidR="00D177B1" w:rsidRDefault="00D177B1" w:rsidP="00D177B1">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D177B1" w:rsidRDefault="00D177B1" w:rsidP="00D177B1">
              <w:pPr>
                <w:pStyle w:val="af4"/>
                <w:rPr>
                  <w:noProof/>
                </w:rPr>
              </w:pPr>
              <w:r>
                <w:rPr>
                  <w:noProof/>
                </w:rPr>
                <w:t>15. И.И.Елисеева М.М.Юзбашев Общая теория статистики. — Москва : Финансы и статистика, 2004. — 656 c.</w:t>
              </w:r>
            </w:p>
            <w:p w:rsidR="00D177B1" w:rsidRDefault="00D177B1" w:rsidP="00D177B1">
              <w:pPr>
                <w:pStyle w:val="af4"/>
                <w:rPr>
                  <w:noProof/>
                </w:rPr>
              </w:pPr>
              <w:r>
                <w:rPr>
                  <w:noProof/>
                </w:rPr>
                <w:t>16. Р.Г. Зах Котельные установки. — М. : Энергия, 1968. — 352 c.</w:t>
              </w:r>
            </w:p>
            <w:p w:rsidR="00D177B1" w:rsidRDefault="00D177B1" w:rsidP="00D177B1">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D177B1" w:rsidRDefault="00D177B1" w:rsidP="00D177B1">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D177B1" w:rsidRPr="00D177B1" w:rsidRDefault="00D177B1" w:rsidP="00D177B1">
              <w:pPr>
                <w:pStyle w:val="af4"/>
                <w:rPr>
                  <w:noProof/>
                  <w:lang w:val="en-US"/>
                </w:rPr>
              </w:pPr>
              <w:r>
                <w:rPr>
                  <w:noProof/>
                </w:rPr>
                <w:t>19. В.Д. Ногин Принятие решений в многокритериальной среде. Количественный</w:t>
              </w:r>
              <w:r w:rsidRPr="00D177B1">
                <w:rPr>
                  <w:noProof/>
                  <w:lang w:val="en-US"/>
                </w:rPr>
                <w:t xml:space="preserve"> </w:t>
              </w:r>
              <w:r>
                <w:rPr>
                  <w:noProof/>
                </w:rPr>
                <w:t>подход</w:t>
              </w:r>
              <w:r w:rsidRPr="00D177B1">
                <w:rPr>
                  <w:noProof/>
                  <w:lang w:val="en-US"/>
                </w:rPr>
                <w:t xml:space="preserve">. — </w:t>
              </w:r>
              <w:r>
                <w:rPr>
                  <w:noProof/>
                </w:rPr>
                <w:t>М</w:t>
              </w:r>
              <w:r w:rsidRPr="00D177B1">
                <w:rPr>
                  <w:noProof/>
                  <w:lang w:val="en-US"/>
                </w:rPr>
                <w:t xml:space="preserve">. : </w:t>
              </w:r>
              <w:r>
                <w:rPr>
                  <w:noProof/>
                </w:rPr>
                <w:t>Физматлит</w:t>
              </w:r>
              <w:r w:rsidRPr="00D177B1">
                <w:rPr>
                  <w:noProof/>
                  <w:lang w:val="en-US"/>
                </w:rPr>
                <w:t>, 2002.</w:t>
              </w:r>
            </w:p>
            <w:p w:rsidR="00D177B1" w:rsidRPr="00D177B1" w:rsidRDefault="00D177B1" w:rsidP="00D177B1">
              <w:pPr>
                <w:pStyle w:val="af4"/>
                <w:rPr>
                  <w:noProof/>
                  <w:lang w:val="en-US"/>
                </w:rPr>
              </w:pPr>
              <w:r w:rsidRPr="00D177B1">
                <w:rPr>
                  <w:noProof/>
                  <w:lang w:val="en-US"/>
                </w:rPr>
                <w:t xml:space="preserve">20. Charns A. Cooper W.W. Management models and industrial applications of linear programming (Appendix B). — N.Y. : John Wiley and Sons, 1961. — </w:t>
              </w:r>
              <w:r>
                <w:rPr>
                  <w:noProof/>
                </w:rPr>
                <w:t>Т</w:t>
              </w:r>
              <w:r w:rsidRPr="00D177B1">
                <w:rPr>
                  <w:noProof/>
                  <w:lang w:val="en-US"/>
                </w:rPr>
                <w:t>. 1.</w:t>
              </w:r>
            </w:p>
            <w:p w:rsidR="00D177B1" w:rsidRPr="00D177B1" w:rsidRDefault="00D177B1" w:rsidP="00D177B1">
              <w:pPr>
                <w:pStyle w:val="af4"/>
                <w:rPr>
                  <w:noProof/>
                  <w:lang w:val="en-US"/>
                </w:rPr>
              </w:pPr>
              <w:r w:rsidRPr="00D177B1">
                <w:rPr>
                  <w:noProof/>
                  <w:lang w:val="en-US"/>
                </w:rPr>
                <w:t>21. Charns A. Cooper W.W., Ferguson R.O. Optimal estimation of execute compensation by linear programming. — Management Science, 1955.</w:t>
              </w:r>
            </w:p>
            <w:p w:rsidR="00D177B1" w:rsidRDefault="00D177B1" w:rsidP="00D177B1">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E14985" w:rsidRDefault="00E14985" w:rsidP="00D177B1">
              <w:r>
                <w:rPr>
                  <w:b/>
                  <w:bCs/>
                </w:rPr>
                <w:fldChar w:fldCharType="end"/>
              </w:r>
              <w:commentRangeEnd w:id="178"/>
              <w:r w:rsidR="00484770">
                <w:rPr>
                  <w:rStyle w:val="a8"/>
                </w:rPr>
                <w:commentReference w:id="178"/>
              </w:r>
            </w:p>
          </w:sdtContent>
        </w:sdt>
      </w:sdtContent>
    </w:sdt>
    <w:p w:rsidR="00434262" w:rsidRPr="00434262" w:rsidRDefault="00434262" w:rsidP="007C0D4A">
      <w:pPr>
        <w:pStyle w:val="a3"/>
        <w:ind w:left="567"/>
        <w:jc w:val="both"/>
        <w:rPr>
          <w:lang w:val="ru-RU"/>
        </w:rPr>
      </w:pPr>
    </w:p>
    <w:sectPr w:rsidR="00434262" w:rsidRPr="00434262">
      <w:footerReference w:type="default" r:id="rId40"/>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ArKuzmin" w:date="2014-05-22T23:02:00Z" w:initials="A">
    <w:p w:rsidR="003D3E89" w:rsidRDefault="003D3E89">
      <w:pPr>
        <w:pStyle w:val="a9"/>
      </w:pPr>
      <w:r>
        <w:rPr>
          <w:rStyle w:val="a8"/>
        </w:rPr>
        <w:annotationRef/>
      </w:r>
    </w:p>
  </w:comment>
  <w:comment w:id="23" w:author="ArKuzmin" w:date="2014-05-23T16:20:00Z" w:initials="A">
    <w:p w:rsidR="003D3E89" w:rsidRDefault="003D3E89" w:rsidP="00546510">
      <w:pPr>
        <w:pStyle w:val="a9"/>
      </w:pPr>
      <w:r>
        <w:rPr>
          <w:rStyle w:val="a8"/>
        </w:rPr>
        <w:annotationRef/>
      </w:r>
      <w:r>
        <w:t>Где то нужно написать, что эта работа связана именно с ТЭЦ 20</w:t>
      </w:r>
    </w:p>
  </w:comment>
  <w:comment w:id="24" w:author="ArKuzmin" w:date="2014-05-23T16:20:00Z" w:initials="A">
    <w:p w:rsidR="003D3E89" w:rsidRDefault="003D3E89" w:rsidP="00546510">
      <w:pPr>
        <w:pStyle w:val="a9"/>
      </w:pPr>
      <w:r>
        <w:rPr>
          <w:rStyle w:val="a8"/>
        </w:rPr>
        <w:annotationRef/>
      </w:r>
      <w:r>
        <w:t>Где то нужно написать, что эта работа связана именно с ТЭЦ 20</w:t>
      </w:r>
    </w:p>
  </w:comment>
  <w:comment w:id="26" w:author="ArKuzmin" w:date="2014-05-23T16:20:00Z" w:initials="A">
    <w:p w:rsidR="003D3E89" w:rsidRDefault="003D3E89" w:rsidP="00546510">
      <w:pPr>
        <w:pStyle w:val="a9"/>
      </w:pPr>
      <w:r>
        <w:rPr>
          <w:rStyle w:val="a8"/>
        </w:rPr>
        <w:annotationRef/>
      </w:r>
      <w:proofErr w:type="gramStart"/>
      <w:r>
        <w:t>Подумать</w:t>
      </w:r>
      <w:proofErr w:type="gramEnd"/>
      <w:r>
        <w:t xml:space="preserve"> как сделать лучше</w:t>
      </w:r>
    </w:p>
  </w:comment>
  <w:comment w:id="27" w:author="ArKuzmin" w:date="2014-05-23T16:20:00Z" w:initials="A">
    <w:p w:rsidR="003D3E89" w:rsidRDefault="003D3E89" w:rsidP="00546510">
      <w:pPr>
        <w:pStyle w:val="a9"/>
      </w:pPr>
      <w:r>
        <w:rPr>
          <w:rStyle w:val="a8"/>
        </w:rPr>
        <w:annotationRef/>
      </w:r>
      <w:r>
        <w:t>В глоссарий</w:t>
      </w:r>
    </w:p>
  </w:comment>
  <w:comment w:id="30" w:author="Kuzmin Artem" w:date="2014-05-23T16:20:00Z" w:initials="KA">
    <w:p w:rsidR="003D3E89" w:rsidRDefault="003D3E89" w:rsidP="00546510">
      <w:pPr>
        <w:pStyle w:val="a9"/>
      </w:pPr>
      <w:r>
        <w:rPr>
          <w:rStyle w:val="a8"/>
        </w:rPr>
        <w:annotationRef/>
      </w:r>
      <w:r>
        <w:t>Должна быть расшифровка всяких аббревиатур</w:t>
      </w:r>
    </w:p>
  </w:comment>
  <w:comment w:id="63" w:author="ArKuzmin" w:date="2014-05-27T23:24:00Z" w:initials="A">
    <w:p w:rsidR="00FD1033" w:rsidRDefault="00FD1033">
      <w:pPr>
        <w:pStyle w:val="a9"/>
      </w:pPr>
      <w:r>
        <w:rPr>
          <w:rStyle w:val="a8"/>
        </w:rPr>
        <w:annotationRef/>
      </w:r>
    </w:p>
  </w:comment>
  <w:comment w:id="65" w:author="ArKuzmin" w:date="2014-05-27T23:24:00Z" w:initials="A">
    <w:p w:rsidR="00FD1033" w:rsidRDefault="00FD1033">
      <w:pPr>
        <w:pStyle w:val="a9"/>
      </w:pPr>
      <w:r>
        <w:rPr>
          <w:rStyle w:val="a8"/>
        </w:rPr>
        <w:annotationRef/>
      </w:r>
    </w:p>
  </w:comment>
  <w:comment w:id="67" w:author="ArKuzmin" w:date="2014-05-27T23:24:00Z" w:initials="A">
    <w:p w:rsidR="00FD1033" w:rsidRDefault="00FD1033">
      <w:pPr>
        <w:pStyle w:val="a9"/>
      </w:pPr>
      <w:r>
        <w:rPr>
          <w:rStyle w:val="a8"/>
        </w:rPr>
        <w:annotationRef/>
      </w:r>
    </w:p>
  </w:comment>
  <w:comment w:id="80" w:author="ArKuzmin" w:date="2014-05-23T18:08:00Z" w:initials="A">
    <w:p w:rsidR="003D3E89" w:rsidRDefault="003D3E89">
      <w:pPr>
        <w:pStyle w:val="a9"/>
      </w:pPr>
      <w:r>
        <w:rPr>
          <w:rStyle w:val="a8"/>
        </w:rPr>
        <w:annotationRef/>
      </w:r>
    </w:p>
  </w:comment>
  <w:comment w:id="81" w:author="Kuzmin Artem" w:date="2014-05-23T18:09:00Z" w:initials="KA">
    <w:p w:rsidR="003D3E89" w:rsidRDefault="003D3E89" w:rsidP="0077709B">
      <w:pPr>
        <w:pStyle w:val="a9"/>
      </w:pPr>
      <w:r>
        <w:rPr>
          <w:rStyle w:val="a8"/>
        </w:rPr>
        <w:annotationRef/>
      </w:r>
    </w:p>
  </w:comment>
  <w:comment w:id="103" w:author="ArKuzmin" w:date="2014-05-23T19:50:00Z" w:initials="A">
    <w:p w:rsidR="003D3E89" w:rsidRDefault="003D3E89">
      <w:pPr>
        <w:pStyle w:val="a9"/>
      </w:pPr>
      <w:r>
        <w:rPr>
          <w:rStyle w:val="a8"/>
        </w:rPr>
        <w:annotationRef/>
      </w:r>
      <w:r>
        <w:t>Поправить ссылку на рисунке</w:t>
      </w:r>
    </w:p>
  </w:comment>
  <w:comment w:id="105" w:author="ArKuzmin" w:date="2014-05-23T16:20:00Z" w:initials="A">
    <w:p w:rsidR="003D3E89" w:rsidRDefault="003D3E89" w:rsidP="00546510">
      <w:pPr>
        <w:pStyle w:val="a9"/>
      </w:pPr>
      <w:r>
        <w:rPr>
          <w:rStyle w:val="a8"/>
        </w:rPr>
        <w:annotationRef/>
      </w:r>
    </w:p>
  </w:comment>
  <w:comment w:id="106" w:author="Kuzmin Artem" w:date="2014-05-23T16:20:00Z" w:initials="KA">
    <w:p w:rsidR="003D3E89" w:rsidRDefault="003D3E89" w:rsidP="00546510">
      <w:pPr>
        <w:pStyle w:val="a9"/>
      </w:pPr>
      <w:r>
        <w:rPr>
          <w:rStyle w:val="a8"/>
        </w:rPr>
        <w:annotationRef/>
      </w:r>
      <w:r>
        <w:t>Написать, почему именно квадратичную</w:t>
      </w:r>
    </w:p>
  </w:comment>
  <w:comment w:id="128" w:author="ArKuzmin" w:date="2014-05-31T12:54:00Z" w:initials="A">
    <w:p w:rsidR="00237CC3" w:rsidRDefault="00237CC3" w:rsidP="00237CC3">
      <w:pPr>
        <w:pStyle w:val="a9"/>
      </w:pPr>
      <w:r>
        <w:rPr>
          <w:rStyle w:val="a8"/>
        </w:rPr>
        <w:annotationRef/>
      </w:r>
      <w:r>
        <w:t>В глоссарий</w:t>
      </w:r>
    </w:p>
  </w:comment>
  <w:comment w:id="144" w:author="ArKuzmin" w:date="2014-05-23T20:19:00Z" w:initials="A">
    <w:p w:rsidR="003D3E89" w:rsidRDefault="003D3E89" w:rsidP="00145BE8">
      <w:pPr>
        <w:pStyle w:val="a9"/>
      </w:pPr>
      <w:r>
        <w:rPr>
          <w:rStyle w:val="a8"/>
        </w:rPr>
        <w:annotationRef/>
      </w:r>
      <w:r>
        <w:t>глоссарий</w:t>
      </w:r>
    </w:p>
  </w:comment>
  <w:comment w:id="145" w:author="ArKuzmin" w:date="2014-05-23T20:19:00Z" w:initials="A">
    <w:p w:rsidR="003D3E89" w:rsidRDefault="003D3E89" w:rsidP="00145BE8">
      <w:pPr>
        <w:pStyle w:val="a9"/>
      </w:pPr>
      <w:r>
        <w:rPr>
          <w:rStyle w:val="a8"/>
        </w:rPr>
        <w:annotationRef/>
      </w:r>
      <w:r>
        <w:t>глоссарий</w:t>
      </w:r>
    </w:p>
  </w:comment>
  <w:comment w:id="146" w:author="ArKuzmin" w:date="2014-05-23T20:19:00Z" w:initials="A">
    <w:p w:rsidR="003D3E89" w:rsidRDefault="003D3E89" w:rsidP="00145BE8">
      <w:pPr>
        <w:pStyle w:val="a9"/>
      </w:pPr>
      <w:r>
        <w:rPr>
          <w:rStyle w:val="a8"/>
        </w:rPr>
        <w:annotationRef/>
      </w:r>
      <w:r>
        <w:t>на результаты</w:t>
      </w:r>
    </w:p>
  </w:comment>
  <w:comment w:id="155" w:author="ArKuzmin" w:date="2014-05-23T20:19:00Z" w:initials="A">
    <w:p w:rsidR="003D3E89" w:rsidRDefault="003D3E89" w:rsidP="00145BE8">
      <w:pPr>
        <w:pStyle w:val="a9"/>
      </w:pPr>
      <w:r>
        <w:rPr>
          <w:rStyle w:val="a8"/>
        </w:rPr>
        <w:annotationRef/>
      </w:r>
    </w:p>
  </w:comment>
  <w:comment w:id="156" w:author="ArKuzmin" w:date="2014-05-23T20:19:00Z" w:initials="A">
    <w:p w:rsidR="003D3E89" w:rsidRDefault="003D3E89" w:rsidP="00145BE8">
      <w:pPr>
        <w:pStyle w:val="a9"/>
      </w:pPr>
      <w:r>
        <w:rPr>
          <w:rStyle w:val="a8"/>
        </w:rPr>
        <w:annotationRef/>
      </w:r>
    </w:p>
  </w:comment>
  <w:comment w:id="158" w:author="ArKuzmin" w:date="2014-05-23T20:19:00Z" w:initials="A">
    <w:p w:rsidR="003D3E89" w:rsidRDefault="003D3E89" w:rsidP="00145BE8">
      <w:pPr>
        <w:pStyle w:val="a9"/>
      </w:pPr>
      <w:r>
        <w:rPr>
          <w:rStyle w:val="a8"/>
        </w:rPr>
        <w:annotationRef/>
      </w:r>
    </w:p>
  </w:comment>
  <w:comment w:id="160" w:author="ArKuzmin" w:date="2014-05-23T20:19:00Z" w:initials="A">
    <w:p w:rsidR="003D3E89" w:rsidRDefault="003D3E89" w:rsidP="00145BE8">
      <w:pPr>
        <w:pStyle w:val="a9"/>
      </w:pPr>
      <w:r>
        <w:rPr>
          <w:rStyle w:val="a8"/>
        </w:rPr>
        <w:annotationRef/>
      </w:r>
    </w:p>
  </w:comment>
  <w:comment w:id="176" w:author="ArKuzmin" w:date="2014-05-23T20:19:00Z" w:initials="A">
    <w:p w:rsidR="003D3E89" w:rsidRDefault="003D3E89" w:rsidP="00145BE8">
      <w:pPr>
        <w:pStyle w:val="a9"/>
      </w:pPr>
      <w:r>
        <w:rPr>
          <w:rStyle w:val="a8"/>
        </w:rPr>
        <w:annotationRef/>
      </w:r>
    </w:p>
  </w:comment>
  <w:comment w:id="178" w:author="ArKuzmin" w:date="2014-05-21T22:13:00Z" w:initials="A">
    <w:p w:rsidR="003D3E89" w:rsidRDefault="003D3E89">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334" w:rsidRDefault="00507334" w:rsidP="0056527F">
      <w:r>
        <w:separator/>
      </w:r>
    </w:p>
  </w:endnote>
  <w:endnote w:type="continuationSeparator" w:id="0">
    <w:p w:rsidR="00507334" w:rsidRDefault="00507334"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EndPr/>
    <w:sdtContent>
      <w:p w:rsidR="003D3E89" w:rsidRDefault="003D3E89">
        <w:pPr>
          <w:pStyle w:val="af2"/>
          <w:jc w:val="center"/>
        </w:pPr>
        <w:r>
          <w:fldChar w:fldCharType="begin"/>
        </w:r>
        <w:r>
          <w:instrText>PAGE   \* MERGEFORMAT</w:instrText>
        </w:r>
        <w:r>
          <w:fldChar w:fldCharType="separate"/>
        </w:r>
        <w:r w:rsidR="006C185C">
          <w:rPr>
            <w:noProof/>
          </w:rPr>
          <w:t>28</w:t>
        </w:r>
        <w:r>
          <w:fldChar w:fldCharType="end"/>
        </w:r>
      </w:p>
    </w:sdtContent>
  </w:sdt>
  <w:p w:rsidR="003D3E89" w:rsidRDefault="003D3E89">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EndPr/>
    <w:sdtContent>
      <w:p w:rsidR="003D3E89" w:rsidRDefault="003D3E89">
        <w:pPr>
          <w:pStyle w:val="af2"/>
          <w:jc w:val="right"/>
        </w:pPr>
        <w:r>
          <w:fldChar w:fldCharType="begin"/>
        </w:r>
        <w:r>
          <w:instrText>PAGE   \* MERGEFORMAT</w:instrText>
        </w:r>
        <w:r>
          <w:fldChar w:fldCharType="separate"/>
        </w:r>
        <w:r w:rsidR="004C1AFE">
          <w:rPr>
            <w:noProof/>
          </w:rPr>
          <w:t>70</w:t>
        </w:r>
        <w:r>
          <w:fldChar w:fldCharType="end"/>
        </w:r>
      </w:p>
    </w:sdtContent>
  </w:sdt>
  <w:p w:rsidR="003D3E89" w:rsidRDefault="003D3E89">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334" w:rsidRDefault="00507334" w:rsidP="0056527F">
      <w:r>
        <w:separator/>
      </w:r>
    </w:p>
  </w:footnote>
  <w:footnote w:type="continuationSeparator" w:id="0">
    <w:p w:rsidR="00507334" w:rsidRDefault="00507334"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9">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30"/>
  </w:num>
  <w:num w:numId="3">
    <w:abstractNumId w:val="43"/>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4"/>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2"/>
  </w:num>
  <w:num w:numId="25">
    <w:abstractNumId w:val="29"/>
  </w:num>
  <w:num w:numId="26">
    <w:abstractNumId w:val="20"/>
  </w:num>
  <w:num w:numId="27">
    <w:abstractNumId w:val="45"/>
  </w:num>
  <w:num w:numId="28">
    <w:abstractNumId w:val="39"/>
  </w:num>
  <w:num w:numId="29">
    <w:abstractNumId w:val="23"/>
  </w:num>
  <w:num w:numId="30">
    <w:abstractNumId w:val="8"/>
  </w:num>
  <w:num w:numId="31">
    <w:abstractNumId w:val="40"/>
  </w:num>
  <w:num w:numId="32">
    <w:abstractNumId w:val="14"/>
  </w:num>
  <w:num w:numId="33">
    <w:abstractNumId w:val="35"/>
  </w:num>
  <w:num w:numId="34">
    <w:abstractNumId w:val="34"/>
  </w:num>
  <w:num w:numId="35">
    <w:abstractNumId w:val="6"/>
  </w:num>
  <w:num w:numId="36">
    <w:abstractNumId w:val="27"/>
  </w:num>
  <w:num w:numId="37">
    <w:abstractNumId w:val="37"/>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1"/>
  </w:num>
  <w:num w:numId="45">
    <w:abstractNumId w:val="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51E"/>
    <w:rsid w:val="00001CCC"/>
    <w:rsid w:val="00001CEB"/>
    <w:rsid w:val="00006F73"/>
    <w:rsid w:val="00015510"/>
    <w:rsid w:val="00020655"/>
    <w:rsid w:val="000219C4"/>
    <w:rsid w:val="00030FA9"/>
    <w:rsid w:val="00034AFB"/>
    <w:rsid w:val="00041244"/>
    <w:rsid w:val="00041F16"/>
    <w:rsid w:val="00046A6D"/>
    <w:rsid w:val="000472D0"/>
    <w:rsid w:val="00064ADB"/>
    <w:rsid w:val="00070642"/>
    <w:rsid w:val="00070BE5"/>
    <w:rsid w:val="00075435"/>
    <w:rsid w:val="00075820"/>
    <w:rsid w:val="00082AFD"/>
    <w:rsid w:val="00083322"/>
    <w:rsid w:val="00086603"/>
    <w:rsid w:val="000910D4"/>
    <w:rsid w:val="000B1013"/>
    <w:rsid w:val="000B30BB"/>
    <w:rsid w:val="000C36D3"/>
    <w:rsid w:val="000C3A57"/>
    <w:rsid w:val="000D1ED4"/>
    <w:rsid w:val="000E391A"/>
    <w:rsid w:val="000F3F74"/>
    <w:rsid w:val="000F7F63"/>
    <w:rsid w:val="001005B8"/>
    <w:rsid w:val="0010468E"/>
    <w:rsid w:val="00112906"/>
    <w:rsid w:val="0011421E"/>
    <w:rsid w:val="00114303"/>
    <w:rsid w:val="00116A58"/>
    <w:rsid w:val="001339FC"/>
    <w:rsid w:val="00135892"/>
    <w:rsid w:val="00144FBB"/>
    <w:rsid w:val="00145BE8"/>
    <w:rsid w:val="00147D1E"/>
    <w:rsid w:val="00161E76"/>
    <w:rsid w:val="001628C1"/>
    <w:rsid w:val="00164CE4"/>
    <w:rsid w:val="0016575C"/>
    <w:rsid w:val="001723E7"/>
    <w:rsid w:val="00184189"/>
    <w:rsid w:val="001A0F50"/>
    <w:rsid w:val="001B17C1"/>
    <w:rsid w:val="001B5151"/>
    <w:rsid w:val="001B5812"/>
    <w:rsid w:val="001C0F08"/>
    <w:rsid w:val="001D18DD"/>
    <w:rsid w:val="001E36C3"/>
    <w:rsid w:val="001E63F4"/>
    <w:rsid w:val="001E7AE3"/>
    <w:rsid w:val="001E7BF0"/>
    <w:rsid w:val="00202404"/>
    <w:rsid w:val="00211E28"/>
    <w:rsid w:val="0021504E"/>
    <w:rsid w:val="00222640"/>
    <w:rsid w:val="00224690"/>
    <w:rsid w:val="00224E06"/>
    <w:rsid w:val="00237CC3"/>
    <w:rsid w:val="00242AE2"/>
    <w:rsid w:val="00250034"/>
    <w:rsid w:val="00251D9D"/>
    <w:rsid w:val="00267920"/>
    <w:rsid w:val="00271996"/>
    <w:rsid w:val="002762A4"/>
    <w:rsid w:val="002762A8"/>
    <w:rsid w:val="00280373"/>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21868"/>
    <w:rsid w:val="00324E8A"/>
    <w:rsid w:val="003354DD"/>
    <w:rsid w:val="00335525"/>
    <w:rsid w:val="00336D1E"/>
    <w:rsid w:val="00342F00"/>
    <w:rsid w:val="0034725A"/>
    <w:rsid w:val="003507B3"/>
    <w:rsid w:val="003527B1"/>
    <w:rsid w:val="00353132"/>
    <w:rsid w:val="00357699"/>
    <w:rsid w:val="00361702"/>
    <w:rsid w:val="00361B19"/>
    <w:rsid w:val="003646C9"/>
    <w:rsid w:val="00372BE3"/>
    <w:rsid w:val="003758BC"/>
    <w:rsid w:val="00377AA4"/>
    <w:rsid w:val="00392229"/>
    <w:rsid w:val="00392C11"/>
    <w:rsid w:val="00393E3F"/>
    <w:rsid w:val="0039732F"/>
    <w:rsid w:val="003C0C19"/>
    <w:rsid w:val="003D047F"/>
    <w:rsid w:val="003D2E31"/>
    <w:rsid w:val="003D3E89"/>
    <w:rsid w:val="003D454F"/>
    <w:rsid w:val="003E5AD3"/>
    <w:rsid w:val="003E6005"/>
    <w:rsid w:val="003F4C97"/>
    <w:rsid w:val="003F7E1E"/>
    <w:rsid w:val="004207BF"/>
    <w:rsid w:val="00433719"/>
    <w:rsid w:val="00434262"/>
    <w:rsid w:val="00436899"/>
    <w:rsid w:val="00442C39"/>
    <w:rsid w:val="00445786"/>
    <w:rsid w:val="00455480"/>
    <w:rsid w:val="004577E3"/>
    <w:rsid w:val="004634BE"/>
    <w:rsid w:val="00463DD6"/>
    <w:rsid w:val="00465339"/>
    <w:rsid w:val="00466FE7"/>
    <w:rsid w:val="00467AD5"/>
    <w:rsid w:val="00471D65"/>
    <w:rsid w:val="004771BF"/>
    <w:rsid w:val="00481497"/>
    <w:rsid w:val="004841F3"/>
    <w:rsid w:val="00484770"/>
    <w:rsid w:val="00494AD4"/>
    <w:rsid w:val="004A784B"/>
    <w:rsid w:val="004B450B"/>
    <w:rsid w:val="004B48B1"/>
    <w:rsid w:val="004C1AFE"/>
    <w:rsid w:val="004C5754"/>
    <w:rsid w:val="004E033E"/>
    <w:rsid w:val="004E5C26"/>
    <w:rsid w:val="00502754"/>
    <w:rsid w:val="00505B7C"/>
    <w:rsid w:val="00507334"/>
    <w:rsid w:val="00507683"/>
    <w:rsid w:val="00522652"/>
    <w:rsid w:val="00522E27"/>
    <w:rsid w:val="00523B03"/>
    <w:rsid w:val="00527543"/>
    <w:rsid w:val="00546510"/>
    <w:rsid w:val="00551260"/>
    <w:rsid w:val="005518E2"/>
    <w:rsid w:val="005528EC"/>
    <w:rsid w:val="00553E41"/>
    <w:rsid w:val="00554E4C"/>
    <w:rsid w:val="0055584F"/>
    <w:rsid w:val="00560EE3"/>
    <w:rsid w:val="0056334E"/>
    <w:rsid w:val="0056527F"/>
    <w:rsid w:val="005660BE"/>
    <w:rsid w:val="00567FA3"/>
    <w:rsid w:val="00573860"/>
    <w:rsid w:val="00573B09"/>
    <w:rsid w:val="0058057A"/>
    <w:rsid w:val="00587E83"/>
    <w:rsid w:val="0059111B"/>
    <w:rsid w:val="00595169"/>
    <w:rsid w:val="005A15F2"/>
    <w:rsid w:val="005A427E"/>
    <w:rsid w:val="005B0CAF"/>
    <w:rsid w:val="005C2F76"/>
    <w:rsid w:val="005D180D"/>
    <w:rsid w:val="005D27C5"/>
    <w:rsid w:val="005D7D56"/>
    <w:rsid w:val="006124A2"/>
    <w:rsid w:val="00617320"/>
    <w:rsid w:val="006224A3"/>
    <w:rsid w:val="006250DB"/>
    <w:rsid w:val="00631F95"/>
    <w:rsid w:val="00637587"/>
    <w:rsid w:val="00653908"/>
    <w:rsid w:val="0066107F"/>
    <w:rsid w:val="0066266C"/>
    <w:rsid w:val="00665339"/>
    <w:rsid w:val="00670698"/>
    <w:rsid w:val="006736B9"/>
    <w:rsid w:val="006830C6"/>
    <w:rsid w:val="006A0FAD"/>
    <w:rsid w:val="006A5683"/>
    <w:rsid w:val="006A5A93"/>
    <w:rsid w:val="006A675B"/>
    <w:rsid w:val="006B37E1"/>
    <w:rsid w:val="006B4033"/>
    <w:rsid w:val="006B76D5"/>
    <w:rsid w:val="006C0E35"/>
    <w:rsid w:val="006C185C"/>
    <w:rsid w:val="006D16F2"/>
    <w:rsid w:val="006D1CDF"/>
    <w:rsid w:val="006D33A4"/>
    <w:rsid w:val="006D6739"/>
    <w:rsid w:val="006D7C4C"/>
    <w:rsid w:val="006E0D4B"/>
    <w:rsid w:val="006E1DDB"/>
    <w:rsid w:val="006E247D"/>
    <w:rsid w:val="006F4B7B"/>
    <w:rsid w:val="006F5908"/>
    <w:rsid w:val="007264B6"/>
    <w:rsid w:val="00726E18"/>
    <w:rsid w:val="007270DB"/>
    <w:rsid w:val="00731EA6"/>
    <w:rsid w:val="007323A1"/>
    <w:rsid w:val="00733FCB"/>
    <w:rsid w:val="0074386A"/>
    <w:rsid w:val="00747FDF"/>
    <w:rsid w:val="00750ABF"/>
    <w:rsid w:val="00761FD8"/>
    <w:rsid w:val="00764DAE"/>
    <w:rsid w:val="007740C2"/>
    <w:rsid w:val="00775A5D"/>
    <w:rsid w:val="0077709B"/>
    <w:rsid w:val="00777306"/>
    <w:rsid w:val="00780BCC"/>
    <w:rsid w:val="007859A9"/>
    <w:rsid w:val="0079090C"/>
    <w:rsid w:val="007A3144"/>
    <w:rsid w:val="007A52DE"/>
    <w:rsid w:val="007A7353"/>
    <w:rsid w:val="007B1D74"/>
    <w:rsid w:val="007B4144"/>
    <w:rsid w:val="007B6DFF"/>
    <w:rsid w:val="007C0D4A"/>
    <w:rsid w:val="007C185D"/>
    <w:rsid w:val="007C2996"/>
    <w:rsid w:val="007C3B7A"/>
    <w:rsid w:val="007C793A"/>
    <w:rsid w:val="007D1DE9"/>
    <w:rsid w:val="007D35C6"/>
    <w:rsid w:val="007D5AE4"/>
    <w:rsid w:val="007E0857"/>
    <w:rsid w:val="007E0DCC"/>
    <w:rsid w:val="007E269F"/>
    <w:rsid w:val="007E49A5"/>
    <w:rsid w:val="007F77EC"/>
    <w:rsid w:val="00801B3A"/>
    <w:rsid w:val="008025CA"/>
    <w:rsid w:val="008042AD"/>
    <w:rsid w:val="00806BC2"/>
    <w:rsid w:val="00820A19"/>
    <w:rsid w:val="00820C4F"/>
    <w:rsid w:val="008227E7"/>
    <w:rsid w:val="00826168"/>
    <w:rsid w:val="00826680"/>
    <w:rsid w:val="00835992"/>
    <w:rsid w:val="0084662C"/>
    <w:rsid w:val="00846820"/>
    <w:rsid w:val="00873CC6"/>
    <w:rsid w:val="00874410"/>
    <w:rsid w:val="0088146D"/>
    <w:rsid w:val="00896F99"/>
    <w:rsid w:val="008A1AB3"/>
    <w:rsid w:val="008A1D74"/>
    <w:rsid w:val="008A5513"/>
    <w:rsid w:val="008A5E4E"/>
    <w:rsid w:val="008B10BA"/>
    <w:rsid w:val="008B28E8"/>
    <w:rsid w:val="008B7B0B"/>
    <w:rsid w:val="008C104C"/>
    <w:rsid w:val="008C2980"/>
    <w:rsid w:val="008C4511"/>
    <w:rsid w:val="008C605A"/>
    <w:rsid w:val="008C686B"/>
    <w:rsid w:val="008C765B"/>
    <w:rsid w:val="008D09E3"/>
    <w:rsid w:val="008D30B8"/>
    <w:rsid w:val="008D3F9F"/>
    <w:rsid w:val="008D6D50"/>
    <w:rsid w:val="008E0D22"/>
    <w:rsid w:val="008E773E"/>
    <w:rsid w:val="00904100"/>
    <w:rsid w:val="00904C3B"/>
    <w:rsid w:val="00906552"/>
    <w:rsid w:val="00915A0C"/>
    <w:rsid w:val="0092795A"/>
    <w:rsid w:val="0093583D"/>
    <w:rsid w:val="00942A93"/>
    <w:rsid w:val="0094440D"/>
    <w:rsid w:val="00947F14"/>
    <w:rsid w:val="00954EFF"/>
    <w:rsid w:val="00973E4A"/>
    <w:rsid w:val="009748B4"/>
    <w:rsid w:val="00975D2E"/>
    <w:rsid w:val="00982153"/>
    <w:rsid w:val="00992484"/>
    <w:rsid w:val="00995381"/>
    <w:rsid w:val="009956E6"/>
    <w:rsid w:val="009A5E96"/>
    <w:rsid w:val="009B0FFA"/>
    <w:rsid w:val="009B54AF"/>
    <w:rsid w:val="009C32ED"/>
    <w:rsid w:val="009C4CDB"/>
    <w:rsid w:val="009D09A7"/>
    <w:rsid w:val="009D2B70"/>
    <w:rsid w:val="009E0195"/>
    <w:rsid w:val="009E1450"/>
    <w:rsid w:val="009E5DBA"/>
    <w:rsid w:val="009E6C12"/>
    <w:rsid w:val="009F0BA7"/>
    <w:rsid w:val="009F6686"/>
    <w:rsid w:val="009F7473"/>
    <w:rsid w:val="009F7D27"/>
    <w:rsid w:val="00A01DE6"/>
    <w:rsid w:val="00A10A40"/>
    <w:rsid w:val="00A11C6C"/>
    <w:rsid w:val="00A13CA4"/>
    <w:rsid w:val="00A17492"/>
    <w:rsid w:val="00A246D1"/>
    <w:rsid w:val="00A25A3B"/>
    <w:rsid w:val="00A4091B"/>
    <w:rsid w:val="00A420F5"/>
    <w:rsid w:val="00A4221B"/>
    <w:rsid w:val="00A44633"/>
    <w:rsid w:val="00A454B0"/>
    <w:rsid w:val="00A54437"/>
    <w:rsid w:val="00A560E1"/>
    <w:rsid w:val="00A64C03"/>
    <w:rsid w:val="00A65A33"/>
    <w:rsid w:val="00A76CE8"/>
    <w:rsid w:val="00A85664"/>
    <w:rsid w:val="00A93B4B"/>
    <w:rsid w:val="00A948BB"/>
    <w:rsid w:val="00AA66C3"/>
    <w:rsid w:val="00AB3649"/>
    <w:rsid w:val="00AB6DED"/>
    <w:rsid w:val="00AB740B"/>
    <w:rsid w:val="00AD375D"/>
    <w:rsid w:val="00AE02B1"/>
    <w:rsid w:val="00AE453E"/>
    <w:rsid w:val="00AE51C5"/>
    <w:rsid w:val="00AE5D4C"/>
    <w:rsid w:val="00AF0A55"/>
    <w:rsid w:val="00B04607"/>
    <w:rsid w:val="00B07A4B"/>
    <w:rsid w:val="00B12126"/>
    <w:rsid w:val="00B20D7B"/>
    <w:rsid w:val="00B23BD8"/>
    <w:rsid w:val="00B25827"/>
    <w:rsid w:val="00B27383"/>
    <w:rsid w:val="00B3024D"/>
    <w:rsid w:val="00B30FA2"/>
    <w:rsid w:val="00B35F39"/>
    <w:rsid w:val="00B372CA"/>
    <w:rsid w:val="00B37DFF"/>
    <w:rsid w:val="00B43173"/>
    <w:rsid w:val="00B56C00"/>
    <w:rsid w:val="00B57FE2"/>
    <w:rsid w:val="00B60720"/>
    <w:rsid w:val="00B625DD"/>
    <w:rsid w:val="00B655D7"/>
    <w:rsid w:val="00B834AD"/>
    <w:rsid w:val="00B8664A"/>
    <w:rsid w:val="00B87F49"/>
    <w:rsid w:val="00B954B4"/>
    <w:rsid w:val="00BA74C2"/>
    <w:rsid w:val="00BB359C"/>
    <w:rsid w:val="00BB3F92"/>
    <w:rsid w:val="00BB4A12"/>
    <w:rsid w:val="00BB75F1"/>
    <w:rsid w:val="00BD25F3"/>
    <w:rsid w:val="00BD6CDA"/>
    <w:rsid w:val="00BF5688"/>
    <w:rsid w:val="00C03A40"/>
    <w:rsid w:val="00C14AD5"/>
    <w:rsid w:val="00C1560E"/>
    <w:rsid w:val="00C2645A"/>
    <w:rsid w:val="00C30179"/>
    <w:rsid w:val="00C310DB"/>
    <w:rsid w:val="00C327F1"/>
    <w:rsid w:val="00C37053"/>
    <w:rsid w:val="00C37322"/>
    <w:rsid w:val="00C45ABF"/>
    <w:rsid w:val="00C550A5"/>
    <w:rsid w:val="00C57D4F"/>
    <w:rsid w:val="00C66CAE"/>
    <w:rsid w:val="00C81900"/>
    <w:rsid w:val="00C84F9D"/>
    <w:rsid w:val="00C93007"/>
    <w:rsid w:val="00CA0437"/>
    <w:rsid w:val="00CA0C87"/>
    <w:rsid w:val="00CA2647"/>
    <w:rsid w:val="00CA7040"/>
    <w:rsid w:val="00CA74DF"/>
    <w:rsid w:val="00CB1103"/>
    <w:rsid w:val="00CB45AF"/>
    <w:rsid w:val="00CC5C8E"/>
    <w:rsid w:val="00CC60FE"/>
    <w:rsid w:val="00CD038A"/>
    <w:rsid w:val="00CD0F8C"/>
    <w:rsid w:val="00CD1ECA"/>
    <w:rsid w:val="00CE6A6F"/>
    <w:rsid w:val="00CF71ED"/>
    <w:rsid w:val="00D04531"/>
    <w:rsid w:val="00D13A97"/>
    <w:rsid w:val="00D1623C"/>
    <w:rsid w:val="00D177B1"/>
    <w:rsid w:val="00D217DA"/>
    <w:rsid w:val="00D27ACE"/>
    <w:rsid w:val="00D32E86"/>
    <w:rsid w:val="00D54C50"/>
    <w:rsid w:val="00D76BA5"/>
    <w:rsid w:val="00D835EB"/>
    <w:rsid w:val="00DA47D7"/>
    <w:rsid w:val="00DA5FFA"/>
    <w:rsid w:val="00DB31DA"/>
    <w:rsid w:val="00DB78CB"/>
    <w:rsid w:val="00DC13BF"/>
    <w:rsid w:val="00DC5081"/>
    <w:rsid w:val="00DE18BC"/>
    <w:rsid w:val="00DF37B0"/>
    <w:rsid w:val="00E02F39"/>
    <w:rsid w:val="00E05092"/>
    <w:rsid w:val="00E06FC2"/>
    <w:rsid w:val="00E12380"/>
    <w:rsid w:val="00E1442B"/>
    <w:rsid w:val="00E14985"/>
    <w:rsid w:val="00E16BD2"/>
    <w:rsid w:val="00E25338"/>
    <w:rsid w:val="00E271DB"/>
    <w:rsid w:val="00E3677B"/>
    <w:rsid w:val="00E37A19"/>
    <w:rsid w:val="00E40081"/>
    <w:rsid w:val="00E41A59"/>
    <w:rsid w:val="00E41B28"/>
    <w:rsid w:val="00E50738"/>
    <w:rsid w:val="00E53492"/>
    <w:rsid w:val="00E6151C"/>
    <w:rsid w:val="00E63CE7"/>
    <w:rsid w:val="00E656AE"/>
    <w:rsid w:val="00E65E9E"/>
    <w:rsid w:val="00E66725"/>
    <w:rsid w:val="00E70C3E"/>
    <w:rsid w:val="00E74A1E"/>
    <w:rsid w:val="00E770E0"/>
    <w:rsid w:val="00E859F6"/>
    <w:rsid w:val="00E91258"/>
    <w:rsid w:val="00E9757C"/>
    <w:rsid w:val="00EA5248"/>
    <w:rsid w:val="00EB7F02"/>
    <w:rsid w:val="00EC11A4"/>
    <w:rsid w:val="00EC4570"/>
    <w:rsid w:val="00EC55A3"/>
    <w:rsid w:val="00ED6764"/>
    <w:rsid w:val="00EE16F4"/>
    <w:rsid w:val="00F020D3"/>
    <w:rsid w:val="00F0486E"/>
    <w:rsid w:val="00F0511C"/>
    <w:rsid w:val="00F10545"/>
    <w:rsid w:val="00F25656"/>
    <w:rsid w:val="00F25C9B"/>
    <w:rsid w:val="00F26586"/>
    <w:rsid w:val="00F42BA3"/>
    <w:rsid w:val="00F51058"/>
    <w:rsid w:val="00F51DB3"/>
    <w:rsid w:val="00F6651B"/>
    <w:rsid w:val="00F8123E"/>
    <w:rsid w:val="00F81EC2"/>
    <w:rsid w:val="00F830FA"/>
    <w:rsid w:val="00F836AE"/>
    <w:rsid w:val="00F872DD"/>
    <w:rsid w:val="00F92DEA"/>
    <w:rsid w:val="00F93A46"/>
    <w:rsid w:val="00F97103"/>
    <w:rsid w:val="00F975ED"/>
    <w:rsid w:val="00FD1033"/>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image" Target="media/image6.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2.xml"/><Relationship Id="rId38"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chart" Target="charts/chart1.xml"/><Relationship Id="rId37" Type="http://schemas.openxmlformats.org/officeDocument/2006/relationships/chart" Target="charts/chart4.xml"/><Relationship Id="rId40" Type="http://schemas.openxmlformats.org/officeDocument/2006/relationships/footer" Target="footer2.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224807552"/>
        <c:axId val="265212672"/>
      </c:scatterChart>
      <c:valAx>
        <c:axId val="224807552"/>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265212672"/>
        <c:crosses val="autoZero"/>
        <c:crossBetween val="midCat"/>
        <c:majorUnit val="5"/>
      </c:valAx>
      <c:valAx>
        <c:axId val="265212672"/>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224807552"/>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265234304"/>
        <c:axId val="265240576"/>
      </c:scatterChart>
      <c:valAx>
        <c:axId val="265234304"/>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265240576"/>
        <c:crosses val="autoZero"/>
        <c:crossBetween val="midCat"/>
        <c:majorUnit val="10"/>
      </c:valAx>
      <c:valAx>
        <c:axId val="265240576"/>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265234304"/>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265593984"/>
        <c:axId val="265595904"/>
      </c:scatterChart>
      <c:valAx>
        <c:axId val="265593984"/>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265595904"/>
        <c:crosses val="autoZero"/>
        <c:crossBetween val="midCat"/>
        <c:majorUnit val="10"/>
      </c:valAx>
      <c:valAx>
        <c:axId val="265595904"/>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265593984"/>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265628672"/>
        <c:axId val="265630848"/>
      </c:scatterChart>
      <c:valAx>
        <c:axId val="265628672"/>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65630848"/>
        <c:crosses val="autoZero"/>
        <c:crossBetween val="midCat"/>
        <c:majorUnit val="10"/>
      </c:valAx>
      <c:valAx>
        <c:axId val="265630848"/>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265628672"/>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265656192"/>
        <c:axId val="265658368"/>
      </c:scatterChart>
      <c:valAx>
        <c:axId val="265656192"/>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65658368"/>
        <c:crosses val="autoZero"/>
        <c:crossBetween val="midCat"/>
        <c:majorUnit val="10"/>
      </c:valAx>
      <c:valAx>
        <c:axId val="265658368"/>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265656192"/>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265752960"/>
        <c:axId val="265754880"/>
      </c:scatterChart>
      <c:valAx>
        <c:axId val="265752960"/>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65754880"/>
        <c:crosses val="autoZero"/>
        <c:crossBetween val="midCat"/>
        <c:majorUnit val="10"/>
      </c:valAx>
      <c:valAx>
        <c:axId val="265754880"/>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265752960"/>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3E90D15C-85D2-41B3-8BD5-53EF412D0D90}" type="presOf" srcId="{F2A330E9-A55C-4144-81FD-8F05BFE9BC63}" destId="{BF58C61D-9F78-400D-B8A1-7CF5F75250AC}" srcOrd="0" destOrd="0" presId="urn:microsoft.com/office/officeart/2008/layout/HorizontalMultiLevelHierarchy"/>
    <dgm:cxn modelId="{124B1B89-7FBC-4802-B15D-215CA66ACD32}" type="presOf" srcId="{3424473F-24EC-4DDC-8B61-BEA33BED05F4}" destId="{6C98F324-F5D7-4FA5-BC8B-B4F6869DDF5F}" srcOrd="0" destOrd="0" presId="urn:microsoft.com/office/officeart/2008/layout/HorizontalMultiLevelHierarchy"/>
    <dgm:cxn modelId="{858304EE-3724-487F-9F33-23EF3CD6645A}" type="presOf" srcId="{5E60A1DA-0F77-4C02-8860-8F5E73C147E0}" destId="{949433A1-6E85-4D41-B0B8-AEA259E7C4EC}" srcOrd="0" destOrd="0" presId="urn:microsoft.com/office/officeart/2008/layout/HorizontalMultiLevelHierarchy"/>
    <dgm:cxn modelId="{1FB6DB24-BC4B-4E22-B608-47D296464F5E}" type="presOf" srcId="{D62F199D-7BEE-4601-85CD-76BB0C17EB35}" destId="{15D2EFCC-4209-442D-8C50-1DEE8499C18D}" srcOrd="0" destOrd="0" presId="urn:microsoft.com/office/officeart/2008/layout/HorizontalMultiLevelHierarchy"/>
    <dgm:cxn modelId="{8D9A3150-F76E-4D31-B3CF-4D508721C919}" type="presOf" srcId="{6809F1AF-23C1-4F0E-B824-6139DCE5E90B}" destId="{A711717C-649B-41A4-AF92-39A6869367F4}" srcOrd="0" destOrd="0" presId="urn:microsoft.com/office/officeart/2008/layout/HorizontalMultiLevelHierarchy"/>
    <dgm:cxn modelId="{4E4B343B-B0C7-4680-B2A1-D1A7FBC1AC96}" type="presOf" srcId="{AA9F44CB-548B-4913-8340-65B43AB07451}" destId="{9128274D-2612-4E8E-9E25-5B820396EB07}" srcOrd="0" destOrd="0" presId="urn:microsoft.com/office/officeart/2008/layout/HorizontalMultiLevelHierarchy"/>
    <dgm:cxn modelId="{ADFA58FB-44C6-4ACC-B82D-6329FFB4BB8E}" type="presOf" srcId="{16618212-A5E2-4345-8062-5B8328CCD654}" destId="{9F787E00-561F-4A66-8959-E2E8F261A8C1}" srcOrd="0"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272E46FF-A8D0-49F1-9BAE-3268EDB61E9B}" type="presOf" srcId="{28ED67AA-1CE5-48B6-B2F8-4F7DB924147E}" destId="{E3E246E0-C5DA-420F-901F-EC61947D0E0C}" srcOrd="1" destOrd="0" presId="urn:microsoft.com/office/officeart/2008/layout/HorizontalMultiLevelHierarchy"/>
    <dgm:cxn modelId="{6349F391-362C-4C40-A039-F0492ED1865E}" type="presOf" srcId="{09D1C822-4617-4BD0-93D0-C6999565ACEE}" destId="{7DDA83BE-FB23-48EF-9470-C884ABD80983}" srcOrd="0" destOrd="0" presId="urn:microsoft.com/office/officeart/2008/layout/HorizontalMultiLevelHierarchy"/>
    <dgm:cxn modelId="{0B061FFF-0A02-449E-AF03-DA33D1149FE0}" type="presOf" srcId="{3424473F-24EC-4DDC-8B61-BEA33BED05F4}" destId="{CAE2E7A1-2C2E-46EB-9D35-AB61DFD1A19F}" srcOrd="1" destOrd="0" presId="urn:microsoft.com/office/officeart/2008/layout/HorizontalMultiLevelHierarchy"/>
    <dgm:cxn modelId="{7A820761-5219-47BA-AB04-F8128A81BD6D}" type="presOf" srcId="{B84E1AD8-D1C1-44F5-8EDA-3FA9F2E23AF0}" destId="{515AB8A8-E0E1-442B-993A-946BE160AD8C}" srcOrd="0" destOrd="0" presId="urn:microsoft.com/office/officeart/2008/layout/HorizontalMultiLevelHierarchy"/>
    <dgm:cxn modelId="{271F7DAD-46B5-4D91-B2B6-57D2E521B1C4}" type="presOf" srcId="{C978DA30-EB2C-4A8B-A7F3-5DDF613B9936}" destId="{3C5E6C4D-DA96-441C-AFBE-8769BB1453FB}" srcOrd="0" destOrd="0" presId="urn:microsoft.com/office/officeart/2008/layout/HorizontalMultiLevelHierarchy"/>
    <dgm:cxn modelId="{567797C1-495B-4C49-9A3C-5AB318294D30}" type="presOf" srcId="{C7838C1B-6608-4BBB-9338-72D49071A25F}" destId="{E847812E-5E8C-40DC-B495-E5BF90E1A4D9}" srcOrd="0" destOrd="0" presId="urn:microsoft.com/office/officeart/2008/layout/HorizontalMultiLevelHierarchy"/>
    <dgm:cxn modelId="{D4B0E296-2284-4F10-AC35-BF8FAE906B71}" type="presOf" srcId="{F4BC465D-A40D-49CB-92FF-E1607939CB24}" destId="{2210F757-3026-4DBE-AA4E-372B189ECB0B}" srcOrd="1" destOrd="0" presId="urn:microsoft.com/office/officeart/2008/layout/HorizontalMultiLevelHierarchy"/>
    <dgm:cxn modelId="{5003908B-1601-4699-97B0-795D9CCC4779}" srcId="{B17CE6F9-26F8-4DBA-8F9E-56587641182C}" destId="{B9CB5AA8-076D-4675-96FF-B5C4C40DE6D1}" srcOrd="1" destOrd="0" parTransId="{8E4BE5A3-C14F-4C54-BA51-EB46C62CEAD7}" sibTransId="{818A520E-BEE4-496B-BB45-241DDA17B296}"/>
    <dgm:cxn modelId="{321B8A2F-BAAE-447E-9FE3-7E60EA39C9AD}" type="presOf" srcId="{D91022D4-8FA4-40B9-860B-FE7A326E817F}" destId="{19D47957-FE01-4280-8480-F879DB882973}" srcOrd="1"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3DAEA553-3A40-4290-B4EC-8724D815A300}" type="presOf" srcId="{DB4C5625-0B78-469D-B226-58E5B3DFEA76}" destId="{3A1D86B2-9B2F-4DDC-9495-FD16CFC26FCF}" srcOrd="0" destOrd="0" presId="urn:microsoft.com/office/officeart/2008/layout/HorizontalMultiLevelHierarchy"/>
    <dgm:cxn modelId="{C9963EF0-B61F-4B98-B7EC-27BE9878F111}" type="presOf" srcId="{075389E4-D627-42EA-871A-14711D8E1086}" destId="{55A2CDBD-4B42-4E52-B1DC-FEDE63884560}" srcOrd="0" destOrd="0" presId="urn:microsoft.com/office/officeart/2008/layout/HorizontalMultiLevelHierarchy"/>
    <dgm:cxn modelId="{A2E8E627-A98A-4487-8D4A-29B3810EE013}" type="presOf" srcId="{133484E4-3EE6-49E8-A849-153E8C2403CF}" destId="{7FFED584-6DA8-4259-987A-A2343E3A1DB4}" srcOrd="0" destOrd="0" presId="urn:microsoft.com/office/officeart/2008/layout/HorizontalMultiLevelHierarchy"/>
    <dgm:cxn modelId="{BA07EF85-4F54-42F3-B2D9-B387EBD99676}" type="presOf" srcId="{4E05CFEB-1F85-49E7-B666-B9130E7E6C11}" destId="{D94FAB35-C15D-4824-A77E-4270D932B2BC}" srcOrd="1" destOrd="0" presId="urn:microsoft.com/office/officeart/2008/layout/HorizontalMultiLevelHierarchy"/>
    <dgm:cxn modelId="{42028E80-2347-412E-A95B-21BBA86710C6}" type="presOf" srcId="{1179461E-9552-4758-88FD-416B3E19CF1F}" destId="{A18BDED0-1D99-40E7-96CA-053ACAE63666}" srcOrd="0" destOrd="0" presId="urn:microsoft.com/office/officeart/2008/layout/HorizontalMultiLevelHierarchy"/>
    <dgm:cxn modelId="{DA89E97C-455F-4DC2-8869-9BBEBDA377BF}" type="presOf" srcId="{0536227C-4E3C-485B-8BA3-2C545CEE505C}" destId="{D53CA291-81B2-4936-BC12-22C8989A9D2F}" srcOrd="0" destOrd="0" presId="urn:microsoft.com/office/officeart/2008/layout/HorizontalMultiLevelHierarchy"/>
    <dgm:cxn modelId="{962CD36C-F3D1-4300-AF24-5A05B65890F5}" type="presOf" srcId="{F6091F86-E964-46A2-8D65-9F1B4DA23768}" destId="{2B87A32F-1DC0-44F3-B9D6-0A50F179C8A8}" srcOrd="1" destOrd="0" presId="urn:microsoft.com/office/officeart/2008/layout/HorizontalMultiLevelHierarchy"/>
    <dgm:cxn modelId="{F658B94C-0115-4719-AABF-467457650277}" type="presOf" srcId="{0C38C83E-79D0-4700-8E33-1811D5C4C66B}" destId="{70975E8E-BCB0-4946-B36A-5D567943B14E}" srcOrd="1" destOrd="0" presId="urn:microsoft.com/office/officeart/2008/layout/HorizontalMultiLevelHierarchy"/>
    <dgm:cxn modelId="{D2478247-EC74-4646-8FE5-8A2BBB70347F}" type="presOf" srcId="{1179461E-9552-4758-88FD-416B3E19CF1F}" destId="{0F709DEE-7E05-4260-A890-CFC493E9C0D6}" srcOrd="1" destOrd="0" presId="urn:microsoft.com/office/officeart/2008/layout/HorizontalMultiLevelHierarchy"/>
    <dgm:cxn modelId="{127522CA-6A4A-4655-A91C-4F188027C035}" srcId="{1B08A8EC-8BE8-4C35-B049-A5F7B80A9E16}" destId="{458B4506-379F-4239-B765-57785EA11F28}" srcOrd="0" destOrd="0" parTransId="{49E8F892-8498-4323-BB16-F844E95BA0B8}" sibTransId="{A447EA9E-B086-42F4-A500-CD79AD1422CE}"/>
    <dgm:cxn modelId="{437D40DB-5AD0-463D-9441-1AF815C39B28}" srcId="{DEB72646-F3EA-4EC5-885D-394C414FFADA}" destId="{09D1C822-4617-4BD0-93D0-C6999565ACEE}" srcOrd="1" destOrd="0" parTransId="{075389E4-D627-42EA-871A-14711D8E1086}" sibTransId="{BFC6BE7B-E6C1-43C7-A0B4-FC7CE58F3A6F}"/>
    <dgm:cxn modelId="{61F433BB-B359-469D-A195-310FE414902F}" srcId="{FB61F1E6-CFB3-4056-844E-631CB8EEAC7F}" destId="{86912AB4-8403-4ACE-BAF6-A1669E5F0E01}" srcOrd="0" destOrd="0" parTransId="{963F1CA5-A79B-49F1-AB67-77B531DFEB4C}" sibTransId="{886BA970-AE54-42CD-89BC-CC7831F4F9DB}"/>
    <dgm:cxn modelId="{97208A5F-C593-43AF-800C-5F2030101C69}" type="presOf" srcId="{97F40A5E-8454-473F-B525-DB42324AD99C}" destId="{40024D19-B42B-4876-8526-50554D81B1A5}" srcOrd="0" destOrd="0" presId="urn:microsoft.com/office/officeart/2008/layout/HorizontalMultiLevelHierarchy"/>
    <dgm:cxn modelId="{21D65C1F-BFD7-4A7B-ACAF-670BCD8DE8F7}" type="presOf" srcId="{E43723AE-1B46-4CB2-A36D-D6D9F11A706C}" destId="{0526C622-56C5-4014-9975-E4089746D4FF}" srcOrd="0"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C9B7A00C-E1E8-40B7-802D-A098DB585797}" type="presOf" srcId="{0F78D5C1-B86E-4C0A-8DCE-BE08B8F2CB11}" destId="{CA9B12D6-FC16-4E66-BCF7-9319077AD832}" srcOrd="0" destOrd="0" presId="urn:microsoft.com/office/officeart/2008/layout/HorizontalMultiLevelHierarchy"/>
    <dgm:cxn modelId="{AB8CE1DF-72C0-4896-817F-24B81C4086B2}" type="presOf" srcId="{3BB28B31-E8AD-4532-921B-94D61A38F1ED}" destId="{78013CA5-9A02-4BDB-B5AA-DE3ACFBF9261}" srcOrd="0" destOrd="0" presId="urn:microsoft.com/office/officeart/2008/layout/HorizontalMultiLevelHierarchy"/>
    <dgm:cxn modelId="{04F171B3-7CFD-43E2-BA58-51A797273D88}" type="presOf" srcId="{F4BC465D-A40D-49CB-92FF-E1607939CB24}" destId="{2252CF3C-FDC6-433F-BDDC-690709074B4E}" srcOrd="0" destOrd="0" presId="urn:microsoft.com/office/officeart/2008/layout/HorizontalMultiLevelHierarchy"/>
    <dgm:cxn modelId="{59143894-8E21-4FB1-B939-E916528951FE}" srcId="{B17CE6F9-26F8-4DBA-8F9E-56587641182C}" destId="{769C8CCC-A42C-49DA-93C1-EA61E5DC2C2D}" srcOrd="2" destOrd="0" parTransId="{DB2C880A-6DDE-408B-9FB4-84F62918F578}" sibTransId="{3E647647-3C6B-4A88-B322-70532C92C80A}"/>
    <dgm:cxn modelId="{CC6B5D3D-BD7B-4093-A2E9-111EEA4E155F}" type="presOf" srcId="{6E5F0845-D2FA-4F27-9A73-BD419EEA0C30}" destId="{9AAACFD1-3E5B-42E0-A81F-0155360F5730}" srcOrd="1"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9AC62A0C-E11B-45CA-8FB0-44E52835DDED}" type="presOf" srcId="{AFF19EAD-0C32-4456-970A-30E095535FCE}" destId="{85F7D8F5-8B90-4F9B-B084-AE5F5375A074}" srcOrd="1" destOrd="0" presId="urn:microsoft.com/office/officeart/2008/layout/HorizontalMultiLevelHierarchy"/>
    <dgm:cxn modelId="{D3E4B03D-54FA-494D-86C1-745DB2705FA1}" type="presOf" srcId="{1614F1D0-DB41-422C-90FE-8B1B0D464A0F}" destId="{07ADCF4F-F44C-4029-B6DE-9D3611B59D19}" srcOrd="1" destOrd="0" presId="urn:microsoft.com/office/officeart/2008/layout/HorizontalMultiLevelHierarchy"/>
    <dgm:cxn modelId="{CB2A0B23-DD42-4227-B843-E1AAE62B756A}" type="presOf" srcId="{B26201A9-65AB-47A0-B049-AA76AE93DA0F}" destId="{99DF0341-CA6D-41F2-84E2-ECEB6A99FB22}" srcOrd="1"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FA89D0F2-430E-46D1-A600-04F43DF52070}" type="presOf" srcId="{E69E3887-6747-448B-87D7-3CC467A147DA}" destId="{42FB9118-D0FD-49CB-9914-D76833088B73}" srcOrd="0" destOrd="0" presId="urn:microsoft.com/office/officeart/2008/layout/HorizontalMultiLevelHierarchy"/>
    <dgm:cxn modelId="{8FF28D00-FE35-4431-B43E-143AA9D8CE66}" type="presOf" srcId="{FB61F1E6-CFB3-4056-844E-631CB8EEAC7F}" destId="{5E4566AC-4CA1-43F3-B17A-FA1C5A83BA32}" srcOrd="0" destOrd="0" presId="urn:microsoft.com/office/officeart/2008/layout/HorizontalMultiLevelHierarchy"/>
    <dgm:cxn modelId="{E3BBF5EB-EC5C-4EE2-A1A9-EAF7F6251CD0}" type="presOf" srcId="{3FFADFAA-A044-4883-9732-18E796FC5FA9}" destId="{F71E8CE0-98CD-41A4-A62F-42C3DC712F46}" srcOrd="0" destOrd="0" presId="urn:microsoft.com/office/officeart/2008/layout/HorizontalMultiLevelHierarchy"/>
    <dgm:cxn modelId="{4650A774-48D3-47E8-AF81-B069340EDE5A}" type="presOf" srcId="{B17CE6F9-26F8-4DBA-8F9E-56587641182C}" destId="{7B4B51F1-8368-4748-AAA6-85C1B11FAEF2}" srcOrd="0"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E8E001C9-8FA5-453A-8BC7-A30355BF4875}" type="presOf" srcId="{F6091F86-E964-46A2-8D65-9F1B4DA23768}" destId="{DF14AB43-0993-467F-AA0C-406AB994079F}" srcOrd="0" destOrd="0" presId="urn:microsoft.com/office/officeart/2008/layout/HorizontalMultiLevelHierarchy"/>
    <dgm:cxn modelId="{8A23710C-691A-4FDF-9809-90A715A75915}" type="presOf" srcId="{F15002A9-53D6-4117-98BE-0DFBF13BE1EE}" destId="{E09553F9-FBF9-4619-9C8A-FFA9F3425459}" srcOrd="0" destOrd="0" presId="urn:microsoft.com/office/officeart/2008/layout/HorizontalMultiLevelHierarchy"/>
    <dgm:cxn modelId="{C99B75C7-7F68-4BAA-83AE-FFB102B2B956}" type="presOf" srcId="{54941BE1-8D0D-435E-98E9-F63AB4E020E5}" destId="{20229D38-2CF9-4E61-88BC-DF7B7D8FE745}" srcOrd="0" destOrd="0" presId="urn:microsoft.com/office/officeart/2008/layout/HorizontalMultiLevelHierarchy"/>
    <dgm:cxn modelId="{82657A19-CEB4-4CD3-92D8-BF72089C7B0E}" srcId="{A40EA3B3-3DC7-451A-A7E0-9872CD3816C8}" destId="{CE2ED4C2-C4D6-45E9-8390-B1576B1B8459}" srcOrd="3" destOrd="0" parTransId="{F2A330E9-A55C-4144-81FD-8F05BFE9BC63}" sibTransId="{5A6E4977-08C8-4598-BD26-C039E35F3329}"/>
    <dgm:cxn modelId="{E4C78A4D-CF90-4A45-8D78-7DF617292C14}" type="presOf" srcId="{1614F1D0-DB41-422C-90FE-8B1B0D464A0F}" destId="{A27C5D59-448D-454F-B74B-C72AA799677B}" srcOrd="0" destOrd="0" presId="urn:microsoft.com/office/officeart/2008/layout/HorizontalMultiLevelHierarchy"/>
    <dgm:cxn modelId="{9049EA9E-7609-4AAE-ACE5-07669947F32E}" type="presOf" srcId="{769C8CCC-A42C-49DA-93C1-EA61E5DC2C2D}" destId="{395B710F-F7C8-4004-99AE-9C46192CC00E}" srcOrd="0" destOrd="0" presId="urn:microsoft.com/office/officeart/2008/layout/HorizontalMultiLevelHierarchy"/>
    <dgm:cxn modelId="{DD578690-F592-42D8-98FF-7AE9A24AAE7F}" type="presOf" srcId="{4E05CFEB-1F85-49E7-B666-B9130E7E6C11}" destId="{68143193-CE57-4412-9FEC-489C4F2E7A1F}" srcOrd="0" destOrd="0" presId="urn:microsoft.com/office/officeart/2008/layout/HorizontalMultiLevelHierarchy"/>
    <dgm:cxn modelId="{3D112CBF-B2E7-4A3A-9ADA-45AE61D5C2C9}" type="presOf" srcId="{A85D3B4F-DF48-40B3-AADE-CAFEC7066A7C}" destId="{B3F8A2F8-76BC-41D5-ABE5-C1DC5923FCC9}" srcOrd="0" destOrd="0" presId="urn:microsoft.com/office/officeart/2008/layout/HorizontalMultiLevelHierarchy"/>
    <dgm:cxn modelId="{EA49E8B1-A0CF-4057-8829-74C692521332}" type="presOf" srcId="{88EAB139-A62E-4408-A0A3-7C4D8861BFD0}" destId="{4723E439-93A4-4238-8CAC-CDEA16B1E921}" srcOrd="0" destOrd="0" presId="urn:microsoft.com/office/officeart/2008/layout/HorizontalMultiLevelHierarchy"/>
    <dgm:cxn modelId="{C7BFBD40-5F73-427A-B032-BA96D5C64266}" srcId="{0536227C-4E3C-485B-8BA3-2C545CEE505C}" destId="{F4DA1BB4-0DD0-4670-83A3-EDE2F2B13B16}" srcOrd="0" destOrd="0" parTransId="{D91022D4-8FA4-40B9-860B-FE7A326E817F}" sibTransId="{5CDDA931-87D1-492C-8CDF-14AE99105AC1}"/>
    <dgm:cxn modelId="{4B53AA6A-559B-400A-8786-14EEC802EF11}" type="presOf" srcId="{39E73021-3CCB-486D-89E4-DEE8EAD2C5FC}" destId="{33B8A14F-9D0F-469D-8D35-F2A3E73843A3}" srcOrd="0" destOrd="0" presId="urn:microsoft.com/office/officeart/2008/layout/HorizontalMultiLevelHierarchy"/>
    <dgm:cxn modelId="{B2FA415E-207A-4F00-B860-E7879E062131}" type="presOf" srcId="{8E4BE5A3-C14F-4C54-BA51-EB46C62CEAD7}" destId="{D3382D15-A839-4217-8EBA-01CAE4172993}" srcOrd="1" destOrd="0" presId="urn:microsoft.com/office/officeart/2008/layout/HorizontalMultiLevelHierarchy"/>
    <dgm:cxn modelId="{8E5F9EC9-33A7-49C7-8EF3-6414814598E6}" type="presOf" srcId="{4378811A-379B-46D3-82A2-F3FB09073A09}" destId="{65A10B49-893C-48EF-815E-C5468BCBF823}" srcOrd="1" destOrd="0" presId="urn:microsoft.com/office/officeart/2008/layout/HorizontalMultiLevelHierarchy"/>
    <dgm:cxn modelId="{997D4777-12B2-4385-9A0F-6C14A2C8D6F2}" type="presOf" srcId="{B26201A9-65AB-47A0-B049-AA76AE93DA0F}" destId="{0C83BF86-4545-459D-A5AE-6ABB84E99777}" srcOrd="0" destOrd="0" presId="urn:microsoft.com/office/officeart/2008/layout/HorizontalMultiLevelHierarchy"/>
    <dgm:cxn modelId="{D714B19B-3CA0-4051-B60C-6C121A20C91C}" type="presOf" srcId="{43490450-ED91-489F-AED1-E14940988737}" destId="{B8728E8F-1B0E-44E9-AAB1-9CC35FE1E718}" srcOrd="0" destOrd="0" presId="urn:microsoft.com/office/officeart/2008/layout/HorizontalMultiLevelHierarchy"/>
    <dgm:cxn modelId="{1FC33856-63F6-4F70-8EBC-B5282B27C346}" type="presOf" srcId="{4686BCCB-E90D-4FF2-96DD-1347F7798646}" destId="{269145C9-2705-4F89-81A4-1233816E539D}" srcOrd="0" destOrd="0" presId="urn:microsoft.com/office/officeart/2008/layout/HorizontalMultiLevelHierarchy"/>
    <dgm:cxn modelId="{897D1A56-29C8-4C93-95A6-71FD788FD49E}" type="presOf" srcId="{6E5F0845-D2FA-4F27-9A73-BD419EEA0C30}" destId="{6A5505F0-9133-49A0-995B-96FC0B7C293A}" srcOrd="0" destOrd="0" presId="urn:microsoft.com/office/officeart/2008/layout/HorizontalMultiLevelHierarchy"/>
    <dgm:cxn modelId="{F39A9649-13A3-433F-BE86-AF557146F593}" type="presOf" srcId="{CAD2AEC0-0A65-495C-931F-45F7DB5DE60F}" destId="{BC2FFD43-1298-4035-A749-E7BAC24C063A}" srcOrd="1" destOrd="0" presId="urn:microsoft.com/office/officeart/2008/layout/HorizontalMultiLevelHierarchy"/>
    <dgm:cxn modelId="{34D62BF8-0B7F-4575-A6EA-66C022F2B5CF}" type="presOf" srcId="{B84E1AD8-D1C1-44F5-8EDA-3FA9F2E23AF0}" destId="{84E90FA6-05BC-4DB2-8A8B-B849B3746916}" srcOrd="1"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6127DC59-35F6-4941-ABD8-03A9838ECF7B}" type="presOf" srcId="{3F0936AE-3E61-473D-83EE-52CF69944644}" destId="{5953705B-07D6-4322-81EA-F4BFF5C42505}" srcOrd="0" destOrd="0" presId="urn:microsoft.com/office/officeart/2008/layout/HorizontalMultiLevelHierarchy"/>
    <dgm:cxn modelId="{FBED7B4B-3A8E-411C-9BDA-F9E7E7E5CA18}" srcId="{FB61F1E6-CFB3-4056-844E-631CB8EEAC7F}" destId="{AA9F44CB-548B-4913-8340-65B43AB07451}" srcOrd="2" destOrd="0" parTransId="{E43723AE-1B46-4CB2-A36D-D6D9F11A706C}" sibTransId="{58812836-38D2-433D-85FD-2C0BCBFBAEE9}"/>
    <dgm:cxn modelId="{D9F0C32A-0972-4995-8610-0448561AE4E3}" type="presOf" srcId="{39E73021-3CCB-486D-89E4-DEE8EAD2C5FC}" destId="{00B573D5-144C-4AE6-9016-67EC2A2CE932}" srcOrd="1" destOrd="0" presId="urn:microsoft.com/office/officeart/2008/layout/HorizontalMultiLevelHierarchy"/>
    <dgm:cxn modelId="{04E05C16-99E6-45C9-82C0-3955F85D0987}" type="presOf" srcId="{34F7F596-4BBF-4A1B-BB26-3E646F7E127A}" destId="{AAF4E093-CF28-4C00-A1FD-524B46BC8B3C}" srcOrd="0" destOrd="0" presId="urn:microsoft.com/office/officeart/2008/layout/HorizontalMultiLevelHierarchy"/>
    <dgm:cxn modelId="{C1E11721-F5CF-4A92-B07C-648AAA054949}" type="presOf" srcId="{A40EA3B3-3DC7-451A-A7E0-9872CD3816C8}" destId="{1C5C0225-1FCF-4C5E-B4BD-24DEF5FC7528}" srcOrd="0" destOrd="0" presId="urn:microsoft.com/office/officeart/2008/layout/HorizontalMultiLevelHierarchy"/>
    <dgm:cxn modelId="{2D27C7B8-8A9B-4C59-9CA9-E4EE687532B2}" type="presOf" srcId="{DB2C880A-6DDE-408B-9FB4-84F62918F578}" destId="{33B4B3A9-01E9-45FB-82D4-992733FEC3B7}" srcOrd="0" destOrd="0" presId="urn:microsoft.com/office/officeart/2008/layout/HorizontalMultiLevelHierarchy"/>
    <dgm:cxn modelId="{AE734924-EFB2-48CC-BAB6-39162979AA00}" type="presOf" srcId="{814C64A3-8489-4CAF-8079-B333252AE642}" destId="{084F557F-78FC-4E73-9D9C-C04F17455D07}" srcOrd="0"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F0E05E01-BAD0-41EF-A75E-85358B3D1DC1}" type="presOf" srcId="{BF41A326-AD5A-4B19-8CAF-26BB04909CF9}" destId="{91F93B9D-AB1D-4B07-B4A2-F8181A0A46CC}" srcOrd="0" destOrd="0" presId="urn:microsoft.com/office/officeart/2008/layout/HorizontalMultiLevelHierarchy"/>
    <dgm:cxn modelId="{F12BF3B3-DC00-4117-B1C5-3D8328D4BB5A}" type="presOf" srcId="{618637BA-DA65-4D40-81BE-C3D5F350F75E}" destId="{F72557E1-654E-47EF-9EFB-A931C15296ED}" srcOrd="0" destOrd="0" presId="urn:microsoft.com/office/officeart/2008/layout/HorizontalMultiLevelHierarchy"/>
    <dgm:cxn modelId="{5FE493F6-1AAA-4773-89B2-AE31803822B9}" type="presOf" srcId="{99C5B0E2-B4B2-4041-BB08-AC4FC7A95E99}" destId="{A256571E-786B-4293-BF48-6BEC8EBB4E10}" srcOrd="0" destOrd="0" presId="urn:microsoft.com/office/officeart/2008/layout/HorizontalMultiLevelHierarchy"/>
    <dgm:cxn modelId="{92AB6455-8ACB-4996-BD55-D9E8F4416783}" type="presOf" srcId="{5673A376-3219-436A-BB65-5518A94898AD}" destId="{CAB41ABC-179F-465F-8101-34425550C4D2}" srcOrd="1" destOrd="0" presId="urn:microsoft.com/office/officeart/2008/layout/HorizontalMultiLevelHierarchy"/>
    <dgm:cxn modelId="{E8B74A02-F76B-431B-8D79-523487127CF2}" type="presOf" srcId="{0F78D5C1-B86E-4C0A-8DCE-BE08B8F2CB11}" destId="{F7F02F55-3EE1-4133-9340-0419067114B9}" srcOrd="1" destOrd="0" presId="urn:microsoft.com/office/officeart/2008/layout/HorizontalMultiLevelHierarchy"/>
    <dgm:cxn modelId="{D2719417-307E-4011-92A1-26F9CEF924A0}" type="presOf" srcId="{49E8F892-8498-4323-BB16-F844E95BA0B8}" destId="{54FEAFF8-EF90-4D41-8515-FDC9068EE03B}" srcOrd="0" destOrd="0" presId="urn:microsoft.com/office/officeart/2008/layout/HorizontalMultiLevelHierarchy"/>
    <dgm:cxn modelId="{97F237BD-6CD4-4E20-A225-AAFBDB1FCF89}" type="presOf" srcId="{30DA9CCB-32AA-4952-AD74-DDDBE4F9424E}" destId="{3B32522A-2AC4-4123-B074-DD98C6F9F485}" srcOrd="0"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BBAAC269-89CB-4A5D-879B-51AED4A528F0}" type="presOf" srcId="{F4DA1BB4-0DD0-4670-83A3-EDE2F2B13B16}" destId="{D6B14F5C-61B8-4C86-BBE0-D14554FF66B4}" srcOrd="0" destOrd="0" presId="urn:microsoft.com/office/officeart/2008/layout/HorizontalMultiLevelHierarchy"/>
    <dgm:cxn modelId="{75C273D2-CE1B-4BBB-ACF0-8F08443A9FEE}" type="presOf" srcId="{CE2ED4C2-C4D6-45E9-8390-B1576B1B8459}" destId="{FE853071-3C8C-4121-A4E3-B87CEADC847C}" srcOrd="0"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8A03812E-AF3D-4B12-9DA5-0CC44621FED7}" type="presOf" srcId="{618637BA-DA65-4D40-81BE-C3D5F350F75E}" destId="{6FBE9030-C444-4A28-AC24-795BDE15312B}" srcOrd="1" destOrd="0" presId="urn:microsoft.com/office/officeart/2008/layout/HorizontalMultiLevelHierarchy"/>
    <dgm:cxn modelId="{5A7E9D13-B5E4-496C-B7D6-95D21877FC4B}" type="presOf" srcId="{86912AB4-8403-4ACE-BAF6-A1669E5F0E01}" destId="{92AC7CD9-B211-4DB7-8A11-1D8D04C0C85A}" srcOrd="0" destOrd="0" presId="urn:microsoft.com/office/officeart/2008/layout/HorizontalMultiLevelHierarchy"/>
    <dgm:cxn modelId="{805A3169-D864-4D4B-9541-D1BC36507D83}" srcId="{A85D3B4F-DF48-40B3-AADE-CAFEC7066A7C}" destId="{0D5876C2-F8E4-4F1E-A46F-13B024F45C32}" srcOrd="1" destOrd="0" parTransId="{AFF19EAD-0C32-4456-970A-30E095535FCE}" sibTransId="{4BB472FB-481C-4E7D-81D2-21DED4F15165}"/>
    <dgm:cxn modelId="{E3AFBD48-9514-4DDD-9C62-724327E4C408}" type="presOf" srcId="{96F92575-6AF6-46D2-B568-C3FF35A4BF9C}" destId="{8DA53D01-CD7F-4B4D-9B74-53B736A1EA62}" srcOrd="1"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F2A5B5FD-3306-4446-A065-6321EE1499B0}" type="presOf" srcId="{3A5BA13F-EB67-4509-9007-C4CF9DBD0AB9}" destId="{358F5547-EBF8-4A6B-A9AF-3376AE4E1D57}" srcOrd="0" destOrd="0" presId="urn:microsoft.com/office/officeart/2008/layout/HorizontalMultiLevelHierarchy"/>
    <dgm:cxn modelId="{777268A2-B696-4785-863B-79C26BA9773A}" type="presOf" srcId="{DEB72646-F3EA-4EC5-885D-394C414FFADA}" destId="{AD734A0A-42DE-4D5E-ABC6-0CFCB84EC804}" srcOrd="0" destOrd="0" presId="urn:microsoft.com/office/officeart/2008/layout/HorizontalMultiLevelHierarchy"/>
    <dgm:cxn modelId="{4D6A63A5-C5A2-44C1-BFDA-B9FE5E1D6593}" srcId="{DEB72646-F3EA-4EC5-885D-394C414FFADA}" destId="{5D5CDF05-CAB8-4B04-B8EE-2D1F50DB8444}" srcOrd="0" destOrd="0" parTransId="{062A5605-E34A-4CEE-A271-BC394F2AC00E}" sibTransId="{4B474A2E-3A46-42A4-B818-B99C8CE4321F}"/>
    <dgm:cxn modelId="{3D6A3D48-FB34-4BFD-B53C-35CEA3F3CDEE}" type="presOf" srcId="{EAC1BA8D-B5CF-47A6-9881-572338B81EA8}" destId="{9705799C-5094-4D2E-86BF-A0B7D831BFAA}" srcOrd="0" destOrd="0" presId="urn:microsoft.com/office/officeart/2008/layout/HorizontalMultiLevelHierarchy"/>
    <dgm:cxn modelId="{62BEA373-44BF-4077-BB4C-4F4396C579AC}" type="presOf" srcId="{A4640B9B-7858-4AE6-8F15-931BD2821C65}" destId="{252FED32-C5FD-4F25-BCEF-1F517BFDDA04}" srcOrd="1" destOrd="0" presId="urn:microsoft.com/office/officeart/2008/layout/HorizontalMultiLevelHierarchy"/>
    <dgm:cxn modelId="{3A65495E-56AF-40EF-AA0D-85510AB14A48}" srcId="{B3C40EC8-71FD-44A3-8883-6DF08F216B71}" destId="{A85D3B4F-DF48-40B3-AADE-CAFEC7066A7C}" srcOrd="1" destOrd="0" parTransId="{3F0936AE-3E61-473D-83EE-52CF69944644}" sibTransId="{EDD1D4F2-9329-4879-B116-9F5093C1C792}"/>
    <dgm:cxn modelId="{47E13219-D7AD-4830-AFF4-0C7CB1F7B6CA}" type="presOf" srcId="{10731323-C6EA-4B18-B477-175F8DC05644}" destId="{C767B607-BCD4-447B-8670-73E7B277A78F}" srcOrd="1" destOrd="0" presId="urn:microsoft.com/office/officeart/2008/layout/HorizontalMultiLevelHierarchy"/>
    <dgm:cxn modelId="{EAFE4BD7-9388-421D-AEC0-895D3835B234}" type="presOf" srcId="{DB2C880A-6DDE-408B-9FB4-84F62918F578}" destId="{65730D2D-C846-4FDB-9A46-2D0056A3F55E}" srcOrd="1" destOrd="0" presId="urn:microsoft.com/office/officeart/2008/layout/HorizontalMultiLevelHierarchy"/>
    <dgm:cxn modelId="{935A211E-65F2-4015-9328-FBCDBDE148A5}" type="presOf" srcId="{10731323-C6EA-4B18-B477-175F8DC05644}" destId="{50618AA5-0907-4654-B55E-F13037485210}" srcOrd="0"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0131A582-8D90-4332-8308-ED16C82BC5A6}" type="presOf" srcId="{96F92575-6AF6-46D2-B568-C3FF35A4BF9C}" destId="{A81A0AB6-A6D3-4E06-8954-C177AD4F039E}" srcOrd="0"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58C678D3-F21B-4018-A8CB-8F65778EA6F9}" srcId="{86912AB4-8403-4ACE-BAF6-A1669E5F0E01}" destId="{814C64A3-8489-4CAF-8079-B333252AE642}" srcOrd="1" destOrd="0" parTransId="{618637BA-DA65-4D40-81BE-C3D5F350F75E}" sibTransId="{144A8AC6-E546-4CFD-A469-7EEAD0B7B915}"/>
    <dgm:cxn modelId="{3F45974B-23BF-4AEB-A76F-41266F6A7C18}" type="presOf" srcId="{34F7F596-4BBF-4A1B-BB26-3E646F7E127A}" destId="{B3F9A21F-7B62-4AE3-B415-644D29E25FEA}" srcOrd="1" destOrd="0" presId="urn:microsoft.com/office/officeart/2008/layout/HorizontalMultiLevelHierarchy"/>
    <dgm:cxn modelId="{9BA46F51-94E5-4357-9BBF-353DEA3FE78F}" type="presOf" srcId="{46D85152-2DE7-438C-80C4-29341DB334B1}" destId="{7BCE51F3-6CA5-46CB-B176-0B9D5A5F5C5D}" srcOrd="0" destOrd="0" presId="urn:microsoft.com/office/officeart/2008/layout/HorizontalMultiLevelHierarchy"/>
    <dgm:cxn modelId="{89A17181-BAF4-4AB1-982F-A7B66D13D86A}" type="presOf" srcId="{5E8139E6-E693-4D54-960F-A6A12F92B170}" destId="{4D32311F-EAB0-461F-A6BE-9EC3B3868531}" srcOrd="0" destOrd="0" presId="urn:microsoft.com/office/officeart/2008/layout/HorizontalMultiLevelHierarchy"/>
    <dgm:cxn modelId="{D759A22D-DF8E-4C45-A13E-3D079D90B7A2}" type="presOf" srcId="{DB4C5625-0B78-469D-B226-58E5B3DFEA76}" destId="{DDF13306-B41E-4DBC-9FA7-C73AB9698387}" srcOrd="1"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586687F3-AE0F-4C63-B1D4-FABAF7BA9E2B}" type="presOf" srcId="{C1585AE4-EBE9-4488-BD3B-7309BFFF2BB4}" destId="{937D819A-4DDE-442E-9A23-FF6A13133734}" srcOrd="0" destOrd="0" presId="urn:microsoft.com/office/officeart/2008/layout/HorizontalMultiLevelHierarchy"/>
    <dgm:cxn modelId="{902BE201-C680-4B86-A2FB-37B7FAF31982}" srcId="{AA9F44CB-548B-4913-8340-65B43AB07451}" destId="{1B08A8EC-8BE8-4C35-B049-A5F7B80A9E16}" srcOrd="3" destOrd="0" parTransId="{1179461E-9552-4758-88FD-416B3E19CF1F}" sibTransId="{20588714-0824-4159-9420-2079B33C1D0E}"/>
    <dgm:cxn modelId="{6BB11B67-B8B9-4141-8F75-178478A45E1E}" type="presOf" srcId="{963F1CA5-A79B-49F1-AB67-77B531DFEB4C}" destId="{6B602201-F443-4B15-8AD6-4F3F1A1A6D13}" srcOrd="1"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0D6AD235-C932-4CC1-96D9-DF6F981E711F}" type="presOf" srcId="{B9CB5AA8-076D-4675-96FF-B5C4C40DE6D1}" destId="{74A5FC34-D39F-4273-8428-579BD5000EBF}" srcOrd="0" destOrd="0" presId="urn:microsoft.com/office/officeart/2008/layout/HorizontalMultiLevelHierarchy"/>
    <dgm:cxn modelId="{3D3416AF-2B81-408D-BF4B-9BF903A45B96}" type="presOf" srcId="{EEA939A7-8E3F-4FAD-88A3-CDDD95B9B18E}" destId="{B6217119-13FB-43E2-8136-2FF548D0C5CE}" srcOrd="0" destOrd="0" presId="urn:microsoft.com/office/officeart/2008/layout/HorizontalMultiLevelHierarchy"/>
    <dgm:cxn modelId="{2EE85915-0F2F-4E92-8D6D-D869488D5DF3}" type="presOf" srcId="{3F0936AE-3E61-473D-83EE-52CF69944644}" destId="{A4753947-ABB0-409B-B052-9211CF8A1B5C}" srcOrd="1" destOrd="0" presId="urn:microsoft.com/office/officeart/2008/layout/HorizontalMultiLevelHierarchy"/>
    <dgm:cxn modelId="{46BF91C4-FE84-4006-964B-80170A35400E}" srcId="{1B08A8EC-8BE8-4C35-B049-A5F7B80A9E16}" destId="{99C5B0E2-B4B2-4041-BB08-AC4FC7A95E99}" srcOrd="2" destOrd="0" parTransId="{3424473F-24EC-4DDC-8B61-BEA33BED05F4}" sibTransId="{742F6FA9-8346-4379-9A0C-72CD45E41598}"/>
    <dgm:cxn modelId="{34C3C0D4-D202-406F-9F91-B733CE9AE227}" type="presOf" srcId="{A4640B9B-7858-4AE6-8F15-931BD2821C65}" destId="{6969EB49-BCA0-44BB-888A-02E8EDCC71A3}" srcOrd="0" destOrd="0" presId="urn:microsoft.com/office/officeart/2008/layout/HorizontalMultiLevelHierarchy"/>
    <dgm:cxn modelId="{3069A529-18B2-426E-AC65-B31E1B98706C}" type="presOf" srcId="{D43CAD65-D0AE-42CB-83E4-26E1C90BFEA0}" destId="{B676B9DB-530C-4667-A6FF-6358C2C3D2F2}" srcOrd="0" destOrd="0" presId="urn:microsoft.com/office/officeart/2008/layout/HorizontalMultiLevelHierarchy"/>
    <dgm:cxn modelId="{0691D2FA-1690-4A7A-9007-3379E9183A5E}" type="presOf" srcId="{062A5605-E34A-4CEE-A271-BC394F2AC00E}" destId="{EE60C296-D0EB-405A-97CE-E44A7CB75B9E}" srcOrd="1" destOrd="0" presId="urn:microsoft.com/office/officeart/2008/layout/HorizontalMultiLevelHierarchy"/>
    <dgm:cxn modelId="{F6DB0EF7-3175-4146-8436-918BE3E66065}" type="presOf" srcId="{4378811A-379B-46D3-82A2-F3FB09073A09}" destId="{C0C17B86-0F7B-4C2E-AD47-6615556B8EC6}" srcOrd="0" destOrd="0" presId="urn:microsoft.com/office/officeart/2008/layout/HorizontalMultiLevelHierarchy"/>
    <dgm:cxn modelId="{76A34AB6-8A3F-4B48-AFC5-40C6131C129C}" type="presOf" srcId="{26AF28B9-65FC-400B-B081-AEBA4D5F287B}" destId="{647D54DA-8181-4144-B4B4-CA3019C4FF1F}" srcOrd="0" destOrd="0" presId="urn:microsoft.com/office/officeart/2008/layout/HorizontalMultiLevelHierarchy"/>
    <dgm:cxn modelId="{25DEA9C2-8715-4825-B08D-1DE61A15C882}" type="presOf" srcId="{F173D43A-CC60-4A53-8337-2862A3F63F17}" destId="{33E072DB-5D67-4004-9C04-7545B53BAA4F}" srcOrd="0" destOrd="0" presId="urn:microsoft.com/office/officeart/2008/layout/HorizontalMultiLevelHierarchy"/>
    <dgm:cxn modelId="{2F9656AB-9352-4783-9780-FCF14D40149A}" type="presOf" srcId="{5673A376-3219-436A-BB65-5518A94898AD}" destId="{092E85CE-2289-4FB4-9664-506F5BA58048}" srcOrd="0" destOrd="0" presId="urn:microsoft.com/office/officeart/2008/layout/HorizontalMultiLevelHierarchy"/>
    <dgm:cxn modelId="{9982EE37-025F-46C4-B4AC-1B7DDD698FF9}" type="presOf" srcId="{03935271-AA23-4951-A1FC-13953F25AC5C}" destId="{2006551A-0C35-4AAA-B8B1-0FF131BD0C06}" srcOrd="1" destOrd="0" presId="urn:microsoft.com/office/officeart/2008/layout/HorizontalMultiLevelHierarchy"/>
    <dgm:cxn modelId="{110E79D4-C729-492E-A7E4-043DB878F5B5}" type="presOf" srcId="{0D5876C2-F8E4-4F1E-A46F-13B024F45C32}" destId="{7734381A-E78C-4C67-AE52-19EB4F7A16AD}" srcOrd="0" destOrd="0" presId="urn:microsoft.com/office/officeart/2008/layout/HorizontalMultiLevelHierarchy"/>
    <dgm:cxn modelId="{CB589D0D-704B-4D5A-BB2D-BB8EE061E9E2}" type="presOf" srcId="{B0D28352-BE2D-4301-BCCB-9A7EBBDF78D2}" destId="{09F5B56F-5BC3-44E1-A32F-F5AE67BA777A}" srcOrd="0" destOrd="0" presId="urn:microsoft.com/office/officeart/2008/layout/HorizontalMultiLevelHierarchy"/>
    <dgm:cxn modelId="{CEF59BA1-A850-49E2-93E6-FD7858F7FA7E}" type="presOf" srcId="{458B4506-379F-4239-B765-57785EA11F28}" destId="{700AADD6-4778-4514-BB59-698A927420BF}" srcOrd="0" destOrd="0" presId="urn:microsoft.com/office/officeart/2008/layout/HorizontalMultiLevelHierarchy"/>
    <dgm:cxn modelId="{DA504871-C165-4F70-9C1B-D42270380408}" type="presOf" srcId="{F2A330E9-A55C-4144-81FD-8F05BFE9BC63}" destId="{CC46383E-CADA-4441-9397-835898B25B35}" srcOrd="1" destOrd="0" presId="urn:microsoft.com/office/officeart/2008/layout/HorizontalMultiLevelHierarchy"/>
    <dgm:cxn modelId="{66CED769-B9C7-415F-8893-4FA83E7DCA99}" type="presOf" srcId="{AFF19EAD-0C32-4456-970A-30E095535FCE}" destId="{6084008E-86FD-4219-891E-3C68AA25EF3D}" srcOrd="0" destOrd="0" presId="urn:microsoft.com/office/officeart/2008/layout/HorizontalMultiLevelHierarchy"/>
    <dgm:cxn modelId="{F46D7CAA-9A18-4902-A3FF-CF56AFD4A333}" type="presOf" srcId="{075389E4-D627-42EA-871A-14711D8E1086}" destId="{932E1279-5780-42D9-8119-42D68B429A66}" srcOrd="1" destOrd="0" presId="urn:microsoft.com/office/officeart/2008/layout/HorizontalMultiLevelHierarchy"/>
    <dgm:cxn modelId="{2412E95E-CE92-4AE8-B515-6BC0B1528A58}" type="presOf" srcId="{CAD2AEC0-0A65-495C-931F-45F7DB5DE60F}" destId="{8970EAFF-0463-424D-B0AF-4F6E3834B89B}" srcOrd="0" destOrd="0" presId="urn:microsoft.com/office/officeart/2008/layout/HorizontalMultiLevelHierarchy"/>
    <dgm:cxn modelId="{7F48DE0E-8609-4D39-B8CC-E9B1101AA6B4}" srcId="{CE2ED4C2-C4D6-45E9-8390-B1576B1B8459}" destId="{F15002A9-53D6-4117-98BE-0DFBF13BE1EE}" srcOrd="1" destOrd="0" parTransId="{4E05CFEB-1F85-49E7-B666-B9130E7E6C11}" sibTransId="{D32485E1-3457-410C-813E-BCD46010C4BE}"/>
    <dgm:cxn modelId="{6BD25ACE-8D64-4A86-9DF7-1C8515819502}" type="presOf" srcId="{5E8139E6-E693-4D54-960F-A6A12F92B170}" destId="{D40B43F6-D863-4F93-BF7D-C43E634D3CC3}" srcOrd="1" destOrd="0" presId="urn:microsoft.com/office/officeart/2008/layout/HorizontalMultiLevelHierarchy"/>
    <dgm:cxn modelId="{8E4E8118-F200-4049-85AD-25470806731E}" type="presOf" srcId="{8E4BE5A3-C14F-4C54-BA51-EB46C62CEAD7}" destId="{213CFF09-7FCE-4794-B0AA-73769812F4A1}" srcOrd="0" destOrd="0" presId="urn:microsoft.com/office/officeart/2008/layout/HorizontalMultiLevelHierarchy"/>
    <dgm:cxn modelId="{D429040F-C975-4D89-9442-6E3FABDAEC18}" type="presOf" srcId="{1B08A8EC-8BE8-4C35-B049-A5F7B80A9E16}" destId="{5EA1F140-6C36-4D8F-ADB6-80D126E66F3C}" srcOrd="0"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A12F7263-FBEA-4663-9A24-8463C62B5767}" srcId="{CE2ED4C2-C4D6-45E9-8390-B1576B1B8459}" destId="{F173D43A-CC60-4A53-8337-2862A3F63F17}" srcOrd="0" destOrd="0" parTransId="{0C38C83E-79D0-4700-8E33-1811D5C4C66B}" sibTransId="{D8EB7830-CF36-419A-9137-2CF1EEC3E26F}"/>
    <dgm:cxn modelId="{670BCFD4-1E67-4ABA-96F9-B9FC23625433}" type="presOf" srcId="{6FC3553B-000A-460A-A3E0-3E6AAD92FB33}" destId="{6E5A91F7-099E-4FF7-A4CC-4650CC9F63D5}" srcOrd="1" destOrd="0" presId="urn:microsoft.com/office/officeart/2008/layout/HorizontalMultiLevelHierarchy"/>
    <dgm:cxn modelId="{27B1B0BB-37B6-472D-9E5A-A46EAE087A84}" type="presOf" srcId="{54941BE1-8D0D-435E-98E9-F63AB4E020E5}" destId="{798DA56F-E2F5-4EE7-8355-647C42E9FB98}" srcOrd="1" destOrd="0" presId="urn:microsoft.com/office/officeart/2008/layout/HorizontalMultiLevelHierarchy"/>
    <dgm:cxn modelId="{1917C4BB-1E28-4131-AB63-2C0DE4505ACE}" srcId="{FB61F1E6-CFB3-4056-844E-631CB8EEAC7F}" destId="{A40EA3B3-3DC7-451A-A7E0-9872CD3816C8}" srcOrd="1" destOrd="0" parTransId="{A4640B9B-7858-4AE6-8F15-931BD2821C65}" sibTransId="{F671DCEB-435C-4B19-A484-EE583CC553B2}"/>
    <dgm:cxn modelId="{D3E814FD-FAF6-4D49-A23B-25D2ACBB7959}" type="presOf" srcId="{B3C40EC8-71FD-44A3-8883-6DF08F216B71}" destId="{431AFE2A-5274-46E9-8739-69F49B87D5ED}" srcOrd="0" destOrd="0" presId="urn:microsoft.com/office/officeart/2008/layout/HorizontalMultiLevelHierarchy"/>
    <dgm:cxn modelId="{0B382A64-33C7-4F4A-AB7D-59EFB9938B8E}" type="presOf" srcId="{A73133B7-EC59-4426-9FFB-26A8EA148C6F}" destId="{705C481E-98DF-488E-8C0F-17111C0F1C21}" srcOrd="0" destOrd="0" presId="urn:microsoft.com/office/officeart/2008/layout/HorizontalMultiLevelHierarchy"/>
    <dgm:cxn modelId="{3F3C545A-9544-43FF-869C-4520CB3734AD}" type="presOf" srcId="{0C38C83E-79D0-4700-8E33-1811D5C4C66B}" destId="{E8D9383B-F648-4290-8926-8852C41823AA}" srcOrd="0" destOrd="0" presId="urn:microsoft.com/office/officeart/2008/layout/HorizontalMultiLevelHierarchy"/>
    <dgm:cxn modelId="{B9251D21-E8E1-48D3-9605-7C17263D9A3E}" type="presOf" srcId="{EAC1BA8D-B5CF-47A6-9881-572338B81EA8}" destId="{844D520C-E2FB-46B9-9133-449AF9655455}" srcOrd="1" destOrd="0" presId="urn:microsoft.com/office/officeart/2008/layout/HorizontalMultiLevelHierarchy"/>
    <dgm:cxn modelId="{3AE00C38-58D3-4F58-8A71-4628D0755426}" type="presOf" srcId="{2BD60E0C-5FE1-477B-A9C7-95AB67A20BD8}" destId="{7058A1E5-5199-4F17-A74C-5C412FD3F8AA}" srcOrd="0" destOrd="0" presId="urn:microsoft.com/office/officeart/2008/layout/HorizontalMultiLevelHierarchy"/>
    <dgm:cxn modelId="{C96D229F-3FD7-4CEA-B757-1B825FEA1EED}" type="presOf" srcId="{963F1CA5-A79B-49F1-AB67-77B531DFEB4C}" destId="{8B10A04D-DA3F-46BE-A274-940646D27958}" srcOrd="0" destOrd="0" presId="urn:microsoft.com/office/officeart/2008/layout/HorizontalMultiLevelHierarchy"/>
    <dgm:cxn modelId="{5FC37093-978D-45B5-BE7B-421ED30E127F}" type="presOf" srcId="{6FC3553B-000A-460A-A3E0-3E6AAD92FB33}" destId="{84EBA9B6-D1C3-40C1-A356-FD9D18BA268C}" srcOrd="0" destOrd="0" presId="urn:microsoft.com/office/officeart/2008/layout/HorizontalMultiLevelHierarchy"/>
    <dgm:cxn modelId="{9CBA2A06-ECCF-44E4-A6ED-1E5655D9ACFC}" type="presOf" srcId="{E43723AE-1B46-4CB2-A36D-D6D9F11A706C}" destId="{7FEFDA80-9A50-4630-8363-D138945B32D1}" srcOrd="1"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AD061219-AB80-4A75-8096-5E0984B94979}" type="presOf" srcId="{49E8F892-8498-4323-BB16-F844E95BA0B8}" destId="{47949FA4-B28B-4B7E-BA36-A5FDC47B9934}" srcOrd="1" destOrd="0" presId="urn:microsoft.com/office/officeart/2008/layout/HorizontalMultiLevelHierarchy"/>
    <dgm:cxn modelId="{4C97C8FB-D174-4765-8D9E-F1B8626E80E9}" srcId="{86912AB4-8403-4ACE-BAF6-A1669E5F0E01}" destId="{BF41A326-AD5A-4B19-8CAF-26BB04909CF9}" srcOrd="0" destOrd="0" parTransId="{C978DA30-EB2C-4A8B-A7F3-5DDF613B9936}" sibTransId="{340D4F76-96B0-4135-943C-529E29CD9831}"/>
    <dgm:cxn modelId="{B1595FAA-6724-4257-A506-0310203AFD30}" type="presOf" srcId="{D91022D4-8FA4-40B9-860B-FE7A326E817F}" destId="{B459CE3A-E18B-49A3-BA37-784D43ACE6C3}" srcOrd="0" destOrd="0" presId="urn:microsoft.com/office/officeart/2008/layout/HorizontalMultiLevelHierarchy"/>
    <dgm:cxn modelId="{5544CB0E-2D0A-40E6-A0BB-D8CDDE0FFDAF}" srcId="{A40EA3B3-3DC7-451A-A7E0-9872CD3816C8}" destId="{43490450-ED91-489F-AED1-E14940988737}" srcOrd="0" destOrd="0" parTransId="{54941BE1-8D0D-435E-98E9-F63AB4E020E5}" sibTransId="{07CCCBCF-575E-4DDD-A53E-A413700D5841}"/>
    <dgm:cxn modelId="{117A68FB-5CDE-4573-BC49-5C4CE836C9C5}" srcId="{DEB72646-F3EA-4EC5-885D-394C414FFADA}" destId="{B3C40EC8-71FD-44A3-8883-6DF08F216B71}" srcOrd="2" destOrd="0" parTransId="{F4BC465D-A40D-49CB-92FF-E1607939CB24}" sibTransId="{DC0A9F6B-1E23-4A5B-A217-273CB733F808}"/>
    <dgm:cxn modelId="{EA0ABAC1-D68F-4876-9AE2-79D706319CCB}" type="presOf" srcId="{062A5605-E34A-4CEE-A271-BC394F2AC00E}" destId="{CADB72A3-9952-40F3-B5AD-642DB0D13E56}" srcOrd="0" destOrd="0" presId="urn:microsoft.com/office/officeart/2008/layout/HorizontalMultiLevelHierarchy"/>
    <dgm:cxn modelId="{F4CA0002-12EC-4302-97D7-DC8613491C06}" type="presOf" srcId="{30DA9CCB-32AA-4952-AD74-DDDBE4F9424E}" destId="{9074EF5C-E8A1-43A7-A6E9-4168ED87F3F3}" srcOrd="1" destOrd="0" presId="urn:microsoft.com/office/officeart/2008/layout/HorizontalMultiLevelHierarchy"/>
    <dgm:cxn modelId="{16E5A409-126B-463E-96DA-298643EDAEA4}" srcId="{43490450-ED91-489F-AED1-E14940988737}" destId="{97F40A5E-8454-473F-B525-DB42324AD99C}" srcOrd="1" destOrd="0" parTransId="{B26201A9-65AB-47A0-B049-AA76AE93DA0F}" sibTransId="{462F80B4-E98C-4163-B86D-62E7789A98A2}"/>
    <dgm:cxn modelId="{C9ED65FF-8E3E-4912-9745-6A1AD82FBC24}" srcId="{B3C40EC8-71FD-44A3-8883-6DF08F216B71}" destId="{B17CE6F9-26F8-4DBA-8F9E-56587641182C}" srcOrd="2" destOrd="0" parTransId="{CAD2AEC0-0A65-495C-931F-45F7DB5DE60F}" sibTransId="{F1DEBAA2-B8CF-4B51-97DF-C1429E592C88}"/>
    <dgm:cxn modelId="{A8630557-2146-46E3-900D-D9A1F6D72A0D}" type="presOf" srcId="{E356B71E-05D4-457F-986B-3C7CBBFBBB30}" destId="{5DC6771F-CBD2-4834-8AFB-EAAE3B615AC5}" srcOrd="0" destOrd="0" presId="urn:microsoft.com/office/officeart/2008/layout/HorizontalMultiLevelHierarchy"/>
    <dgm:cxn modelId="{08B5F0C4-96DA-43C5-AFC0-6EB53EF78766}" srcId="{B17CE6F9-26F8-4DBA-8F9E-56587641182C}" destId="{88EAB139-A62E-4408-A0A3-7C4D8861BFD0}" srcOrd="0" destOrd="0" parTransId="{34F7F596-4BBF-4A1B-BB26-3E646F7E127A}" sibTransId="{D8B26FE1-7D46-4E54-8ED2-9EDB1184018D}"/>
    <dgm:cxn modelId="{29BFADC3-5EE8-408C-8884-B8DAD74D34EF}" type="presOf" srcId="{C978DA30-EB2C-4A8B-A7F3-5DDF613B9936}" destId="{0EB99EF0-DAEF-40F8-A27D-3D2E12262BEC}" srcOrd="1" destOrd="0" presId="urn:microsoft.com/office/officeart/2008/layout/HorizontalMultiLevelHierarchy"/>
    <dgm:cxn modelId="{FD2CC575-F1F8-4645-92EB-314058B174C3}" type="presOf" srcId="{03935271-AA23-4951-A1FC-13953F25AC5C}" destId="{DB6C8AF2-33D8-4A91-9254-88E8AF277D6A}" srcOrd="0" destOrd="0" presId="urn:microsoft.com/office/officeart/2008/layout/HorizontalMultiLevelHierarchy"/>
    <dgm:cxn modelId="{5CFE91BC-9D65-4E45-BC71-612A4267A1FF}" srcId="{43490450-ED91-489F-AED1-E14940988737}" destId="{C7838C1B-6608-4BBB-9338-72D49071A25F}" srcOrd="3" destOrd="0" parTransId="{DB4C5625-0B78-469D-B226-58E5B3DFEA76}" sibTransId="{0CC6E04F-6ABB-4761-8917-A1B6A83B4030}"/>
    <dgm:cxn modelId="{01EE25F0-B78E-4513-B8C3-7B505DE1D697}" type="presOf" srcId="{3FFADFAA-A044-4883-9732-18E796FC5FA9}" destId="{EBB2E8E4-CC6A-4E05-954E-D2935189C6BD}" srcOrd="1" destOrd="0" presId="urn:microsoft.com/office/officeart/2008/layout/HorizontalMultiLevelHierarchy"/>
    <dgm:cxn modelId="{FC4BFC72-138D-48CC-A35D-60D765E365EF}" type="presOf" srcId="{5D5CDF05-CAB8-4B04-B8EE-2D1F50DB8444}" destId="{897EFCF8-6749-4BE5-8DC1-AEDE791F2E5C}" srcOrd="0" destOrd="0" presId="urn:microsoft.com/office/officeart/2008/layout/HorizontalMultiLevelHierarchy"/>
    <dgm:cxn modelId="{00FD11E9-F895-41D3-A993-A2B68E807423}" type="presOf" srcId="{2BD60E0C-5FE1-477B-A9C7-95AB67A20BD8}" destId="{F7405F78-5C97-474C-9013-A1700D237485}" srcOrd="1" destOrd="0" presId="urn:microsoft.com/office/officeart/2008/layout/HorizontalMultiLevelHierarchy"/>
    <dgm:cxn modelId="{813FC3C3-C7D2-4E82-B159-BEBFA4F2C5C9}" type="presOf" srcId="{28ED67AA-1CE5-48B6-B2F8-4F7DB924147E}" destId="{A322965F-BF08-4288-8B04-2A3A0FD5615F}" srcOrd="0" destOrd="0" presId="urn:microsoft.com/office/officeart/2008/layout/HorizontalMultiLevelHierarchy"/>
    <dgm:cxn modelId="{63A0490B-109D-47CF-A366-2F617CC6AB2A}" srcId="{AA9F44CB-548B-4913-8340-65B43AB07451}" destId="{0536227C-4E3C-485B-8BA3-2C545CEE505C}" srcOrd="2" destOrd="0" parTransId="{4378811A-379B-46D3-82A2-F3FB09073A09}" sibTransId="{980029C9-00B5-4290-8313-4B2AEDC5F939}"/>
    <dgm:cxn modelId="{B67E3D4E-15C7-4728-BC11-EB138EF87D6A}" srcId="{AA9F44CB-548B-4913-8340-65B43AB07451}" destId="{6809F1AF-23C1-4F0E-B824-6139DCE5E90B}" srcOrd="0" destOrd="0" parTransId="{1614F1D0-DB41-422C-90FE-8B1B0D464A0F}" sibTransId="{547D8439-224E-465B-A522-856690765321}"/>
    <dgm:cxn modelId="{61ECA2A5-E1B5-4804-81F8-5CAA5CF22298}" type="presParOf" srcId="{358F5547-EBF8-4A6B-A9AF-3376AE4E1D57}" destId="{D6EAB63D-CD6E-49D6-974C-CFCED247CF76}" srcOrd="0" destOrd="0" presId="urn:microsoft.com/office/officeart/2008/layout/HorizontalMultiLevelHierarchy"/>
    <dgm:cxn modelId="{58CC028D-C1B2-47D9-9382-5B0CFB01B0EE}" type="presParOf" srcId="{D6EAB63D-CD6E-49D6-974C-CFCED247CF76}" destId="{5E4566AC-4CA1-43F3-B17A-FA1C5A83BA32}" srcOrd="0" destOrd="0" presId="urn:microsoft.com/office/officeart/2008/layout/HorizontalMultiLevelHierarchy"/>
    <dgm:cxn modelId="{9ABA6FFA-F631-45C7-89EC-E7AF0C4FD809}" type="presParOf" srcId="{D6EAB63D-CD6E-49D6-974C-CFCED247CF76}" destId="{2619CCC2-8E6F-4CF7-9E0E-E600CA13DD47}" srcOrd="1" destOrd="0" presId="urn:microsoft.com/office/officeart/2008/layout/HorizontalMultiLevelHierarchy"/>
    <dgm:cxn modelId="{3B66A3E3-D0EF-47B5-9CE5-562085AA9031}" type="presParOf" srcId="{2619CCC2-8E6F-4CF7-9E0E-E600CA13DD47}" destId="{8B10A04D-DA3F-46BE-A274-940646D27958}" srcOrd="0" destOrd="0" presId="urn:microsoft.com/office/officeart/2008/layout/HorizontalMultiLevelHierarchy"/>
    <dgm:cxn modelId="{70C4C9EA-38B3-4995-8FB9-CCA7538D5B46}" type="presParOf" srcId="{8B10A04D-DA3F-46BE-A274-940646D27958}" destId="{6B602201-F443-4B15-8AD6-4F3F1A1A6D13}" srcOrd="0" destOrd="0" presId="urn:microsoft.com/office/officeart/2008/layout/HorizontalMultiLevelHierarchy"/>
    <dgm:cxn modelId="{DE62639C-7034-4F1C-AF03-25706867BD67}" type="presParOf" srcId="{2619CCC2-8E6F-4CF7-9E0E-E600CA13DD47}" destId="{2230840D-D4B5-4F57-91AF-07CF708F2DB8}" srcOrd="1" destOrd="0" presId="urn:microsoft.com/office/officeart/2008/layout/HorizontalMultiLevelHierarchy"/>
    <dgm:cxn modelId="{77B25967-ADF0-428B-9251-B850EACCC93F}" type="presParOf" srcId="{2230840D-D4B5-4F57-91AF-07CF708F2DB8}" destId="{92AC7CD9-B211-4DB7-8A11-1D8D04C0C85A}" srcOrd="0" destOrd="0" presId="urn:microsoft.com/office/officeart/2008/layout/HorizontalMultiLevelHierarchy"/>
    <dgm:cxn modelId="{51DFC09C-5C21-46CC-BAF2-0DC6F9A71836}" type="presParOf" srcId="{2230840D-D4B5-4F57-91AF-07CF708F2DB8}" destId="{AE3440B5-B93B-4923-9361-3224822AE311}" srcOrd="1" destOrd="0" presId="urn:microsoft.com/office/officeart/2008/layout/HorizontalMultiLevelHierarchy"/>
    <dgm:cxn modelId="{8B0D6BCA-C73C-4B4C-A8CA-3AF72F89F956}" type="presParOf" srcId="{AE3440B5-B93B-4923-9361-3224822AE311}" destId="{3C5E6C4D-DA96-441C-AFBE-8769BB1453FB}" srcOrd="0" destOrd="0" presId="urn:microsoft.com/office/officeart/2008/layout/HorizontalMultiLevelHierarchy"/>
    <dgm:cxn modelId="{DCA3EC28-0EFB-42C7-B65F-0645482A0319}" type="presParOf" srcId="{3C5E6C4D-DA96-441C-AFBE-8769BB1453FB}" destId="{0EB99EF0-DAEF-40F8-A27D-3D2E12262BEC}" srcOrd="0" destOrd="0" presId="urn:microsoft.com/office/officeart/2008/layout/HorizontalMultiLevelHierarchy"/>
    <dgm:cxn modelId="{061DB227-6BCB-461E-AB0C-C3F3E3B12006}" type="presParOf" srcId="{AE3440B5-B93B-4923-9361-3224822AE311}" destId="{1E6A5320-1203-4E00-BE34-B648B6480FFE}" srcOrd="1" destOrd="0" presId="urn:microsoft.com/office/officeart/2008/layout/HorizontalMultiLevelHierarchy"/>
    <dgm:cxn modelId="{87F87CD1-6196-44AC-9D65-B81F581B2F49}" type="presParOf" srcId="{1E6A5320-1203-4E00-BE34-B648B6480FFE}" destId="{91F93B9D-AB1D-4B07-B4A2-F8181A0A46CC}" srcOrd="0" destOrd="0" presId="urn:microsoft.com/office/officeart/2008/layout/HorizontalMultiLevelHierarchy"/>
    <dgm:cxn modelId="{55A99D87-ECE0-4796-AE8F-64EE3EE378A0}" type="presParOf" srcId="{1E6A5320-1203-4E00-BE34-B648B6480FFE}" destId="{8CB87169-602E-46C0-8983-0D10E0B106B7}" srcOrd="1" destOrd="0" presId="urn:microsoft.com/office/officeart/2008/layout/HorizontalMultiLevelHierarchy"/>
    <dgm:cxn modelId="{2E740FE8-5B96-44F6-8A7A-F8F646968264}" type="presParOf" srcId="{AE3440B5-B93B-4923-9361-3224822AE311}" destId="{F72557E1-654E-47EF-9EFB-A931C15296ED}" srcOrd="2" destOrd="0" presId="urn:microsoft.com/office/officeart/2008/layout/HorizontalMultiLevelHierarchy"/>
    <dgm:cxn modelId="{60411148-A5A1-4C9C-8A65-6FA3650A2DD6}" type="presParOf" srcId="{F72557E1-654E-47EF-9EFB-A931C15296ED}" destId="{6FBE9030-C444-4A28-AC24-795BDE15312B}" srcOrd="0" destOrd="0" presId="urn:microsoft.com/office/officeart/2008/layout/HorizontalMultiLevelHierarchy"/>
    <dgm:cxn modelId="{6C221ED1-C15B-47FB-B0E6-633EBED6F56D}" type="presParOf" srcId="{AE3440B5-B93B-4923-9361-3224822AE311}" destId="{ADA4A2D7-D5EB-4DBB-AA49-31E5EDA6D32D}" srcOrd="3" destOrd="0" presId="urn:microsoft.com/office/officeart/2008/layout/HorizontalMultiLevelHierarchy"/>
    <dgm:cxn modelId="{8EA77BAB-510F-4056-9C3F-876486381232}" type="presParOf" srcId="{ADA4A2D7-D5EB-4DBB-AA49-31E5EDA6D32D}" destId="{084F557F-78FC-4E73-9D9C-C04F17455D07}" srcOrd="0" destOrd="0" presId="urn:microsoft.com/office/officeart/2008/layout/HorizontalMultiLevelHierarchy"/>
    <dgm:cxn modelId="{7C830415-F9B7-4B55-8DF9-3045BA5D284F}" type="presParOf" srcId="{ADA4A2D7-D5EB-4DBB-AA49-31E5EDA6D32D}" destId="{53D73BF1-3363-45B8-8CFB-EC1D70E91613}" srcOrd="1" destOrd="0" presId="urn:microsoft.com/office/officeart/2008/layout/HorizontalMultiLevelHierarchy"/>
    <dgm:cxn modelId="{AC377927-1F08-4DBA-9D70-C8B94095EDC2}" type="presParOf" srcId="{AE3440B5-B93B-4923-9361-3224822AE311}" destId="{4D32311F-EAB0-461F-A6BE-9EC3B3868531}" srcOrd="4" destOrd="0" presId="urn:microsoft.com/office/officeart/2008/layout/HorizontalMultiLevelHierarchy"/>
    <dgm:cxn modelId="{BCE439E3-A421-4A3E-A358-3C0E36C8E562}" type="presParOf" srcId="{4D32311F-EAB0-461F-A6BE-9EC3B3868531}" destId="{D40B43F6-D863-4F93-BF7D-C43E634D3CC3}" srcOrd="0" destOrd="0" presId="urn:microsoft.com/office/officeart/2008/layout/HorizontalMultiLevelHierarchy"/>
    <dgm:cxn modelId="{A6D86E4C-8270-4B84-852E-88B087D0D2B7}" type="presParOf" srcId="{AE3440B5-B93B-4923-9361-3224822AE311}" destId="{F8E12D3E-F124-4DC5-B1CB-30BABC9C7121}" srcOrd="5" destOrd="0" presId="urn:microsoft.com/office/officeart/2008/layout/HorizontalMultiLevelHierarchy"/>
    <dgm:cxn modelId="{2F627A07-3179-4418-8213-410518A36CD6}" type="presParOf" srcId="{F8E12D3E-F124-4DC5-B1CB-30BABC9C7121}" destId="{5DC6771F-CBD2-4834-8AFB-EAAE3B615AC5}" srcOrd="0" destOrd="0" presId="urn:microsoft.com/office/officeart/2008/layout/HorizontalMultiLevelHierarchy"/>
    <dgm:cxn modelId="{C5CCED45-4529-4D33-845C-14EE8EA78470}" type="presParOf" srcId="{F8E12D3E-F124-4DC5-B1CB-30BABC9C7121}" destId="{45E485C9-CD41-4959-90A0-65504D9142A9}" srcOrd="1" destOrd="0" presId="urn:microsoft.com/office/officeart/2008/layout/HorizontalMultiLevelHierarchy"/>
    <dgm:cxn modelId="{258EA420-BE63-4729-862F-DEE8D6F4632B}" type="presParOf" srcId="{AE3440B5-B93B-4923-9361-3224822AE311}" destId="{DF14AB43-0993-467F-AA0C-406AB994079F}" srcOrd="6" destOrd="0" presId="urn:microsoft.com/office/officeart/2008/layout/HorizontalMultiLevelHierarchy"/>
    <dgm:cxn modelId="{B3B2F2E5-C521-412C-82A0-91257DF96897}" type="presParOf" srcId="{DF14AB43-0993-467F-AA0C-406AB994079F}" destId="{2B87A32F-1DC0-44F3-B9D6-0A50F179C8A8}" srcOrd="0" destOrd="0" presId="urn:microsoft.com/office/officeart/2008/layout/HorizontalMultiLevelHierarchy"/>
    <dgm:cxn modelId="{CAAA82D7-78D4-4FB1-AC0B-123E986481A4}" type="presParOf" srcId="{AE3440B5-B93B-4923-9361-3224822AE311}" destId="{1D92F3E8-5337-4AA1-AC08-219E24154738}" srcOrd="7" destOrd="0" presId="urn:microsoft.com/office/officeart/2008/layout/HorizontalMultiLevelHierarchy"/>
    <dgm:cxn modelId="{A5ABE2AD-59F6-4DEF-92F7-C5567F77A305}" type="presParOf" srcId="{1D92F3E8-5337-4AA1-AC08-219E24154738}" destId="{09F5B56F-5BC3-44E1-A32F-F5AE67BA777A}" srcOrd="0" destOrd="0" presId="urn:microsoft.com/office/officeart/2008/layout/HorizontalMultiLevelHierarchy"/>
    <dgm:cxn modelId="{467818E7-652D-442B-BBE2-F111ACE5C62D}" type="presParOf" srcId="{1D92F3E8-5337-4AA1-AC08-219E24154738}" destId="{75404AE2-28F5-47D1-9E6F-59534B012358}" srcOrd="1" destOrd="0" presId="urn:microsoft.com/office/officeart/2008/layout/HorizontalMultiLevelHierarchy"/>
    <dgm:cxn modelId="{716C85B5-6709-4454-B1DA-23C8CC165981}" type="presParOf" srcId="{2619CCC2-8E6F-4CF7-9E0E-E600CA13DD47}" destId="{6969EB49-BCA0-44BB-888A-02E8EDCC71A3}" srcOrd="2" destOrd="0" presId="urn:microsoft.com/office/officeart/2008/layout/HorizontalMultiLevelHierarchy"/>
    <dgm:cxn modelId="{5A170EE5-A0EC-490A-BA81-B72DB122CA4B}" type="presParOf" srcId="{6969EB49-BCA0-44BB-888A-02E8EDCC71A3}" destId="{252FED32-C5FD-4F25-BCEF-1F517BFDDA04}" srcOrd="0" destOrd="0" presId="urn:microsoft.com/office/officeart/2008/layout/HorizontalMultiLevelHierarchy"/>
    <dgm:cxn modelId="{8F705444-B9DD-43D1-A941-736A771AC0EA}" type="presParOf" srcId="{2619CCC2-8E6F-4CF7-9E0E-E600CA13DD47}" destId="{697E0965-7250-4AC4-BF06-50DA8DF528DB}" srcOrd="3" destOrd="0" presId="urn:microsoft.com/office/officeart/2008/layout/HorizontalMultiLevelHierarchy"/>
    <dgm:cxn modelId="{AEAF3E0D-4951-41B6-B53A-F98FAAF7C2D3}" type="presParOf" srcId="{697E0965-7250-4AC4-BF06-50DA8DF528DB}" destId="{1C5C0225-1FCF-4C5E-B4BD-24DEF5FC7528}" srcOrd="0" destOrd="0" presId="urn:microsoft.com/office/officeart/2008/layout/HorizontalMultiLevelHierarchy"/>
    <dgm:cxn modelId="{298F4A1E-D6D7-4E23-9ED6-3798437BCF00}" type="presParOf" srcId="{697E0965-7250-4AC4-BF06-50DA8DF528DB}" destId="{978F2999-2439-4B4E-9203-87DB2740F1B1}" srcOrd="1" destOrd="0" presId="urn:microsoft.com/office/officeart/2008/layout/HorizontalMultiLevelHierarchy"/>
    <dgm:cxn modelId="{18842386-32C4-40A2-B4FA-7EF554E41FA4}" type="presParOf" srcId="{978F2999-2439-4B4E-9203-87DB2740F1B1}" destId="{20229D38-2CF9-4E61-88BC-DF7B7D8FE745}" srcOrd="0" destOrd="0" presId="urn:microsoft.com/office/officeart/2008/layout/HorizontalMultiLevelHierarchy"/>
    <dgm:cxn modelId="{6E9E771E-914A-494B-BB3F-5EB390DFC738}" type="presParOf" srcId="{20229D38-2CF9-4E61-88BC-DF7B7D8FE745}" destId="{798DA56F-E2F5-4EE7-8355-647C42E9FB98}" srcOrd="0" destOrd="0" presId="urn:microsoft.com/office/officeart/2008/layout/HorizontalMultiLevelHierarchy"/>
    <dgm:cxn modelId="{CBD3ABE2-498C-4DCC-BB06-6B8A9BB9AE67}" type="presParOf" srcId="{978F2999-2439-4B4E-9203-87DB2740F1B1}" destId="{CDC95C5E-3691-4B91-8E4A-8D93C975BD1A}" srcOrd="1" destOrd="0" presId="urn:microsoft.com/office/officeart/2008/layout/HorizontalMultiLevelHierarchy"/>
    <dgm:cxn modelId="{432DABA4-6726-4FD7-888D-B909487E510C}" type="presParOf" srcId="{CDC95C5E-3691-4B91-8E4A-8D93C975BD1A}" destId="{B8728E8F-1B0E-44E9-AAB1-9CC35FE1E718}" srcOrd="0" destOrd="0" presId="urn:microsoft.com/office/officeart/2008/layout/HorizontalMultiLevelHierarchy"/>
    <dgm:cxn modelId="{0880D15A-DBEB-4D43-B3B2-CF707BA6551F}" type="presParOf" srcId="{CDC95C5E-3691-4B91-8E4A-8D93C975BD1A}" destId="{E8CA6F4B-5B0B-4E33-9375-C6A9D22D6C83}" srcOrd="1" destOrd="0" presId="urn:microsoft.com/office/officeart/2008/layout/HorizontalMultiLevelHierarchy"/>
    <dgm:cxn modelId="{81125997-58D7-4091-96D0-B0E71AA85A14}" type="presParOf" srcId="{E8CA6F4B-5B0B-4E33-9375-C6A9D22D6C83}" destId="{F71E8CE0-98CD-41A4-A62F-42C3DC712F46}" srcOrd="0" destOrd="0" presId="urn:microsoft.com/office/officeart/2008/layout/HorizontalMultiLevelHierarchy"/>
    <dgm:cxn modelId="{36AC1FE9-4F84-4E61-BCF3-0B8FA1F40CB6}" type="presParOf" srcId="{F71E8CE0-98CD-41A4-A62F-42C3DC712F46}" destId="{EBB2E8E4-CC6A-4E05-954E-D2935189C6BD}" srcOrd="0" destOrd="0" presId="urn:microsoft.com/office/officeart/2008/layout/HorizontalMultiLevelHierarchy"/>
    <dgm:cxn modelId="{7B1A3AA0-3F13-48F6-B5E2-FEFF9A7A6483}" type="presParOf" srcId="{E8CA6F4B-5B0B-4E33-9375-C6A9D22D6C83}" destId="{EAF28930-6241-4F05-A272-FEF7E2BDA13E}" srcOrd="1" destOrd="0" presId="urn:microsoft.com/office/officeart/2008/layout/HorizontalMultiLevelHierarchy"/>
    <dgm:cxn modelId="{0B4D63C9-8F10-4A50-AB99-B4ED6D9DBF51}" type="presParOf" srcId="{EAF28930-6241-4F05-A272-FEF7E2BDA13E}" destId="{949433A1-6E85-4D41-B0B8-AEA259E7C4EC}" srcOrd="0" destOrd="0" presId="urn:microsoft.com/office/officeart/2008/layout/HorizontalMultiLevelHierarchy"/>
    <dgm:cxn modelId="{C1E69A27-D4E4-454A-8D67-ABD78C9BE029}" type="presParOf" srcId="{EAF28930-6241-4F05-A272-FEF7E2BDA13E}" destId="{FCD6D675-1AF1-49D2-8A44-5C14EE58FB25}" srcOrd="1" destOrd="0" presId="urn:microsoft.com/office/officeart/2008/layout/HorizontalMultiLevelHierarchy"/>
    <dgm:cxn modelId="{F5D60D89-FFFE-4423-9C86-83636E4EAE4A}" type="presParOf" srcId="{E8CA6F4B-5B0B-4E33-9375-C6A9D22D6C83}" destId="{0C83BF86-4545-459D-A5AE-6ABB84E99777}" srcOrd="2" destOrd="0" presId="urn:microsoft.com/office/officeart/2008/layout/HorizontalMultiLevelHierarchy"/>
    <dgm:cxn modelId="{5B35707C-F3F2-41AF-9602-BC0703F3481F}" type="presParOf" srcId="{0C83BF86-4545-459D-A5AE-6ABB84E99777}" destId="{99DF0341-CA6D-41F2-84E2-ECEB6A99FB22}" srcOrd="0" destOrd="0" presId="urn:microsoft.com/office/officeart/2008/layout/HorizontalMultiLevelHierarchy"/>
    <dgm:cxn modelId="{5C86CED6-21E7-40AA-94DD-9A3739C11BF4}" type="presParOf" srcId="{E8CA6F4B-5B0B-4E33-9375-C6A9D22D6C83}" destId="{21B2339A-3DB9-4C88-AA8D-08108EF13DAE}" srcOrd="3" destOrd="0" presId="urn:microsoft.com/office/officeart/2008/layout/HorizontalMultiLevelHierarchy"/>
    <dgm:cxn modelId="{6061FFCF-0909-49B7-9CB8-1932493D0C60}" type="presParOf" srcId="{21B2339A-3DB9-4C88-AA8D-08108EF13DAE}" destId="{40024D19-B42B-4876-8526-50554D81B1A5}" srcOrd="0" destOrd="0" presId="urn:microsoft.com/office/officeart/2008/layout/HorizontalMultiLevelHierarchy"/>
    <dgm:cxn modelId="{FBC04A06-AC57-45F3-8852-FFD32CCA0E10}" type="presParOf" srcId="{21B2339A-3DB9-4C88-AA8D-08108EF13DAE}" destId="{3D4B7BAC-E03B-4BFD-8FF0-AD4E07696258}" srcOrd="1" destOrd="0" presId="urn:microsoft.com/office/officeart/2008/layout/HorizontalMultiLevelHierarchy"/>
    <dgm:cxn modelId="{9C896C30-4C16-40BF-A038-CDACEC0947BF}" type="presParOf" srcId="{E8CA6F4B-5B0B-4E33-9375-C6A9D22D6C83}" destId="{DB6C8AF2-33D8-4A91-9254-88E8AF277D6A}" srcOrd="4" destOrd="0" presId="urn:microsoft.com/office/officeart/2008/layout/HorizontalMultiLevelHierarchy"/>
    <dgm:cxn modelId="{D69A5283-D42C-4F0D-9B21-C8CDD347323F}" type="presParOf" srcId="{DB6C8AF2-33D8-4A91-9254-88E8AF277D6A}" destId="{2006551A-0C35-4AAA-B8B1-0FF131BD0C06}" srcOrd="0" destOrd="0" presId="urn:microsoft.com/office/officeart/2008/layout/HorizontalMultiLevelHierarchy"/>
    <dgm:cxn modelId="{16F29C44-23DE-42DA-8692-37B0F382F762}" type="presParOf" srcId="{E8CA6F4B-5B0B-4E33-9375-C6A9D22D6C83}" destId="{845C861B-D874-40F1-AD7C-119BA7E16998}" srcOrd="5" destOrd="0" presId="urn:microsoft.com/office/officeart/2008/layout/HorizontalMultiLevelHierarchy"/>
    <dgm:cxn modelId="{FCBCAFF8-3ADE-4E48-95B0-EED9F5C6DF14}" type="presParOf" srcId="{845C861B-D874-40F1-AD7C-119BA7E16998}" destId="{78013CA5-9A02-4BDB-B5AA-DE3ACFBF9261}" srcOrd="0" destOrd="0" presId="urn:microsoft.com/office/officeart/2008/layout/HorizontalMultiLevelHierarchy"/>
    <dgm:cxn modelId="{98651815-2989-47C5-A58F-352EEB3E2B6C}" type="presParOf" srcId="{845C861B-D874-40F1-AD7C-119BA7E16998}" destId="{82C450F6-E123-4681-A066-8E682B0D3A22}" srcOrd="1" destOrd="0" presId="urn:microsoft.com/office/officeart/2008/layout/HorizontalMultiLevelHierarchy"/>
    <dgm:cxn modelId="{FFB60B1D-F58A-4DC6-8930-9BF5D12F30AD}" type="presParOf" srcId="{E8CA6F4B-5B0B-4E33-9375-C6A9D22D6C83}" destId="{3A1D86B2-9B2F-4DDC-9495-FD16CFC26FCF}" srcOrd="6" destOrd="0" presId="urn:microsoft.com/office/officeart/2008/layout/HorizontalMultiLevelHierarchy"/>
    <dgm:cxn modelId="{2524D3E8-83A2-4C5D-8C57-DF61559540BF}" type="presParOf" srcId="{3A1D86B2-9B2F-4DDC-9495-FD16CFC26FCF}" destId="{DDF13306-B41E-4DBC-9FA7-C73AB9698387}" srcOrd="0" destOrd="0" presId="urn:microsoft.com/office/officeart/2008/layout/HorizontalMultiLevelHierarchy"/>
    <dgm:cxn modelId="{820486D8-F151-4C6B-951F-A194830BF90E}" type="presParOf" srcId="{E8CA6F4B-5B0B-4E33-9375-C6A9D22D6C83}" destId="{3753C1E0-CABA-4E48-BF19-A9D73BB39CE6}" srcOrd="7" destOrd="0" presId="urn:microsoft.com/office/officeart/2008/layout/HorizontalMultiLevelHierarchy"/>
    <dgm:cxn modelId="{43E7DE0F-1C31-4B39-8B24-0C646CF440CB}" type="presParOf" srcId="{3753C1E0-CABA-4E48-BF19-A9D73BB39CE6}" destId="{E847812E-5E8C-40DC-B495-E5BF90E1A4D9}" srcOrd="0" destOrd="0" presId="urn:microsoft.com/office/officeart/2008/layout/HorizontalMultiLevelHierarchy"/>
    <dgm:cxn modelId="{7B533436-8C05-480C-B19F-1DBA177E1AD2}" type="presParOf" srcId="{3753C1E0-CABA-4E48-BF19-A9D73BB39CE6}" destId="{95FE8981-73D0-4B2A-8A56-8C70B56E13EA}" srcOrd="1" destOrd="0" presId="urn:microsoft.com/office/officeart/2008/layout/HorizontalMultiLevelHierarchy"/>
    <dgm:cxn modelId="{05E14F3E-C789-4433-BA6B-00A235CDFE79}" type="presParOf" srcId="{978F2999-2439-4B4E-9203-87DB2740F1B1}" destId="{50618AA5-0907-4654-B55E-F13037485210}" srcOrd="2" destOrd="0" presId="urn:microsoft.com/office/officeart/2008/layout/HorizontalMultiLevelHierarchy"/>
    <dgm:cxn modelId="{9C921ABF-3EDE-4574-8FBF-ED0F8FF50233}" type="presParOf" srcId="{50618AA5-0907-4654-B55E-F13037485210}" destId="{C767B607-BCD4-447B-8670-73E7B277A78F}" srcOrd="0" destOrd="0" presId="urn:microsoft.com/office/officeart/2008/layout/HorizontalMultiLevelHierarchy"/>
    <dgm:cxn modelId="{27E28515-FAF4-4934-A534-506AB613401A}" type="presParOf" srcId="{978F2999-2439-4B4E-9203-87DB2740F1B1}" destId="{C209E61F-30D4-47CC-BAE0-E3F3C4F43951}" srcOrd="3" destOrd="0" presId="urn:microsoft.com/office/officeart/2008/layout/HorizontalMultiLevelHierarchy"/>
    <dgm:cxn modelId="{FA00CF58-9BFD-4727-BBB1-C7CC4E7CBE30}" type="presParOf" srcId="{C209E61F-30D4-47CC-BAE0-E3F3C4F43951}" destId="{42FB9118-D0FD-49CB-9914-D76833088B73}" srcOrd="0" destOrd="0" presId="urn:microsoft.com/office/officeart/2008/layout/HorizontalMultiLevelHierarchy"/>
    <dgm:cxn modelId="{207903C0-8452-4407-939D-7604F8D00404}" type="presParOf" srcId="{C209E61F-30D4-47CC-BAE0-E3F3C4F43951}" destId="{E422566E-665A-4113-8811-A03C1842C5A0}" srcOrd="1" destOrd="0" presId="urn:microsoft.com/office/officeart/2008/layout/HorizontalMultiLevelHierarchy"/>
    <dgm:cxn modelId="{DFFEDE2F-9A32-4B64-8430-C4D53009829B}" type="presParOf" srcId="{978F2999-2439-4B4E-9203-87DB2740F1B1}" destId="{515AB8A8-E0E1-442B-993A-946BE160AD8C}" srcOrd="4" destOrd="0" presId="urn:microsoft.com/office/officeart/2008/layout/HorizontalMultiLevelHierarchy"/>
    <dgm:cxn modelId="{90A6062E-0C62-4317-A770-7BA79341B218}" type="presParOf" srcId="{515AB8A8-E0E1-442B-993A-946BE160AD8C}" destId="{84E90FA6-05BC-4DB2-8A8B-B849B3746916}" srcOrd="0" destOrd="0" presId="urn:microsoft.com/office/officeart/2008/layout/HorizontalMultiLevelHierarchy"/>
    <dgm:cxn modelId="{6080BCF4-F2BE-4F39-937C-2F3565F91A4B}" type="presParOf" srcId="{978F2999-2439-4B4E-9203-87DB2740F1B1}" destId="{288A27E9-4670-4FFD-A4A6-CBF297CD1EE9}" srcOrd="5" destOrd="0" presId="urn:microsoft.com/office/officeart/2008/layout/HorizontalMultiLevelHierarchy"/>
    <dgm:cxn modelId="{4D78AB28-3F4C-40D7-BC98-97DB50B69522}" type="presParOf" srcId="{288A27E9-4670-4FFD-A4A6-CBF297CD1EE9}" destId="{15D2EFCC-4209-442D-8C50-1DEE8499C18D}" srcOrd="0" destOrd="0" presId="urn:microsoft.com/office/officeart/2008/layout/HorizontalMultiLevelHierarchy"/>
    <dgm:cxn modelId="{6AB56D40-9AAC-460B-987C-15F449E50C4C}" type="presParOf" srcId="{288A27E9-4670-4FFD-A4A6-CBF297CD1EE9}" destId="{5B2F7903-0AA9-4517-A434-2912DE925529}" srcOrd="1" destOrd="0" presId="urn:microsoft.com/office/officeart/2008/layout/HorizontalMultiLevelHierarchy"/>
    <dgm:cxn modelId="{A523FEAD-2809-4399-A700-A04FC5CCAD17}" type="presParOf" srcId="{978F2999-2439-4B4E-9203-87DB2740F1B1}" destId="{BF58C61D-9F78-400D-B8A1-7CF5F75250AC}" srcOrd="6" destOrd="0" presId="urn:microsoft.com/office/officeart/2008/layout/HorizontalMultiLevelHierarchy"/>
    <dgm:cxn modelId="{D50A2A50-7D32-4196-BC5F-28F9B261B56A}" type="presParOf" srcId="{BF58C61D-9F78-400D-B8A1-7CF5F75250AC}" destId="{CC46383E-CADA-4441-9397-835898B25B35}" srcOrd="0" destOrd="0" presId="urn:microsoft.com/office/officeart/2008/layout/HorizontalMultiLevelHierarchy"/>
    <dgm:cxn modelId="{31308F84-9371-4CD2-BD50-C078A1C624A4}" type="presParOf" srcId="{978F2999-2439-4B4E-9203-87DB2740F1B1}" destId="{CC07B64A-61D8-4A4A-BC27-FC2C15411E6C}" srcOrd="7" destOrd="0" presId="urn:microsoft.com/office/officeart/2008/layout/HorizontalMultiLevelHierarchy"/>
    <dgm:cxn modelId="{4753D9D3-2FFF-4F79-80B7-360FDAFF3834}" type="presParOf" srcId="{CC07B64A-61D8-4A4A-BC27-FC2C15411E6C}" destId="{FE853071-3C8C-4121-A4E3-B87CEADC847C}" srcOrd="0" destOrd="0" presId="urn:microsoft.com/office/officeart/2008/layout/HorizontalMultiLevelHierarchy"/>
    <dgm:cxn modelId="{DDA52FF4-CFA3-4853-9061-4B50AE9F8E74}" type="presParOf" srcId="{CC07B64A-61D8-4A4A-BC27-FC2C15411E6C}" destId="{A0EBEDB1-0723-4A0F-90BC-29AC374A8991}" srcOrd="1" destOrd="0" presId="urn:microsoft.com/office/officeart/2008/layout/HorizontalMultiLevelHierarchy"/>
    <dgm:cxn modelId="{78B6B1D7-2688-49CD-B47D-AD6887F8FCAE}" type="presParOf" srcId="{A0EBEDB1-0723-4A0F-90BC-29AC374A8991}" destId="{E8D9383B-F648-4290-8926-8852C41823AA}" srcOrd="0" destOrd="0" presId="urn:microsoft.com/office/officeart/2008/layout/HorizontalMultiLevelHierarchy"/>
    <dgm:cxn modelId="{5FDC5B17-BCCB-4557-A698-C5E4498D80CB}" type="presParOf" srcId="{E8D9383B-F648-4290-8926-8852C41823AA}" destId="{70975E8E-BCB0-4946-B36A-5D567943B14E}" srcOrd="0" destOrd="0" presId="urn:microsoft.com/office/officeart/2008/layout/HorizontalMultiLevelHierarchy"/>
    <dgm:cxn modelId="{B677B088-4431-4B67-B4D9-6DDAE454133E}" type="presParOf" srcId="{A0EBEDB1-0723-4A0F-90BC-29AC374A8991}" destId="{14348A08-7FD9-4D90-9A49-C32F38FB8CA0}" srcOrd="1" destOrd="0" presId="urn:microsoft.com/office/officeart/2008/layout/HorizontalMultiLevelHierarchy"/>
    <dgm:cxn modelId="{3BA4EC4C-6A5E-4F56-B79D-C09B068A7B61}" type="presParOf" srcId="{14348A08-7FD9-4D90-9A49-C32F38FB8CA0}" destId="{33E072DB-5D67-4004-9C04-7545B53BAA4F}" srcOrd="0" destOrd="0" presId="urn:microsoft.com/office/officeart/2008/layout/HorizontalMultiLevelHierarchy"/>
    <dgm:cxn modelId="{C105EBA0-E912-4104-BA1D-BCA1D7B6DF04}" type="presParOf" srcId="{14348A08-7FD9-4D90-9A49-C32F38FB8CA0}" destId="{B31FD3D8-0414-43FE-9339-858FA85BFC2D}" srcOrd="1" destOrd="0" presId="urn:microsoft.com/office/officeart/2008/layout/HorizontalMultiLevelHierarchy"/>
    <dgm:cxn modelId="{2C9FD75E-E625-4281-8B0D-82AEC457B4DB}" type="presParOf" srcId="{A0EBEDB1-0723-4A0F-90BC-29AC374A8991}" destId="{68143193-CE57-4412-9FEC-489C4F2E7A1F}" srcOrd="2" destOrd="0" presId="urn:microsoft.com/office/officeart/2008/layout/HorizontalMultiLevelHierarchy"/>
    <dgm:cxn modelId="{5415422E-EA3C-4E6E-9186-0A0D8E79280A}" type="presParOf" srcId="{68143193-CE57-4412-9FEC-489C4F2E7A1F}" destId="{D94FAB35-C15D-4824-A77E-4270D932B2BC}" srcOrd="0" destOrd="0" presId="urn:microsoft.com/office/officeart/2008/layout/HorizontalMultiLevelHierarchy"/>
    <dgm:cxn modelId="{7ECEED1D-B493-4D7B-8BF3-4049267CA5D4}" type="presParOf" srcId="{A0EBEDB1-0723-4A0F-90BC-29AC374A8991}" destId="{7916F1A1-7CD9-4820-B42D-7BC9FAED7165}" srcOrd="3" destOrd="0" presId="urn:microsoft.com/office/officeart/2008/layout/HorizontalMultiLevelHierarchy"/>
    <dgm:cxn modelId="{50A5C279-0D29-4593-B5B5-9CFB468D49CA}" type="presParOf" srcId="{7916F1A1-7CD9-4820-B42D-7BC9FAED7165}" destId="{E09553F9-FBF9-4619-9C8A-FFA9F3425459}" srcOrd="0" destOrd="0" presId="urn:microsoft.com/office/officeart/2008/layout/HorizontalMultiLevelHierarchy"/>
    <dgm:cxn modelId="{325B3B3F-657C-44A1-96C8-CD6EBC0B41B9}" type="presParOf" srcId="{7916F1A1-7CD9-4820-B42D-7BC9FAED7165}" destId="{5DCA3838-9544-485D-9A6A-C2166AFAEF45}" srcOrd="1" destOrd="0" presId="urn:microsoft.com/office/officeart/2008/layout/HorizontalMultiLevelHierarchy"/>
    <dgm:cxn modelId="{E060B35A-FC9D-4704-B834-77D46AD59826}" type="presParOf" srcId="{A0EBEDB1-0723-4A0F-90BC-29AC374A8991}" destId="{9705799C-5094-4D2E-86BF-A0B7D831BFAA}" srcOrd="4" destOrd="0" presId="urn:microsoft.com/office/officeart/2008/layout/HorizontalMultiLevelHierarchy"/>
    <dgm:cxn modelId="{4CF31763-4759-4E04-8D8C-CCFBFD51F6D2}" type="presParOf" srcId="{9705799C-5094-4D2E-86BF-A0B7D831BFAA}" destId="{844D520C-E2FB-46B9-9133-449AF9655455}" srcOrd="0" destOrd="0" presId="urn:microsoft.com/office/officeart/2008/layout/HorizontalMultiLevelHierarchy"/>
    <dgm:cxn modelId="{8C8D8CD7-BF1F-4BFB-B3E7-9A49EEA35303}" type="presParOf" srcId="{A0EBEDB1-0723-4A0F-90BC-29AC374A8991}" destId="{F2F8F34C-BB77-4CCA-843E-BD4A5AF2467B}" srcOrd="5" destOrd="0" presId="urn:microsoft.com/office/officeart/2008/layout/HorizontalMultiLevelHierarchy"/>
    <dgm:cxn modelId="{240317DA-1A6E-410A-9E01-DF41F743E5C6}" type="presParOf" srcId="{F2F8F34C-BB77-4CCA-843E-BD4A5AF2467B}" destId="{937D819A-4DDE-442E-9A23-FF6A13133734}" srcOrd="0" destOrd="0" presId="urn:microsoft.com/office/officeart/2008/layout/HorizontalMultiLevelHierarchy"/>
    <dgm:cxn modelId="{EBCE25C3-CDD8-4E0D-8F8C-D31A692C2987}" type="presParOf" srcId="{F2F8F34C-BB77-4CCA-843E-BD4A5AF2467B}" destId="{773628FF-F8B4-4297-8450-C13C0822AAD6}" srcOrd="1" destOrd="0" presId="urn:microsoft.com/office/officeart/2008/layout/HorizontalMultiLevelHierarchy"/>
    <dgm:cxn modelId="{E18FFCE1-D4C8-410A-B2E0-F753E5B8E908}" type="presParOf" srcId="{2619CCC2-8E6F-4CF7-9E0E-E600CA13DD47}" destId="{0526C622-56C5-4014-9975-E4089746D4FF}" srcOrd="4" destOrd="0" presId="urn:microsoft.com/office/officeart/2008/layout/HorizontalMultiLevelHierarchy"/>
    <dgm:cxn modelId="{806EEDEC-4B90-4ED1-B9D1-CEF17A0E7777}" type="presParOf" srcId="{0526C622-56C5-4014-9975-E4089746D4FF}" destId="{7FEFDA80-9A50-4630-8363-D138945B32D1}" srcOrd="0" destOrd="0" presId="urn:microsoft.com/office/officeart/2008/layout/HorizontalMultiLevelHierarchy"/>
    <dgm:cxn modelId="{A8ACC491-473A-4AD6-848E-6CCB52DB6EC5}" type="presParOf" srcId="{2619CCC2-8E6F-4CF7-9E0E-E600CA13DD47}" destId="{DA8EE00D-68B3-4C28-98A1-8CF5F10A623F}" srcOrd="5" destOrd="0" presId="urn:microsoft.com/office/officeart/2008/layout/HorizontalMultiLevelHierarchy"/>
    <dgm:cxn modelId="{90AFA37B-D238-4DAB-B186-145722FFB9ED}" type="presParOf" srcId="{DA8EE00D-68B3-4C28-98A1-8CF5F10A623F}" destId="{9128274D-2612-4E8E-9E25-5B820396EB07}" srcOrd="0" destOrd="0" presId="urn:microsoft.com/office/officeart/2008/layout/HorizontalMultiLevelHierarchy"/>
    <dgm:cxn modelId="{7746DD8B-80A2-424D-8FD7-192BCC165A91}" type="presParOf" srcId="{DA8EE00D-68B3-4C28-98A1-8CF5F10A623F}" destId="{565C58D5-D50A-4CCF-BFDB-194492164EEE}" srcOrd="1" destOrd="0" presId="urn:microsoft.com/office/officeart/2008/layout/HorizontalMultiLevelHierarchy"/>
    <dgm:cxn modelId="{8F8AD555-D684-4B50-8F7C-DAE5298D29EC}" type="presParOf" srcId="{565C58D5-D50A-4CCF-BFDB-194492164EEE}" destId="{A27C5D59-448D-454F-B74B-C72AA799677B}" srcOrd="0" destOrd="0" presId="urn:microsoft.com/office/officeart/2008/layout/HorizontalMultiLevelHierarchy"/>
    <dgm:cxn modelId="{24EC5262-4D8D-4426-B69D-8A4103ACDC3B}" type="presParOf" srcId="{A27C5D59-448D-454F-B74B-C72AA799677B}" destId="{07ADCF4F-F44C-4029-B6DE-9D3611B59D19}" srcOrd="0" destOrd="0" presId="urn:microsoft.com/office/officeart/2008/layout/HorizontalMultiLevelHierarchy"/>
    <dgm:cxn modelId="{C8C36FB6-CBE4-4F12-B1D3-D27A5F923ED1}" type="presParOf" srcId="{565C58D5-D50A-4CCF-BFDB-194492164EEE}" destId="{49A081B9-364A-425B-9152-36675FC427C8}" srcOrd="1" destOrd="0" presId="urn:microsoft.com/office/officeart/2008/layout/HorizontalMultiLevelHierarchy"/>
    <dgm:cxn modelId="{2A21D05E-38C2-417C-85F6-AF1831DF9161}" type="presParOf" srcId="{49A081B9-364A-425B-9152-36675FC427C8}" destId="{A711717C-649B-41A4-AF92-39A6869367F4}" srcOrd="0" destOrd="0" presId="urn:microsoft.com/office/officeart/2008/layout/HorizontalMultiLevelHierarchy"/>
    <dgm:cxn modelId="{10606E48-3053-4E1B-9FCA-4D8218C9386C}" type="presParOf" srcId="{49A081B9-364A-425B-9152-36675FC427C8}" destId="{9B2252BC-CC9B-4C6F-8C7B-DB768CAF5D93}" srcOrd="1" destOrd="0" presId="urn:microsoft.com/office/officeart/2008/layout/HorizontalMultiLevelHierarchy"/>
    <dgm:cxn modelId="{EC5939D7-1C15-47A9-81B3-B94EA63C89F0}" type="presParOf" srcId="{565C58D5-D50A-4CCF-BFDB-194492164EEE}" destId="{33B8A14F-9D0F-469D-8D35-F2A3E73843A3}" srcOrd="2" destOrd="0" presId="urn:microsoft.com/office/officeart/2008/layout/HorizontalMultiLevelHierarchy"/>
    <dgm:cxn modelId="{A802BB31-0109-454A-91D7-0F14E85537DF}" type="presParOf" srcId="{33B8A14F-9D0F-469D-8D35-F2A3E73843A3}" destId="{00B573D5-144C-4AE6-9016-67EC2A2CE932}" srcOrd="0" destOrd="0" presId="urn:microsoft.com/office/officeart/2008/layout/HorizontalMultiLevelHierarchy"/>
    <dgm:cxn modelId="{642C9829-5691-4F4F-A547-04241493FAD2}" type="presParOf" srcId="{565C58D5-D50A-4CCF-BFDB-194492164EEE}" destId="{55C479E0-0546-4071-99C1-C92D388A8C40}" srcOrd="3" destOrd="0" presId="urn:microsoft.com/office/officeart/2008/layout/HorizontalMultiLevelHierarchy"/>
    <dgm:cxn modelId="{266FBD19-8CDB-418F-85E0-295BEE93635B}" type="presParOf" srcId="{55C479E0-0546-4071-99C1-C92D388A8C40}" destId="{AD734A0A-42DE-4D5E-ABC6-0CFCB84EC804}" srcOrd="0" destOrd="0" presId="urn:microsoft.com/office/officeart/2008/layout/HorizontalMultiLevelHierarchy"/>
    <dgm:cxn modelId="{8CCF1CDE-5809-449C-952C-38A13D577784}" type="presParOf" srcId="{55C479E0-0546-4071-99C1-C92D388A8C40}" destId="{41069F06-ADB8-4B86-A7F6-4BCF9B90CAE0}" srcOrd="1" destOrd="0" presId="urn:microsoft.com/office/officeart/2008/layout/HorizontalMultiLevelHierarchy"/>
    <dgm:cxn modelId="{2D0242E6-9C10-4202-8EDD-2E05CAAA98E4}" type="presParOf" srcId="{41069F06-ADB8-4B86-A7F6-4BCF9B90CAE0}" destId="{CADB72A3-9952-40F3-B5AD-642DB0D13E56}" srcOrd="0" destOrd="0" presId="urn:microsoft.com/office/officeart/2008/layout/HorizontalMultiLevelHierarchy"/>
    <dgm:cxn modelId="{988E56B2-DD0F-4B77-AD44-7D54C1FAAC53}" type="presParOf" srcId="{CADB72A3-9952-40F3-B5AD-642DB0D13E56}" destId="{EE60C296-D0EB-405A-97CE-E44A7CB75B9E}" srcOrd="0" destOrd="0" presId="urn:microsoft.com/office/officeart/2008/layout/HorizontalMultiLevelHierarchy"/>
    <dgm:cxn modelId="{2F9CF6BC-2E3C-4B69-BFF5-E8BF122FAFE3}" type="presParOf" srcId="{41069F06-ADB8-4B86-A7F6-4BCF9B90CAE0}" destId="{97C969FA-4569-4577-B99F-D66955EDE17F}" srcOrd="1" destOrd="0" presId="urn:microsoft.com/office/officeart/2008/layout/HorizontalMultiLevelHierarchy"/>
    <dgm:cxn modelId="{ED53523E-2BCA-47D2-A74E-1782FF2B3003}" type="presParOf" srcId="{97C969FA-4569-4577-B99F-D66955EDE17F}" destId="{897EFCF8-6749-4BE5-8DC1-AEDE791F2E5C}" srcOrd="0" destOrd="0" presId="urn:microsoft.com/office/officeart/2008/layout/HorizontalMultiLevelHierarchy"/>
    <dgm:cxn modelId="{EA3FA841-C437-4CB0-9EE3-5C0C1648607F}" type="presParOf" srcId="{97C969FA-4569-4577-B99F-D66955EDE17F}" destId="{652765DC-4BDE-4B00-9B3D-4AE0A0EFE8F6}" srcOrd="1" destOrd="0" presId="urn:microsoft.com/office/officeart/2008/layout/HorizontalMultiLevelHierarchy"/>
    <dgm:cxn modelId="{35677FCD-9CC5-47E9-A50E-9229197BF596}" type="presParOf" srcId="{41069F06-ADB8-4B86-A7F6-4BCF9B90CAE0}" destId="{55A2CDBD-4B42-4E52-B1DC-FEDE63884560}" srcOrd="2" destOrd="0" presId="urn:microsoft.com/office/officeart/2008/layout/HorizontalMultiLevelHierarchy"/>
    <dgm:cxn modelId="{4934929F-CAF5-4C83-99EF-C7D79D5C496D}" type="presParOf" srcId="{55A2CDBD-4B42-4E52-B1DC-FEDE63884560}" destId="{932E1279-5780-42D9-8119-42D68B429A66}" srcOrd="0" destOrd="0" presId="urn:microsoft.com/office/officeart/2008/layout/HorizontalMultiLevelHierarchy"/>
    <dgm:cxn modelId="{6C505C3E-46F7-4824-ACBA-2AAD8973E50D}" type="presParOf" srcId="{41069F06-ADB8-4B86-A7F6-4BCF9B90CAE0}" destId="{0E889AF7-0D6F-4E6D-B5E0-D6FECD41445B}" srcOrd="3" destOrd="0" presId="urn:microsoft.com/office/officeart/2008/layout/HorizontalMultiLevelHierarchy"/>
    <dgm:cxn modelId="{B1A9345D-8B88-40A4-9394-E9CBAB157C4C}" type="presParOf" srcId="{0E889AF7-0D6F-4E6D-B5E0-D6FECD41445B}" destId="{7DDA83BE-FB23-48EF-9470-C884ABD80983}" srcOrd="0" destOrd="0" presId="urn:microsoft.com/office/officeart/2008/layout/HorizontalMultiLevelHierarchy"/>
    <dgm:cxn modelId="{48FD3966-7F6D-4276-AE00-172F5C77C3C2}" type="presParOf" srcId="{0E889AF7-0D6F-4E6D-B5E0-D6FECD41445B}" destId="{A98534B0-B560-414C-8C90-816624ADC710}" srcOrd="1" destOrd="0" presId="urn:microsoft.com/office/officeart/2008/layout/HorizontalMultiLevelHierarchy"/>
    <dgm:cxn modelId="{DE3552B3-C841-4FBE-B844-ECCB687FFBB8}" type="presParOf" srcId="{41069F06-ADB8-4B86-A7F6-4BCF9B90CAE0}" destId="{2252CF3C-FDC6-433F-BDDC-690709074B4E}" srcOrd="4" destOrd="0" presId="urn:microsoft.com/office/officeart/2008/layout/HorizontalMultiLevelHierarchy"/>
    <dgm:cxn modelId="{4A964720-0283-4120-BAAD-933272159C08}" type="presParOf" srcId="{2252CF3C-FDC6-433F-BDDC-690709074B4E}" destId="{2210F757-3026-4DBE-AA4E-372B189ECB0B}" srcOrd="0" destOrd="0" presId="urn:microsoft.com/office/officeart/2008/layout/HorizontalMultiLevelHierarchy"/>
    <dgm:cxn modelId="{47D71C4E-E1F3-4F5C-B6FE-32B07D373D61}" type="presParOf" srcId="{41069F06-ADB8-4B86-A7F6-4BCF9B90CAE0}" destId="{6C44D887-E564-41C7-9717-F6897CC8E6D9}" srcOrd="5" destOrd="0" presId="urn:microsoft.com/office/officeart/2008/layout/HorizontalMultiLevelHierarchy"/>
    <dgm:cxn modelId="{2780EE17-CAEA-47C3-8301-CBFA2E6F3C8C}" type="presParOf" srcId="{6C44D887-E564-41C7-9717-F6897CC8E6D9}" destId="{431AFE2A-5274-46E9-8739-69F49B87D5ED}" srcOrd="0" destOrd="0" presId="urn:microsoft.com/office/officeart/2008/layout/HorizontalMultiLevelHierarchy"/>
    <dgm:cxn modelId="{2CE228D0-DDFF-48AF-B8B7-8A4D644B5284}" type="presParOf" srcId="{6C44D887-E564-41C7-9717-F6897CC8E6D9}" destId="{1A011D6D-DB0B-410D-AAC6-0CA4DE52E5EE}" srcOrd="1" destOrd="0" presId="urn:microsoft.com/office/officeart/2008/layout/HorizontalMultiLevelHierarchy"/>
    <dgm:cxn modelId="{ED637805-B81B-4582-A950-C628D3CB64C5}" type="presParOf" srcId="{1A011D6D-DB0B-410D-AAC6-0CA4DE52E5EE}" destId="{7058A1E5-5199-4F17-A74C-5C412FD3F8AA}" srcOrd="0" destOrd="0" presId="urn:microsoft.com/office/officeart/2008/layout/HorizontalMultiLevelHierarchy"/>
    <dgm:cxn modelId="{CD8D1AA5-24C2-4FB4-977E-E4C2AF16A19C}" type="presParOf" srcId="{7058A1E5-5199-4F17-A74C-5C412FD3F8AA}" destId="{F7405F78-5C97-474C-9013-A1700D237485}" srcOrd="0" destOrd="0" presId="urn:microsoft.com/office/officeart/2008/layout/HorizontalMultiLevelHierarchy"/>
    <dgm:cxn modelId="{1289D0C6-EBA2-4E93-9BE1-35085F172BDF}" type="presParOf" srcId="{1A011D6D-DB0B-410D-AAC6-0CA4DE52E5EE}" destId="{1F9853EC-246F-4EE4-8D27-48A37D99C90B}" srcOrd="1" destOrd="0" presId="urn:microsoft.com/office/officeart/2008/layout/HorizontalMultiLevelHierarchy"/>
    <dgm:cxn modelId="{2BC644AD-3E7A-4CC1-AF93-45EEF734B711}" type="presParOf" srcId="{1F9853EC-246F-4EE4-8D27-48A37D99C90B}" destId="{9F787E00-561F-4A66-8959-E2E8F261A8C1}" srcOrd="0" destOrd="0" presId="urn:microsoft.com/office/officeart/2008/layout/HorizontalMultiLevelHierarchy"/>
    <dgm:cxn modelId="{E92CD10D-7778-4871-9103-35613B9E9B2E}" type="presParOf" srcId="{1F9853EC-246F-4EE4-8D27-48A37D99C90B}" destId="{AAC074EF-D36C-4E3A-95A5-F7AFC3D51BBF}" srcOrd="1" destOrd="0" presId="urn:microsoft.com/office/officeart/2008/layout/HorizontalMultiLevelHierarchy"/>
    <dgm:cxn modelId="{E79A40A4-C5F9-40D8-AD8E-1E98B4CBA744}" type="presParOf" srcId="{1A011D6D-DB0B-410D-AAC6-0CA4DE52E5EE}" destId="{5953705B-07D6-4322-81EA-F4BFF5C42505}" srcOrd="2" destOrd="0" presId="urn:microsoft.com/office/officeart/2008/layout/HorizontalMultiLevelHierarchy"/>
    <dgm:cxn modelId="{C8A02DF3-0F2E-4859-9FF6-AFDD7BAB2209}" type="presParOf" srcId="{5953705B-07D6-4322-81EA-F4BFF5C42505}" destId="{A4753947-ABB0-409B-B052-9211CF8A1B5C}" srcOrd="0" destOrd="0" presId="urn:microsoft.com/office/officeart/2008/layout/HorizontalMultiLevelHierarchy"/>
    <dgm:cxn modelId="{12CC8B83-D26D-4704-BFD2-4497B455C64E}" type="presParOf" srcId="{1A011D6D-DB0B-410D-AAC6-0CA4DE52E5EE}" destId="{9FF22E02-7EF4-40CD-B127-2DDFFF99646E}" srcOrd="3" destOrd="0" presId="urn:microsoft.com/office/officeart/2008/layout/HorizontalMultiLevelHierarchy"/>
    <dgm:cxn modelId="{B8774B75-665E-47AE-A5DA-455D9AFA40F5}" type="presParOf" srcId="{9FF22E02-7EF4-40CD-B127-2DDFFF99646E}" destId="{B3F8A2F8-76BC-41D5-ABE5-C1DC5923FCC9}" srcOrd="0" destOrd="0" presId="urn:microsoft.com/office/officeart/2008/layout/HorizontalMultiLevelHierarchy"/>
    <dgm:cxn modelId="{817AB489-BB21-4D55-9D4B-F138999D5ECE}" type="presParOf" srcId="{9FF22E02-7EF4-40CD-B127-2DDFFF99646E}" destId="{0BE6C883-BDB2-46A5-BD35-D801B306BEAA}" srcOrd="1" destOrd="0" presId="urn:microsoft.com/office/officeart/2008/layout/HorizontalMultiLevelHierarchy"/>
    <dgm:cxn modelId="{4329A5D3-C26F-457A-9D6A-9F9F4266DCF4}" type="presParOf" srcId="{0BE6C883-BDB2-46A5-BD35-D801B306BEAA}" destId="{092E85CE-2289-4FB4-9664-506F5BA58048}" srcOrd="0" destOrd="0" presId="urn:microsoft.com/office/officeart/2008/layout/HorizontalMultiLevelHierarchy"/>
    <dgm:cxn modelId="{8BAE28B6-88F2-4FA8-8283-0C18383DEECF}" type="presParOf" srcId="{092E85CE-2289-4FB4-9664-506F5BA58048}" destId="{CAB41ABC-179F-465F-8101-34425550C4D2}" srcOrd="0" destOrd="0" presId="urn:microsoft.com/office/officeart/2008/layout/HorizontalMultiLevelHierarchy"/>
    <dgm:cxn modelId="{70C20BE5-8214-41BC-9BA2-C2B8A891BC46}" type="presParOf" srcId="{0BE6C883-BDB2-46A5-BD35-D801B306BEAA}" destId="{5B2B6350-4F00-4B33-865E-43ECCD5B650D}" srcOrd="1" destOrd="0" presId="urn:microsoft.com/office/officeart/2008/layout/HorizontalMultiLevelHierarchy"/>
    <dgm:cxn modelId="{D5872C0C-5AC0-462C-9F08-1F9C41200BAE}" type="presParOf" srcId="{5B2B6350-4F00-4B33-865E-43ECCD5B650D}" destId="{7FFED584-6DA8-4259-987A-A2343E3A1DB4}" srcOrd="0" destOrd="0" presId="urn:microsoft.com/office/officeart/2008/layout/HorizontalMultiLevelHierarchy"/>
    <dgm:cxn modelId="{A89BA204-8AF0-47CA-824C-4C0F2F7C74E7}" type="presParOf" srcId="{5B2B6350-4F00-4B33-865E-43ECCD5B650D}" destId="{7C2D74A2-D355-496A-BF3E-3C201CDBC860}" srcOrd="1" destOrd="0" presId="urn:microsoft.com/office/officeart/2008/layout/HorizontalMultiLevelHierarchy"/>
    <dgm:cxn modelId="{487B764F-FF6C-4F59-9F2F-B69EEABC2697}" type="presParOf" srcId="{0BE6C883-BDB2-46A5-BD35-D801B306BEAA}" destId="{6084008E-86FD-4219-891E-3C68AA25EF3D}" srcOrd="2" destOrd="0" presId="urn:microsoft.com/office/officeart/2008/layout/HorizontalMultiLevelHierarchy"/>
    <dgm:cxn modelId="{709CE9F5-6B30-41FB-B7E8-066A57F5D1E3}" type="presParOf" srcId="{6084008E-86FD-4219-891E-3C68AA25EF3D}" destId="{85F7D8F5-8B90-4F9B-B084-AE5F5375A074}" srcOrd="0" destOrd="0" presId="urn:microsoft.com/office/officeart/2008/layout/HorizontalMultiLevelHierarchy"/>
    <dgm:cxn modelId="{89B4C4AC-B690-422A-89FD-B1F22DA4A9A6}" type="presParOf" srcId="{0BE6C883-BDB2-46A5-BD35-D801B306BEAA}" destId="{C34694CF-C488-490F-9196-6B7755044373}" srcOrd="3" destOrd="0" presId="urn:microsoft.com/office/officeart/2008/layout/HorizontalMultiLevelHierarchy"/>
    <dgm:cxn modelId="{464A3C1A-4416-455A-8364-84F5AD2DCCCA}" type="presParOf" srcId="{C34694CF-C488-490F-9196-6B7755044373}" destId="{7734381A-E78C-4C67-AE52-19EB4F7A16AD}" srcOrd="0" destOrd="0" presId="urn:microsoft.com/office/officeart/2008/layout/HorizontalMultiLevelHierarchy"/>
    <dgm:cxn modelId="{EEFA439D-8C60-4D9C-B9A9-EE16B4D41382}" type="presParOf" srcId="{C34694CF-C488-490F-9196-6B7755044373}" destId="{479544B6-8AC3-4F58-BCC8-450D386406B4}" srcOrd="1" destOrd="0" presId="urn:microsoft.com/office/officeart/2008/layout/HorizontalMultiLevelHierarchy"/>
    <dgm:cxn modelId="{908B3026-45BD-48DB-81A3-BA39A051E594}" type="presParOf" srcId="{0BE6C883-BDB2-46A5-BD35-D801B306BEAA}" destId="{CA9B12D6-FC16-4E66-BCF7-9319077AD832}" srcOrd="4" destOrd="0" presId="urn:microsoft.com/office/officeart/2008/layout/HorizontalMultiLevelHierarchy"/>
    <dgm:cxn modelId="{0E552804-CE04-41E6-BF32-C580E8BA8491}" type="presParOf" srcId="{CA9B12D6-FC16-4E66-BCF7-9319077AD832}" destId="{F7F02F55-3EE1-4133-9340-0419067114B9}" srcOrd="0" destOrd="0" presId="urn:microsoft.com/office/officeart/2008/layout/HorizontalMultiLevelHierarchy"/>
    <dgm:cxn modelId="{3336D38F-9BE4-423C-A344-C5DE6DA5335B}" type="presParOf" srcId="{0BE6C883-BDB2-46A5-BD35-D801B306BEAA}" destId="{260716FC-8B7C-437A-BCEC-E586D0B2B79D}" srcOrd="5" destOrd="0" presId="urn:microsoft.com/office/officeart/2008/layout/HorizontalMultiLevelHierarchy"/>
    <dgm:cxn modelId="{8273C80D-07FF-46AE-AD20-7E30CDD9AA06}" type="presParOf" srcId="{260716FC-8B7C-437A-BCEC-E586D0B2B79D}" destId="{705C481E-98DF-488E-8C0F-17111C0F1C21}" srcOrd="0" destOrd="0" presId="urn:microsoft.com/office/officeart/2008/layout/HorizontalMultiLevelHierarchy"/>
    <dgm:cxn modelId="{A3F1CCB9-4392-4E4E-B1A1-398FF45149E1}" type="presParOf" srcId="{260716FC-8B7C-437A-BCEC-E586D0B2B79D}" destId="{4202BEB8-1881-4F8F-B6D5-491F7EBD2B22}" srcOrd="1" destOrd="0" presId="urn:microsoft.com/office/officeart/2008/layout/HorizontalMultiLevelHierarchy"/>
    <dgm:cxn modelId="{50646BE6-3AE1-4E7E-A05A-02322FD0C11E}" type="presParOf" srcId="{1A011D6D-DB0B-410D-AAC6-0CA4DE52E5EE}" destId="{8970EAFF-0463-424D-B0AF-4F6E3834B89B}" srcOrd="4" destOrd="0" presId="urn:microsoft.com/office/officeart/2008/layout/HorizontalMultiLevelHierarchy"/>
    <dgm:cxn modelId="{544CE6B1-3C75-420C-9920-0856D7367C01}" type="presParOf" srcId="{8970EAFF-0463-424D-B0AF-4F6E3834B89B}" destId="{BC2FFD43-1298-4035-A749-E7BAC24C063A}" srcOrd="0" destOrd="0" presId="urn:microsoft.com/office/officeart/2008/layout/HorizontalMultiLevelHierarchy"/>
    <dgm:cxn modelId="{92336BA0-1613-4195-9C73-3EDA3E046C75}" type="presParOf" srcId="{1A011D6D-DB0B-410D-AAC6-0CA4DE52E5EE}" destId="{646D27AE-145E-493F-80F8-B1639C506E8D}" srcOrd="5" destOrd="0" presId="urn:microsoft.com/office/officeart/2008/layout/HorizontalMultiLevelHierarchy"/>
    <dgm:cxn modelId="{1A4B0D60-D809-4C20-8927-F924FAB14981}" type="presParOf" srcId="{646D27AE-145E-493F-80F8-B1639C506E8D}" destId="{7B4B51F1-8368-4748-AAA6-85C1B11FAEF2}" srcOrd="0" destOrd="0" presId="urn:microsoft.com/office/officeart/2008/layout/HorizontalMultiLevelHierarchy"/>
    <dgm:cxn modelId="{663C05A7-EDF0-4A83-A63F-3875A08F6CD5}" type="presParOf" srcId="{646D27AE-145E-493F-80F8-B1639C506E8D}" destId="{93DDA6CC-2F6D-452A-B933-07AFEEBF62A3}" srcOrd="1" destOrd="0" presId="urn:microsoft.com/office/officeart/2008/layout/HorizontalMultiLevelHierarchy"/>
    <dgm:cxn modelId="{2DEB5DED-5412-4C59-95E1-3EFBA3A8C94C}" type="presParOf" srcId="{93DDA6CC-2F6D-452A-B933-07AFEEBF62A3}" destId="{AAF4E093-CF28-4C00-A1FD-524B46BC8B3C}" srcOrd="0" destOrd="0" presId="urn:microsoft.com/office/officeart/2008/layout/HorizontalMultiLevelHierarchy"/>
    <dgm:cxn modelId="{54DFB850-DF3E-43DC-8939-5FD66393EF94}" type="presParOf" srcId="{AAF4E093-CF28-4C00-A1FD-524B46BC8B3C}" destId="{B3F9A21F-7B62-4AE3-B415-644D29E25FEA}" srcOrd="0" destOrd="0" presId="urn:microsoft.com/office/officeart/2008/layout/HorizontalMultiLevelHierarchy"/>
    <dgm:cxn modelId="{79257112-727A-4583-B819-F9596388707B}" type="presParOf" srcId="{93DDA6CC-2F6D-452A-B933-07AFEEBF62A3}" destId="{5C9AEBC8-AB20-4F13-A468-45D14A3C11CF}" srcOrd="1" destOrd="0" presId="urn:microsoft.com/office/officeart/2008/layout/HorizontalMultiLevelHierarchy"/>
    <dgm:cxn modelId="{BF722D13-8B94-437F-86AC-B8F3BD13923F}" type="presParOf" srcId="{5C9AEBC8-AB20-4F13-A468-45D14A3C11CF}" destId="{4723E439-93A4-4238-8CAC-CDEA16B1E921}" srcOrd="0" destOrd="0" presId="urn:microsoft.com/office/officeart/2008/layout/HorizontalMultiLevelHierarchy"/>
    <dgm:cxn modelId="{6AC106BA-73E4-4978-96F3-36A5D20E4035}" type="presParOf" srcId="{5C9AEBC8-AB20-4F13-A468-45D14A3C11CF}" destId="{74D75DF8-29F7-4B37-8E9F-01B813B8EBBE}" srcOrd="1" destOrd="0" presId="urn:microsoft.com/office/officeart/2008/layout/HorizontalMultiLevelHierarchy"/>
    <dgm:cxn modelId="{33D4392A-9F9F-4657-BADE-92F91DD5C3AD}" type="presParOf" srcId="{93DDA6CC-2F6D-452A-B933-07AFEEBF62A3}" destId="{213CFF09-7FCE-4794-B0AA-73769812F4A1}" srcOrd="2" destOrd="0" presId="urn:microsoft.com/office/officeart/2008/layout/HorizontalMultiLevelHierarchy"/>
    <dgm:cxn modelId="{8384E3F4-32C1-4880-AC76-AB08BCF7CB3B}" type="presParOf" srcId="{213CFF09-7FCE-4794-B0AA-73769812F4A1}" destId="{D3382D15-A839-4217-8EBA-01CAE4172993}" srcOrd="0" destOrd="0" presId="urn:microsoft.com/office/officeart/2008/layout/HorizontalMultiLevelHierarchy"/>
    <dgm:cxn modelId="{383C207B-460C-40DC-B77B-13965C3F7673}" type="presParOf" srcId="{93DDA6CC-2F6D-452A-B933-07AFEEBF62A3}" destId="{C4BFDFFD-716F-44CA-B462-97BC2E1216AF}" srcOrd="3" destOrd="0" presId="urn:microsoft.com/office/officeart/2008/layout/HorizontalMultiLevelHierarchy"/>
    <dgm:cxn modelId="{7E09F9B6-68B0-49B7-A523-98D80512B12A}" type="presParOf" srcId="{C4BFDFFD-716F-44CA-B462-97BC2E1216AF}" destId="{74A5FC34-D39F-4273-8428-579BD5000EBF}" srcOrd="0" destOrd="0" presId="urn:microsoft.com/office/officeart/2008/layout/HorizontalMultiLevelHierarchy"/>
    <dgm:cxn modelId="{B9B55FE5-3503-4B3D-9749-B5A2BBEE2D17}" type="presParOf" srcId="{C4BFDFFD-716F-44CA-B462-97BC2E1216AF}" destId="{6AAE1DFE-F509-44E3-A881-78C5B580CDA9}" srcOrd="1" destOrd="0" presId="urn:microsoft.com/office/officeart/2008/layout/HorizontalMultiLevelHierarchy"/>
    <dgm:cxn modelId="{D68F8D41-361A-404B-BC0D-52D8523EB830}" type="presParOf" srcId="{93DDA6CC-2F6D-452A-B933-07AFEEBF62A3}" destId="{33B4B3A9-01E9-45FB-82D4-992733FEC3B7}" srcOrd="4" destOrd="0" presId="urn:microsoft.com/office/officeart/2008/layout/HorizontalMultiLevelHierarchy"/>
    <dgm:cxn modelId="{0F2F091F-A334-4E29-B5CF-2A8E56B97785}" type="presParOf" srcId="{33B4B3A9-01E9-45FB-82D4-992733FEC3B7}" destId="{65730D2D-C846-4FDB-9A46-2D0056A3F55E}" srcOrd="0" destOrd="0" presId="urn:microsoft.com/office/officeart/2008/layout/HorizontalMultiLevelHierarchy"/>
    <dgm:cxn modelId="{B533A2B7-5060-4E8C-8F15-838212871037}" type="presParOf" srcId="{93DDA6CC-2F6D-452A-B933-07AFEEBF62A3}" destId="{B3889E56-B613-4F3D-9DE3-A02B1B22E33E}" srcOrd="5" destOrd="0" presId="urn:microsoft.com/office/officeart/2008/layout/HorizontalMultiLevelHierarchy"/>
    <dgm:cxn modelId="{0674045D-3C4C-4675-A120-9D7EF6859FC5}" type="presParOf" srcId="{B3889E56-B613-4F3D-9DE3-A02B1B22E33E}" destId="{395B710F-F7C8-4004-99AE-9C46192CC00E}" srcOrd="0" destOrd="0" presId="urn:microsoft.com/office/officeart/2008/layout/HorizontalMultiLevelHierarchy"/>
    <dgm:cxn modelId="{7527EF58-B135-456E-A22E-91C211DDC783}" type="presParOf" srcId="{B3889E56-B613-4F3D-9DE3-A02B1B22E33E}" destId="{14498025-89E9-4846-AD77-CF161E68E4BE}" srcOrd="1" destOrd="0" presId="urn:microsoft.com/office/officeart/2008/layout/HorizontalMultiLevelHierarchy"/>
    <dgm:cxn modelId="{A589DD7A-84C4-4B22-AF18-F32D2F6E021F}" type="presParOf" srcId="{41069F06-ADB8-4B86-A7F6-4BCF9B90CAE0}" destId="{A81A0AB6-A6D3-4E06-8954-C177AD4F039E}" srcOrd="6" destOrd="0" presId="urn:microsoft.com/office/officeart/2008/layout/HorizontalMultiLevelHierarchy"/>
    <dgm:cxn modelId="{780C325A-17C0-48CC-BDD0-5B6EA65095CA}" type="presParOf" srcId="{A81A0AB6-A6D3-4E06-8954-C177AD4F039E}" destId="{8DA53D01-CD7F-4B4D-9B74-53B736A1EA62}" srcOrd="0" destOrd="0" presId="urn:microsoft.com/office/officeart/2008/layout/HorizontalMultiLevelHierarchy"/>
    <dgm:cxn modelId="{B129631F-9894-455F-B72F-32BC3A657127}" type="presParOf" srcId="{41069F06-ADB8-4B86-A7F6-4BCF9B90CAE0}" destId="{BB6F16CB-9E36-447C-8682-A7597D7AEAE0}" srcOrd="7" destOrd="0" presId="urn:microsoft.com/office/officeart/2008/layout/HorizontalMultiLevelHierarchy"/>
    <dgm:cxn modelId="{758545F4-71EB-484F-9366-E01AE8E63AF6}" type="presParOf" srcId="{BB6F16CB-9E36-447C-8682-A7597D7AEAE0}" destId="{647D54DA-8181-4144-B4B4-CA3019C4FF1F}" srcOrd="0" destOrd="0" presId="urn:microsoft.com/office/officeart/2008/layout/HorizontalMultiLevelHierarchy"/>
    <dgm:cxn modelId="{D014110F-ACB8-4651-A97B-E72790897D47}" type="presParOf" srcId="{BB6F16CB-9E36-447C-8682-A7597D7AEAE0}" destId="{08FACD93-9A68-4658-A528-117E89D3D1B1}" srcOrd="1" destOrd="0" presId="urn:microsoft.com/office/officeart/2008/layout/HorizontalMultiLevelHierarchy"/>
    <dgm:cxn modelId="{651971BA-494B-4D79-9CE9-493D6102C234}" type="presParOf" srcId="{08FACD93-9A68-4658-A528-117E89D3D1B1}" destId="{6A5505F0-9133-49A0-995B-96FC0B7C293A}" srcOrd="0" destOrd="0" presId="urn:microsoft.com/office/officeart/2008/layout/HorizontalMultiLevelHierarchy"/>
    <dgm:cxn modelId="{9D87A44E-CB20-4BAB-A02C-A9AF63F3F49A}" type="presParOf" srcId="{6A5505F0-9133-49A0-995B-96FC0B7C293A}" destId="{9AAACFD1-3E5B-42E0-A81F-0155360F5730}" srcOrd="0" destOrd="0" presId="urn:microsoft.com/office/officeart/2008/layout/HorizontalMultiLevelHierarchy"/>
    <dgm:cxn modelId="{A4722AB7-4E40-4126-9A64-386C3D8941D0}" type="presParOf" srcId="{08FACD93-9A68-4658-A528-117E89D3D1B1}" destId="{30F791AD-45A2-46E4-AA1F-EE9DFACDF932}" srcOrd="1" destOrd="0" presId="urn:microsoft.com/office/officeart/2008/layout/HorizontalMultiLevelHierarchy"/>
    <dgm:cxn modelId="{822A8772-B170-4012-8051-510BEFBB994A}" type="presParOf" srcId="{30F791AD-45A2-46E4-AA1F-EE9DFACDF932}" destId="{7BCE51F3-6CA5-46CB-B176-0B9D5A5F5C5D}" srcOrd="0" destOrd="0" presId="urn:microsoft.com/office/officeart/2008/layout/HorizontalMultiLevelHierarchy"/>
    <dgm:cxn modelId="{F9DB318A-0E97-479D-9756-9A3237123E7C}" type="presParOf" srcId="{30F791AD-45A2-46E4-AA1F-EE9DFACDF932}" destId="{066380AD-934E-4065-BEA1-1BEC0115D7E6}" srcOrd="1" destOrd="0" presId="urn:microsoft.com/office/officeart/2008/layout/HorizontalMultiLevelHierarchy"/>
    <dgm:cxn modelId="{0EF16F71-B7F7-4F99-BB83-D528CDF83E94}" type="presParOf" srcId="{08FACD93-9A68-4658-A528-117E89D3D1B1}" destId="{A322965F-BF08-4288-8B04-2A3A0FD5615F}" srcOrd="2" destOrd="0" presId="urn:microsoft.com/office/officeart/2008/layout/HorizontalMultiLevelHierarchy"/>
    <dgm:cxn modelId="{237CB086-EAE6-411D-9B47-662D8D5653CF}" type="presParOf" srcId="{A322965F-BF08-4288-8B04-2A3A0FD5615F}" destId="{E3E246E0-C5DA-420F-901F-EC61947D0E0C}" srcOrd="0" destOrd="0" presId="urn:microsoft.com/office/officeart/2008/layout/HorizontalMultiLevelHierarchy"/>
    <dgm:cxn modelId="{6CD6307B-0E49-4DE9-B977-6AF819F82900}" type="presParOf" srcId="{08FACD93-9A68-4658-A528-117E89D3D1B1}" destId="{B2DB5C1A-196F-4853-86DB-9FC34132E619}" srcOrd="3" destOrd="0" presId="urn:microsoft.com/office/officeart/2008/layout/HorizontalMultiLevelHierarchy"/>
    <dgm:cxn modelId="{D7FD3CA1-0F9C-4E32-875D-136594774E9F}" type="presParOf" srcId="{B2DB5C1A-196F-4853-86DB-9FC34132E619}" destId="{B6217119-13FB-43E2-8136-2FF548D0C5CE}" srcOrd="0" destOrd="0" presId="urn:microsoft.com/office/officeart/2008/layout/HorizontalMultiLevelHierarchy"/>
    <dgm:cxn modelId="{BB334F5F-0D10-4508-A8D3-853505C2D7A0}" type="presParOf" srcId="{B2DB5C1A-196F-4853-86DB-9FC34132E619}" destId="{46874134-4AA4-4440-83B1-557A8E3029BD}" srcOrd="1" destOrd="0" presId="urn:microsoft.com/office/officeart/2008/layout/HorizontalMultiLevelHierarchy"/>
    <dgm:cxn modelId="{4D7551BA-3BB3-4E42-9BA0-E0EB4CB5DDEF}" type="presParOf" srcId="{41069F06-ADB8-4B86-A7F6-4BCF9B90CAE0}" destId="{84EBA9B6-D1C3-40C1-A356-FD9D18BA268C}" srcOrd="8" destOrd="0" presId="urn:microsoft.com/office/officeart/2008/layout/HorizontalMultiLevelHierarchy"/>
    <dgm:cxn modelId="{C33709E9-9609-4E7B-B0F4-D6124B0AE145}" type="presParOf" srcId="{84EBA9B6-D1C3-40C1-A356-FD9D18BA268C}" destId="{6E5A91F7-099E-4FF7-A4CC-4650CC9F63D5}" srcOrd="0" destOrd="0" presId="urn:microsoft.com/office/officeart/2008/layout/HorizontalMultiLevelHierarchy"/>
    <dgm:cxn modelId="{B15FECF4-4A4B-42A9-BA1E-14F48ADEA8DA}" type="presParOf" srcId="{41069F06-ADB8-4B86-A7F6-4BCF9B90CAE0}" destId="{DE651127-D377-4C93-9B46-B82A63AD8FA8}" srcOrd="9" destOrd="0" presId="urn:microsoft.com/office/officeart/2008/layout/HorizontalMultiLevelHierarchy"/>
    <dgm:cxn modelId="{87A9572B-7BF9-441A-B286-E8EE7A00AE48}" type="presParOf" srcId="{DE651127-D377-4C93-9B46-B82A63AD8FA8}" destId="{B676B9DB-530C-4667-A6FF-6358C2C3D2F2}" srcOrd="0" destOrd="0" presId="urn:microsoft.com/office/officeart/2008/layout/HorizontalMultiLevelHierarchy"/>
    <dgm:cxn modelId="{B4D3D363-FB78-4CEF-A0BC-AE36AB03E990}" type="presParOf" srcId="{DE651127-D377-4C93-9B46-B82A63AD8FA8}" destId="{22458852-D74F-4113-A20D-0B5B681042BF}" srcOrd="1" destOrd="0" presId="urn:microsoft.com/office/officeart/2008/layout/HorizontalMultiLevelHierarchy"/>
    <dgm:cxn modelId="{CEEC0700-037A-4EE1-B533-6A3F34B436F9}" type="presParOf" srcId="{565C58D5-D50A-4CCF-BFDB-194492164EEE}" destId="{C0C17B86-0F7B-4C2E-AD47-6615556B8EC6}" srcOrd="4" destOrd="0" presId="urn:microsoft.com/office/officeart/2008/layout/HorizontalMultiLevelHierarchy"/>
    <dgm:cxn modelId="{EAFA2D20-2C4F-4BF0-B4DC-C1532442D1A8}" type="presParOf" srcId="{C0C17B86-0F7B-4C2E-AD47-6615556B8EC6}" destId="{65A10B49-893C-48EF-815E-C5468BCBF823}" srcOrd="0" destOrd="0" presId="urn:microsoft.com/office/officeart/2008/layout/HorizontalMultiLevelHierarchy"/>
    <dgm:cxn modelId="{8EF09CDB-CF55-4E0C-8FEB-411CD1565412}" type="presParOf" srcId="{565C58D5-D50A-4CCF-BFDB-194492164EEE}" destId="{64F1B81B-93A3-4A03-A4F7-1D9B04B907B8}" srcOrd="5" destOrd="0" presId="urn:microsoft.com/office/officeart/2008/layout/HorizontalMultiLevelHierarchy"/>
    <dgm:cxn modelId="{4474FD10-8DB2-4858-8481-75E58A0EB2F5}" type="presParOf" srcId="{64F1B81B-93A3-4A03-A4F7-1D9B04B907B8}" destId="{D53CA291-81B2-4936-BC12-22C8989A9D2F}" srcOrd="0" destOrd="0" presId="urn:microsoft.com/office/officeart/2008/layout/HorizontalMultiLevelHierarchy"/>
    <dgm:cxn modelId="{9DA7ACE0-E944-4F07-B784-074D77B2B033}" type="presParOf" srcId="{64F1B81B-93A3-4A03-A4F7-1D9B04B907B8}" destId="{95C1C4EA-EDED-4280-848E-A46A13EB03AB}" srcOrd="1" destOrd="0" presId="urn:microsoft.com/office/officeart/2008/layout/HorizontalMultiLevelHierarchy"/>
    <dgm:cxn modelId="{3FD5C3A1-701D-4D06-8768-D50078A958E4}" type="presParOf" srcId="{95C1C4EA-EDED-4280-848E-A46A13EB03AB}" destId="{B459CE3A-E18B-49A3-BA37-784D43ACE6C3}" srcOrd="0" destOrd="0" presId="urn:microsoft.com/office/officeart/2008/layout/HorizontalMultiLevelHierarchy"/>
    <dgm:cxn modelId="{7488A0FF-96B2-46AE-BE97-188D07F8E680}" type="presParOf" srcId="{B459CE3A-E18B-49A3-BA37-784D43ACE6C3}" destId="{19D47957-FE01-4280-8480-F879DB882973}" srcOrd="0" destOrd="0" presId="urn:microsoft.com/office/officeart/2008/layout/HorizontalMultiLevelHierarchy"/>
    <dgm:cxn modelId="{214C8B04-C131-4338-95DD-6E78EC83343D}" type="presParOf" srcId="{95C1C4EA-EDED-4280-848E-A46A13EB03AB}" destId="{DA445166-7B99-43B3-852A-C60F94ECC71F}" srcOrd="1" destOrd="0" presId="urn:microsoft.com/office/officeart/2008/layout/HorizontalMultiLevelHierarchy"/>
    <dgm:cxn modelId="{027B36FD-9C97-4B64-AFA8-6C85190B2BFC}" type="presParOf" srcId="{DA445166-7B99-43B3-852A-C60F94ECC71F}" destId="{D6B14F5C-61B8-4C86-BBE0-D14554FF66B4}" srcOrd="0" destOrd="0" presId="urn:microsoft.com/office/officeart/2008/layout/HorizontalMultiLevelHierarchy"/>
    <dgm:cxn modelId="{1F331161-0DFA-4678-8CA0-83A741B94BE7}" type="presParOf" srcId="{DA445166-7B99-43B3-852A-C60F94ECC71F}" destId="{52C2C1A6-073B-4E60-B837-378BB3B5B50A}" srcOrd="1" destOrd="0" presId="urn:microsoft.com/office/officeart/2008/layout/HorizontalMultiLevelHierarchy"/>
    <dgm:cxn modelId="{9239C9EE-E546-475B-AFF3-31EE5CE8EE3B}" type="presParOf" srcId="{565C58D5-D50A-4CCF-BFDB-194492164EEE}" destId="{A18BDED0-1D99-40E7-96CA-053ACAE63666}" srcOrd="6" destOrd="0" presId="urn:microsoft.com/office/officeart/2008/layout/HorizontalMultiLevelHierarchy"/>
    <dgm:cxn modelId="{3011D567-268A-4DC2-B722-2C74D9606152}" type="presParOf" srcId="{A18BDED0-1D99-40E7-96CA-053ACAE63666}" destId="{0F709DEE-7E05-4260-A890-CFC493E9C0D6}" srcOrd="0" destOrd="0" presId="urn:microsoft.com/office/officeart/2008/layout/HorizontalMultiLevelHierarchy"/>
    <dgm:cxn modelId="{5DDE6E9C-469F-49AC-A72C-76F12FDD5B14}" type="presParOf" srcId="{565C58D5-D50A-4CCF-BFDB-194492164EEE}" destId="{1D6295D2-5637-4872-AFDA-5D9F3969A7B9}" srcOrd="7" destOrd="0" presId="urn:microsoft.com/office/officeart/2008/layout/HorizontalMultiLevelHierarchy"/>
    <dgm:cxn modelId="{346023B3-AFF5-4B75-85F7-544C098561C9}" type="presParOf" srcId="{1D6295D2-5637-4872-AFDA-5D9F3969A7B9}" destId="{5EA1F140-6C36-4D8F-ADB6-80D126E66F3C}" srcOrd="0" destOrd="0" presId="urn:microsoft.com/office/officeart/2008/layout/HorizontalMultiLevelHierarchy"/>
    <dgm:cxn modelId="{FCE2DB0C-08C1-4903-84AF-BE25B77E0A35}" type="presParOf" srcId="{1D6295D2-5637-4872-AFDA-5D9F3969A7B9}" destId="{9842F377-99B6-422E-ACBD-57F73D9205EB}" srcOrd="1" destOrd="0" presId="urn:microsoft.com/office/officeart/2008/layout/HorizontalMultiLevelHierarchy"/>
    <dgm:cxn modelId="{E322B532-ECD6-4F95-9F68-C6295E0177C1}" type="presParOf" srcId="{9842F377-99B6-422E-ACBD-57F73D9205EB}" destId="{54FEAFF8-EF90-4D41-8515-FDC9068EE03B}" srcOrd="0" destOrd="0" presId="urn:microsoft.com/office/officeart/2008/layout/HorizontalMultiLevelHierarchy"/>
    <dgm:cxn modelId="{D963F1B6-A421-4422-8ED2-835CEBE20ECC}" type="presParOf" srcId="{54FEAFF8-EF90-4D41-8515-FDC9068EE03B}" destId="{47949FA4-B28B-4B7E-BA36-A5FDC47B9934}" srcOrd="0" destOrd="0" presId="urn:microsoft.com/office/officeart/2008/layout/HorizontalMultiLevelHierarchy"/>
    <dgm:cxn modelId="{B3249756-E43F-45FB-B2EA-5D993A03E9C6}" type="presParOf" srcId="{9842F377-99B6-422E-ACBD-57F73D9205EB}" destId="{C11A1FF4-8719-4446-BE82-7F5D4CFF9012}" srcOrd="1" destOrd="0" presId="urn:microsoft.com/office/officeart/2008/layout/HorizontalMultiLevelHierarchy"/>
    <dgm:cxn modelId="{29BEAA28-CF59-43B2-A7C5-EE366BC4E70B}" type="presParOf" srcId="{C11A1FF4-8719-4446-BE82-7F5D4CFF9012}" destId="{700AADD6-4778-4514-BB59-698A927420BF}" srcOrd="0" destOrd="0" presId="urn:microsoft.com/office/officeart/2008/layout/HorizontalMultiLevelHierarchy"/>
    <dgm:cxn modelId="{51B6E534-9DAC-4F84-90FD-10AA5500E234}" type="presParOf" srcId="{C11A1FF4-8719-4446-BE82-7F5D4CFF9012}" destId="{40048B62-7A6F-48CE-B821-73E6FF8498E8}" srcOrd="1" destOrd="0" presId="urn:microsoft.com/office/officeart/2008/layout/HorizontalMultiLevelHierarchy"/>
    <dgm:cxn modelId="{45543D06-9B90-4681-B6D7-27B4AB64518B}" type="presParOf" srcId="{9842F377-99B6-422E-ACBD-57F73D9205EB}" destId="{3B32522A-2AC4-4123-B074-DD98C6F9F485}" srcOrd="2" destOrd="0" presId="urn:microsoft.com/office/officeart/2008/layout/HorizontalMultiLevelHierarchy"/>
    <dgm:cxn modelId="{4EC28323-F44C-42B8-B5EB-F5FC1338AA3A}" type="presParOf" srcId="{3B32522A-2AC4-4123-B074-DD98C6F9F485}" destId="{9074EF5C-E8A1-43A7-A6E9-4168ED87F3F3}" srcOrd="0" destOrd="0" presId="urn:microsoft.com/office/officeart/2008/layout/HorizontalMultiLevelHierarchy"/>
    <dgm:cxn modelId="{FDE6353F-EB12-42CF-B1A4-EE9F80E288CE}" type="presParOf" srcId="{9842F377-99B6-422E-ACBD-57F73D9205EB}" destId="{1804AAA1-02E2-4C7D-8336-BC6D63D1A29F}" srcOrd="3" destOrd="0" presId="urn:microsoft.com/office/officeart/2008/layout/HorizontalMultiLevelHierarchy"/>
    <dgm:cxn modelId="{223D4527-F4BB-4951-BCD9-000115555CE2}" type="presParOf" srcId="{1804AAA1-02E2-4C7D-8336-BC6D63D1A29F}" destId="{269145C9-2705-4F89-81A4-1233816E539D}" srcOrd="0" destOrd="0" presId="urn:microsoft.com/office/officeart/2008/layout/HorizontalMultiLevelHierarchy"/>
    <dgm:cxn modelId="{815672DC-2BB2-4FB9-98F8-B55077E7311B}" type="presParOf" srcId="{1804AAA1-02E2-4C7D-8336-BC6D63D1A29F}" destId="{0D4DBC61-D7CB-432B-B83A-3D3AF3EB6C63}" srcOrd="1" destOrd="0" presId="urn:microsoft.com/office/officeart/2008/layout/HorizontalMultiLevelHierarchy"/>
    <dgm:cxn modelId="{5ABA685E-D660-4A14-ACF4-6B502F5C68A3}" type="presParOf" srcId="{9842F377-99B6-422E-ACBD-57F73D9205EB}" destId="{6C98F324-F5D7-4FA5-BC8B-B4F6869DDF5F}" srcOrd="4" destOrd="0" presId="urn:microsoft.com/office/officeart/2008/layout/HorizontalMultiLevelHierarchy"/>
    <dgm:cxn modelId="{DF9EF42C-7F16-4E0F-AE58-1646001C5F0A}" type="presParOf" srcId="{6C98F324-F5D7-4FA5-BC8B-B4F6869DDF5F}" destId="{CAE2E7A1-2C2E-46EB-9D35-AB61DFD1A19F}" srcOrd="0" destOrd="0" presId="urn:microsoft.com/office/officeart/2008/layout/HorizontalMultiLevelHierarchy"/>
    <dgm:cxn modelId="{49D96F69-CF16-469C-ADF5-6F8B6B733AD5}" type="presParOf" srcId="{9842F377-99B6-422E-ACBD-57F73D9205EB}" destId="{907E62DB-A400-42BD-8125-D69DAB6EE570}" srcOrd="5" destOrd="0" presId="urn:microsoft.com/office/officeart/2008/layout/HorizontalMultiLevelHierarchy"/>
    <dgm:cxn modelId="{6050B102-CCF4-49BB-9B17-F2881BED6EDA}" type="presParOf" srcId="{907E62DB-A400-42BD-8125-D69DAB6EE570}" destId="{A256571E-786B-4293-BF48-6BEC8EBB4E10}" srcOrd="0" destOrd="0" presId="urn:microsoft.com/office/officeart/2008/layout/HorizontalMultiLevelHierarchy"/>
    <dgm:cxn modelId="{0BC06E48-0117-4E1D-81E5-707B587A1772}"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formatting="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C4A"/>
    <w:rsid w:val="005E0F46"/>
    <w:rsid w:val="00B40C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5D82DC9520C44EA8D49C124F33DB210">
    <w:name w:val="55D82DC9520C44EA8D49C124F33DB210"/>
    <w:rsid w:val="00B40C4A"/>
  </w:style>
  <w:style w:type="paragraph" w:customStyle="1" w:styleId="C31FDF3D4ED345AAA67146AAF5E88AC2">
    <w:name w:val="C31FDF3D4ED345AAA67146AAF5E88AC2"/>
    <w:rsid w:val="00B40C4A"/>
  </w:style>
  <w:style w:type="paragraph" w:customStyle="1" w:styleId="16F2304D2B6A43D0A9B0F7C2A43D89DE">
    <w:name w:val="16F2304D2B6A43D0A9B0F7C2A43D89DE"/>
    <w:rsid w:val="00B40C4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5D82DC9520C44EA8D49C124F33DB210">
    <w:name w:val="55D82DC9520C44EA8D49C124F33DB210"/>
    <w:rsid w:val="00B40C4A"/>
  </w:style>
  <w:style w:type="paragraph" w:customStyle="1" w:styleId="C31FDF3D4ED345AAA67146AAF5E88AC2">
    <w:name w:val="C31FDF3D4ED345AAA67146AAF5E88AC2"/>
    <w:rsid w:val="00B40C4A"/>
  </w:style>
  <w:style w:type="paragraph" w:customStyle="1" w:styleId="16F2304D2B6A43D0A9B0F7C2A43D89DE">
    <w:name w:val="16F2304D2B6A43D0A9B0F7C2A43D89DE"/>
    <w:rsid w:val="00B40C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s>
</file>

<file path=customXml/itemProps1.xml><?xml version="1.0" encoding="utf-8"?>
<ds:datastoreItem xmlns:ds="http://schemas.openxmlformats.org/officeDocument/2006/customXml" ds:itemID="{BA3DD8B8-3E33-4ED2-8E84-9AD3B85C7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150</TotalTime>
  <Pages>91</Pages>
  <Words>19323</Words>
  <Characters>110146</Characters>
  <Application>Microsoft Office Word</Application>
  <DocSecurity>0</DocSecurity>
  <Lines>917</Lines>
  <Paragraphs>258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129211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95</cp:revision>
  <dcterms:created xsi:type="dcterms:W3CDTF">2014-05-23T16:21:00Z</dcterms:created>
  <dcterms:modified xsi:type="dcterms:W3CDTF">2014-05-31T09:47:00Z</dcterms:modified>
</cp:coreProperties>
</file>