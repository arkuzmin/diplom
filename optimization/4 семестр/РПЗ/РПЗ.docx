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rPr>
        <w:id w:val="1939948601"/>
        <w:docPartObj>
          <w:docPartGallery w:val="Table of Contents"/>
          <w:docPartUnique/>
        </w:docPartObj>
      </w:sdtPr>
      <w:sdtContent>
        <w:p w:rsidR="00D177B1" w:rsidRDefault="003E5AD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9304194" w:history="1">
            <w:r w:rsidR="00D177B1" w:rsidRPr="00C26FAC">
              <w:rPr>
                <w:rStyle w:val="af7"/>
                <w:noProof/>
              </w:rPr>
              <w:t>Глоссарий</w:t>
            </w:r>
            <w:r w:rsidR="00D177B1">
              <w:rPr>
                <w:noProof/>
                <w:webHidden/>
              </w:rPr>
              <w:tab/>
            </w:r>
            <w:r w:rsidR="00D177B1">
              <w:rPr>
                <w:noProof/>
                <w:webHidden/>
              </w:rPr>
              <w:fldChar w:fldCharType="begin"/>
            </w:r>
            <w:r w:rsidR="00D177B1">
              <w:rPr>
                <w:noProof/>
                <w:webHidden/>
              </w:rPr>
              <w:instrText xml:space="preserve"> PAGEREF _Toc389304194 \h </w:instrText>
            </w:r>
            <w:r w:rsidR="00D177B1">
              <w:rPr>
                <w:noProof/>
                <w:webHidden/>
              </w:rPr>
            </w:r>
            <w:r w:rsidR="00D177B1">
              <w:rPr>
                <w:noProof/>
                <w:webHidden/>
              </w:rPr>
              <w:fldChar w:fldCharType="separate"/>
            </w:r>
            <w:r w:rsidR="00D177B1">
              <w:rPr>
                <w:noProof/>
                <w:webHidden/>
              </w:rPr>
              <w:t>3</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195" w:history="1">
            <w:r w:rsidR="00D177B1" w:rsidRPr="00C26FAC">
              <w:rPr>
                <w:rStyle w:val="af7"/>
                <w:noProof/>
              </w:rPr>
              <w:t>Введение</w:t>
            </w:r>
            <w:r w:rsidR="00D177B1">
              <w:rPr>
                <w:noProof/>
                <w:webHidden/>
              </w:rPr>
              <w:tab/>
            </w:r>
            <w:r w:rsidR="00D177B1">
              <w:rPr>
                <w:noProof/>
                <w:webHidden/>
              </w:rPr>
              <w:fldChar w:fldCharType="begin"/>
            </w:r>
            <w:r w:rsidR="00D177B1">
              <w:rPr>
                <w:noProof/>
                <w:webHidden/>
              </w:rPr>
              <w:instrText xml:space="preserve"> PAGEREF _Toc389304195 \h </w:instrText>
            </w:r>
            <w:r w:rsidR="00D177B1">
              <w:rPr>
                <w:noProof/>
                <w:webHidden/>
              </w:rPr>
            </w:r>
            <w:r w:rsidR="00D177B1">
              <w:rPr>
                <w:noProof/>
                <w:webHidden/>
              </w:rPr>
              <w:fldChar w:fldCharType="separate"/>
            </w:r>
            <w:r w:rsidR="00D177B1">
              <w:rPr>
                <w:noProof/>
                <w:webHidden/>
              </w:rPr>
              <w:t>4</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196" w:history="1">
            <w:r w:rsidR="00D177B1" w:rsidRPr="00C26FAC">
              <w:rPr>
                <w:rStyle w:val="af7"/>
                <w:noProof/>
              </w:rPr>
              <w:t>1 Аналитический раздел</w:t>
            </w:r>
            <w:r w:rsidR="00D177B1">
              <w:rPr>
                <w:noProof/>
                <w:webHidden/>
              </w:rPr>
              <w:tab/>
            </w:r>
            <w:r w:rsidR="00D177B1">
              <w:rPr>
                <w:noProof/>
                <w:webHidden/>
              </w:rPr>
              <w:fldChar w:fldCharType="begin"/>
            </w:r>
            <w:r w:rsidR="00D177B1">
              <w:rPr>
                <w:noProof/>
                <w:webHidden/>
              </w:rPr>
              <w:instrText xml:space="preserve"> PAGEREF _Toc389304196 \h </w:instrText>
            </w:r>
            <w:r w:rsidR="00D177B1">
              <w:rPr>
                <w:noProof/>
                <w:webHidden/>
              </w:rPr>
            </w:r>
            <w:r w:rsidR="00D177B1">
              <w:rPr>
                <w:noProof/>
                <w:webHidden/>
              </w:rPr>
              <w:fldChar w:fldCharType="separate"/>
            </w:r>
            <w:r w:rsidR="00D177B1">
              <w:rPr>
                <w:noProof/>
                <w:webHidden/>
              </w:rPr>
              <w:t>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197" w:history="1">
            <w:r w:rsidR="00D177B1" w:rsidRPr="00C26FAC">
              <w:rPr>
                <w:rStyle w:val="af7"/>
                <w:noProof/>
              </w:rPr>
              <w:t>1.1 Постановка задачи</w:t>
            </w:r>
            <w:r w:rsidR="00D177B1">
              <w:rPr>
                <w:noProof/>
                <w:webHidden/>
              </w:rPr>
              <w:tab/>
            </w:r>
            <w:r w:rsidR="00D177B1">
              <w:rPr>
                <w:noProof/>
                <w:webHidden/>
              </w:rPr>
              <w:fldChar w:fldCharType="begin"/>
            </w:r>
            <w:r w:rsidR="00D177B1">
              <w:rPr>
                <w:noProof/>
                <w:webHidden/>
              </w:rPr>
              <w:instrText xml:space="preserve"> PAGEREF _Toc389304197 \h </w:instrText>
            </w:r>
            <w:r w:rsidR="00D177B1">
              <w:rPr>
                <w:noProof/>
                <w:webHidden/>
              </w:rPr>
            </w:r>
            <w:r w:rsidR="00D177B1">
              <w:rPr>
                <w:noProof/>
                <w:webHidden/>
              </w:rPr>
              <w:fldChar w:fldCharType="separate"/>
            </w:r>
            <w:r w:rsidR="00D177B1">
              <w:rPr>
                <w:noProof/>
                <w:webHidden/>
              </w:rPr>
              <w:t>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198" w:history="1">
            <w:r w:rsidR="00D177B1" w:rsidRPr="00C26FAC">
              <w:rPr>
                <w:rStyle w:val="af7"/>
                <w:noProof/>
              </w:rPr>
              <w:t>1.2 Обзор существующих оптимизационных продуктов и решений</w:t>
            </w:r>
            <w:r w:rsidR="00D177B1">
              <w:rPr>
                <w:noProof/>
                <w:webHidden/>
              </w:rPr>
              <w:tab/>
            </w:r>
            <w:r w:rsidR="00D177B1">
              <w:rPr>
                <w:noProof/>
                <w:webHidden/>
              </w:rPr>
              <w:fldChar w:fldCharType="begin"/>
            </w:r>
            <w:r w:rsidR="00D177B1">
              <w:rPr>
                <w:noProof/>
                <w:webHidden/>
              </w:rPr>
              <w:instrText xml:space="preserve"> PAGEREF _Toc389304198 \h </w:instrText>
            </w:r>
            <w:r w:rsidR="00D177B1">
              <w:rPr>
                <w:noProof/>
                <w:webHidden/>
              </w:rPr>
            </w:r>
            <w:r w:rsidR="00D177B1">
              <w:rPr>
                <w:noProof/>
                <w:webHidden/>
              </w:rPr>
              <w:fldChar w:fldCharType="separate"/>
            </w:r>
            <w:r w:rsidR="00D177B1">
              <w:rPr>
                <w:noProof/>
                <w:webHidden/>
              </w:rPr>
              <w:t>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199" w:history="1">
            <w:r w:rsidR="00D177B1" w:rsidRPr="00C26FAC">
              <w:rPr>
                <w:rStyle w:val="af7"/>
                <w:noProof/>
              </w:rPr>
              <w:t>1.2.1 Система моделирования и оптимизации режимов работы электростанции</w:t>
            </w:r>
            <w:r w:rsidR="00D177B1">
              <w:rPr>
                <w:noProof/>
                <w:webHidden/>
              </w:rPr>
              <w:tab/>
            </w:r>
            <w:r w:rsidR="00D177B1">
              <w:rPr>
                <w:noProof/>
                <w:webHidden/>
              </w:rPr>
              <w:fldChar w:fldCharType="begin"/>
            </w:r>
            <w:r w:rsidR="00D177B1">
              <w:rPr>
                <w:noProof/>
                <w:webHidden/>
              </w:rPr>
              <w:instrText xml:space="preserve"> PAGEREF _Toc389304199 \h </w:instrText>
            </w:r>
            <w:r w:rsidR="00D177B1">
              <w:rPr>
                <w:noProof/>
                <w:webHidden/>
              </w:rPr>
            </w:r>
            <w:r w:rsidR="00D177B1">
              <w:rPr>
                <w:noProof/>
                <w:webHidden/>
              </w:rPr>
              <w:fldChar w:fldCharType="separate"/>
            </w:r>
            <w:r w:rsidR="00D177B1">
              <w:rPr>
                <w:noProof/>
                <w:webHidden/>
              </w:rPr>
              <w:t>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0" w:history="1">
            <w:r w:rsidR="00D177B1" w:rsidRPr="00C26FAC">
              <w:rPr>
                <w:rStyle w:val="af7"/>
                <w:noProof/>
              </w:rPr>
              <w:t>1.2.2 Программный комплекс для оптимизации режимов работы тепловых электростанций</w:t>
            </w:r>
            <w:r w:rsidR="00D177B1">
              <w:rPr>
                <w:noProof/>
                <w:webHidden/>
              </w:rPr>
              <w:tab/>
            </w:r>
            <w:r w:rsidR="00D177B1">
              <w:rPr>
                <w:noProof/>
                <w:webHidden/>
              </w:rPr>
              <w:fldChar w:fldCharType="begin"/>
            </w:r>
            <w:r w:rsidR="00D177B1">
              <w:rPr>
                <w:noProof/>
                <w:webHidden/>
              </w:rPr>
              <w:instrText xml:space="preserve"> PAGEREF _Toc389304200 \h </w:instrText>
            </w:r>
            <w:r w:rsidR="00D177B1">
              <w:rPr>
                <w:noProof/>
                <w:webHidden/>
              </w:rPr>
            </w:r>
            <w:r w:rsidR="00D177B1">
              <w:rPr>
                <w:noProof/>
                <w:webHidden/>
              </w:rPr>
              <w:fldChar w:fldCharType="separate"/>
            </w:r>
            <w:r w:rsidR="00D177B1">
              <w:rPr>
                <w:noProof/>
                <w:webHidden/>
              </w:rPr>
              <w:t>9</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1" w:history="1">
            <w:r w:rsidR="00D177B1" w:rsidRPr="00C26FAC">
              <w:rPr>
                <w:rStyle w:val="af7"/>
                <w:noProof/>
              </w:rPr>
              <w:t>1.2.3 Программный комплекс «ТЭС-Эксперт»</w:t>
            </w:r>
            <w:r w:rsidR="00D177B1">
              <w:rPr>
                <w:noProof/>
                <w:webHidden/>
              </w:rPr>
              <w:tab/>
            </w:r>
            <w:r w:rsidR="00D177B1">
              <w:rPr>
                <w:noProof/>
                <w:webHidden/>
              </w:rPr>
              <w:fldChar w:fldCharType="begin"/>
            </w:r>
            <w:r w:rsidR="00D177B1">
              <w:rPr>
                <w:noProof/>
                <w:webHidden/>
              </w:rPr>
              <w:instrText xml:space="preserve"> PAGEREF _Toc389304201 \h </w:instrText>
            </w:r>
            <w:r w:rsidR="00D177B1">
              <w:rPr>
                <w:noProof/>
                <w:webHidden/>
              </w:rPr>
            </w:r>
            <w:r w:rsidR="00D177B1">
              <w:rPr>
                <w:noProof/>
                <w:webHidden/>
              </w:rPr>
              <w:fldChar w:fldCharType="separate"/>
            </w:r>
            <w:r w:rsidR="00D177B1">
              <w:rPr>
                <w:noProof/>
                <w:webHidden/>
              </w:rPr>
              <w:t>10</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2" w:history="1">
            <w:r w:rsidR="00D177B1" w:rsidRPr="00C26FAC">
              <w:rPr>
                <w:rStyle w:val="af7"/>
                <w:noProof/>
                <w:lang w:val="en-US"/>
              </w:rPr>
              <w:t>1.3</w:t>
            </w:r>
            <w:r w:rsidR="00D177B1" w:rsidRPr="00C26FAC">
              <w:rPr>
                <w:rStyle w:val="af7"/>
                <w:noProof/>
              </w:rPr>
              <w:t xml:space="preserve"> Обзор существующих алгоритмов оптимизации</w:t>
            </w:r>
            <w:r w:rsidR="00D177B1">
              <w:rPr>
                <w:noProof/>
                <w:webHidden/>
              </w:rPr>
              <w:tab/>
            </w:r>
            <w:r w:rsidR="00D177B1">
              <w:rPr>
                <w:noProof/>
                <w:webHidden/>
              </w:rPr>
              <w:fldChar w:fldCharType="begin"/>
            </w:r>
            <w:r w:rsidR="00D177B1">
              <w:rPr>
                <w:noProof/>
                <w:webHidden/>
              </w:rPr>
              <w:instrText xml:space="preserve"> PAGEREF _Toc389304202 \h </w:instrText>
            </w:r>
            <w:r w:rsidR="00D177B1">
              <w:rPr>
                <w:noProof/>
                <w:webHidden/>
              </w:rPr>
            </w:r>
            <w:r w:rsidR="00D177B1">
              <w:rPr>
                <w:noProof/>
                <w:webHidden/>
              </w:rPr>
              <w:fldChar w:fldCharType="separate"/>
            </w:r>
            <w:r w:rsidR="00D177B1">
              <w:rPr>
                <w:noProof/>
                <w:webHidden/>
              </w:rPr>
              <w:t>11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3" w:history="1">
            <w:r w:rsidR="00D177B1" w:rsidRPr="00C26FAC">
              <w:rPr>
                <w:rStyle w:val="af7"/>
                <w:noProof/>
              </w:rPr>
              <w:t>1.3.1 Адаптивный алгоритм случайного поиска с переменным шагом</w:t>
            </w:r>
            <w:r w:rsidR="00D177B1">
              <w:rPr>
                <w:noProof/>
                <w:webHidden/>
              </w:rPr>
              <w:tab/>
            </w:r>
            <w:r w:rsidR="00D177B1">
              <w:rPr>
                <w:noProof/>
                <w:webHidden/>
              </w:rPr>
              <w:fldChar w:fldCharType="begin"/>
            </w:r>
            <w:r w:rsidR="00D177B1">
              <w:rPr>
                <w:noProof/>
                <w:webHidden/>
              </w:rPr>
              <w:instrText xml:space="preserve"> PAGEREF _Toc389304203 \h </w:instrText>
            </w:r>
            <w:r w:rsidR="00D177B1">
              <w:rPr>
                <w:noProof/>
                <w:webHidden/>
              </w:rPr>
            </w:r>
            <w:r w:rsidR="00D177B1">
              <w:rPr>
                <w:noProof/>
                <w:webHidden/>
              </w:rPr>
              <w:fldChar w:fldCharType="separate"/>
            </w:r>
            <w:r w:rsidR="00D177B1">
              <w:rPr>
                <w:noProof/>
                <w:webHidden/>
              </w:rPr>
              <w:t>11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4" w:history="1">
            <w:r w:rsidR="00D177B1" w:rsidRPr="00C26FAC">
              <w:rPr>
                <w:rStyle w:val="af7"/>
                <w:noProof/>
              </w:rPr>
              <w:t>1.3.2 Комбинаторный эвристический алгоритм</w:t>
            </w:r>
            <w:r w:rsidR="00D177B1">
              <w:rPr>
                <w:noProof/>
                <w:webHidden/>
              </w:rPr>
              <w:tab/>
            </w:r>
            <w:r w:rsidR="00D177B1">
              <w:rPr>
                <w:noProof/>
                <w:webHidden/>
              </w:rPr>
              <w:fldChar w:fldCharType="begin"/>
            </w:r>
            <w:r w:rsidR="00D177B1">
              <w:rPr>
                <w:noProof/>
                <w:webHidden/>
              </w:rPr>
              <w:instrText xml:space="preserve"> PAGEREF _Toc389304204 \h </w:instrText>
            </w:r>
            <w:r w:rsidR="00D177B1">
              <w:rPr>
                <w:noProof/>
                <w:webHidden/>
              </w:rPr>
            </w:r>
            <w:r w:rsidR="00D177B1">
              <w:rPr>
                <w:noProof/>
                <w:webHidden/>
              </w:rPr>
              <w:fldChar w:fldCharType="separate"/>
            </w:r>
            <w:r w:rsidR="00D177B1">
              <w:rPr>
                <w:noProof/>
                <w:webHidden/>
              </w:rPr>
              <w:t>12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5" w:history="1">
            <w:r w:rsidR="00D177B1" w:rsidRPr="00C26FAC">
              <w:rPr>
                <w:rStyle w:val="af7"/>
                <w:noProof/>
              </w:rPr>
              <w:t>1.3.3 Прямые выборочные процедуры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_Toc389304205 \h </w:instrText>
            </w:r>
            <w:r w:rsidR="00D177B1">
              <w:rPr>
                <w:noProof/>
                <w:webHidden/>
              </w:rPr>
            </w:r>
            <w:r w:rsidR="00D177B1">
              <w:rPr>
                <w:noProof/>
                <w:webHidden/>
              </w:rPr>
              <w:fldChar w:fldCharType="separate"/>
            </w:r>
            <w:r w:rsidR="00D177B1">
              <w:rPr>
                <w:noProof/>
                <w:webHidden/>
              </w:rPr>
              <w:t>13</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06" w:history="1">
            <w:r w:rsidR="00D177B1" w:rsidRPr="00C26FAC">
              <w:rPr>
                <w:rStyle w:val="af7"/>
                <w:noProof/>
              </w:rPr>
              <w:t>2 Конструкторский раздел</w:t>
            </w:r>
            <w:r w:rsidR="00D177B1">
              <w:rPr>
                <w:noProof/>
                <w:webHidden/>
              </w:rPr>
              <w:tab/>
            </w:r>
            <w:r w:rsidR="00D177B1">
              <w:rPr>
                <w:noProof/>
                <w:webHidden/>
              </w:rPr>
              <w:fldChar w:fldCharType="begin"/>
            </w:r>
            <w:r w:rsidR="00D177B1">
              <w:rPr>
                <w:noProof/>
                <w:webHidden/>
              </w:rPr>
              <w:instrText xml:space="preserve"> PAGEREF _Toc389304206 \h </w:instrText>
            </w:r>
            <w:r w:rsidR="00D177B1">
              <w:rPr>
                <w:noProof/>
                <w:webHidden/>
              </w:rPr>
            </w:r>
            <w:r w:rsidR="00D177B1">
              <w:rPr>
                <w:noProof/>
                <w:webHidden/>
              </w:rPr>
              <w:fldChar w:fldCharType="separate"/>
            </w:r>
            <w:r w:rsidR="00D177B1">
              <w:rPr>
                <w:noProof/>
                <w:webHidden/>
              </w:rPr>
              <w:t>15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7" w:history="1">
            <w:r w:rsidR="00D177B1" w:rsidRPr="00C26FAC">
              <w:rPr>
                <w:rStyle w:val="af7"/>
                <w:noProof/>
              </w:rPr>
              <w:t>2.1 Состав котельного отделения ТЭЦ-20 Мосэнерго</w:t>
            </w:r>
            <w:r w:rsidR="00D177B1">
              <w:rPr>
                <w:noProof/>
                <w:webHidden/>
              </w:rPr>
              <w:tab/>
            </w:r>
            <w:r w:rsidR="00D177B1">
              <w:rPr>
                <w:noProof/>
                <w:webHidden/>
              </w:rPr>
              <w:fldChar w:fldCharType="begin"/>
            </w:r>
            <w:r w:rsidR="00D177B1">
              <w:rPr>
                <w:noProof/>
                <w:webHidden/>
              </w:rPr>
              <w:instrText xml:space="preserve"> PAGEREF _Toc389304207 \h </w:instrText>
            </w:r>
            <w:r w:rsidR="00D177B1">
              <w:rPr>
                <w:noProof/>
                <w:webHidden/>
              </w:rPr>
            </w:r>
            <w:r w:rsidR="00D177B1">
              <w:rPr>
                <w:noProof/>
                <w:webHidden/>
              </w:rPr>
              <w:fldChar w:fldCharType="separate"/>
            </w:r>
            <w:r w:rsidR="00D177B1">
              <w:rPr>
                <w:noProof/>
                <w:webHidden/>
              </w:rPr>
              <w:t>15</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08" w:history="1">
            <w:r w:rsidR="00D177B1" w:rsidRPr="00C26FAC">
              <w:rPr>
                <w:rStyle w:val="af7"/>
                <w:noProof/>
              </w:rPr>
              <w:t>2.2 Математическая модель функционирования котлоагрегатов</w:t>
            </w:r>
            <w:r w:rsidR="00D177B1">
              <w:rPr>
                <w:noProof/>
                <w:webHidden/>
              </w:rPr>
              <w:tab/>
            </w:r>
            <w:r w:rsidR="00D177B1">
              <w:rPr>
                <w:noProof/>
                <w:webHidden/>
              </w:rPr>
              <w:fldChar w:fldCharType="begin"/>
            </w:r>
            <w:r w:rsidR="00D177B1">
              <w:rPr>
                <w:noProof/>
                <w:webHidden/>
              </w:rPr>
              <w:instrText xml:space="preserve"> PAGEREF _Toc389304208 \h </w:instrText>
            </w:r>
            <w:r w:rsidR="00D177B1">
              <w:rPr>
                <w:noProof/>
                <w:webHidden/>
              </w:rPr>
            </w:r>
            <w:r w:rsidR="00D177B1">
              <w:rPr>
                <w:noProof/>
                <w:webHidden/>
              </w:rPr>
              <w:fldChar w:fldCharType="separate"/>
            </w:r>
            <w:r w:rsidR="00D177B1">
              <w:rPr>
                <w:noProof/>
                <w:webHidden/>
              </w:rPr>
              <w:t>16</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09" w:history="1">
            <w:r w:rsidR="00D177B1" w:rsidRPr="00C26FAC">
              <w:rPr>
                <w:rStyle w:val="af7"/>
                <w:noProof/>
              </w:rPr>
              <w:t>2.2.1 Параметры, используемые в математической модели</w:t>
            </w:r>
            <w:r w:rsidR="00D177B1">
              <w:rPr>
                <w:noProof/>
                <w:webHidden/>
              </w:rPr>
              <w:tab/>
            </w:r>
            <w:r w:rsidR="00D177B1">
              <w:rPr>
                <w:noProof/>
                <w:webHidden/>
              </w:rPr>
              <w:fldChar w:fldCharType="begin"/>
            </w:r>
            <w:r w:rsidR="00D177B1">
              <w:rPr>
                <w:noProof/>
                <w:webHidden/>
              </w:rPr>
              <w:instrText xml:space="preserve"> PAGEREF _Toc389304209 \h </w:instrText>
            </w:r>
            <w:r w:rsidR="00D177B1">
              <w:rPr>
                <w:noProof/>
                <w:webHidden/>
              </w:rPr>
            </w:r>
            <w:r w:rsidR="00D177B1">
              <w:rPr>
                <w:noProof/>
                <w:webHidden/>
              </w:rPr>
              <w:fldChar w:fldCharType="separate"/>
            </w:r>
            <w:r w:rsidR="00D177B1">
              <w:rPr>
                <w:noProof/>
                <w:webHidden/>
              </w:rPr>
              <w:t>16</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0" w:history="1">
            <w:r w:rsidR="00D177B1" w:rsidRPr="00C26FAC">
              <w:rPr>
                <w:rStyle w:val="af7"/>
                <w:noProof/>
              </w:rPr>
              <w:t>2.2.2 Входные управляемые переменные математической модели</w:t>
            </w:r>
            <w:r w:rsidR="00D177B1">
              <w:rPr>
                <w:noProof/>
                <w:webHidden/>
              </w:rPr>
              <w:tab/>
            </w:r>
            <w:r w:rsidR="00D177B1">
              <w:rPr>
                <w:noProof/>
                <w:webHidden/>
              </w:rPr>
              <w:fldChar w:fldCharType="begin"/>
            </w:r>
            <w:r w:rsidR="00D177B1">
              <w:rPr>
                <w:noProof/>
                <w:webHidden/>
              </w:rPr>
              <w:instrText xml:space="preserve"> PAGEREF _Toc389304210 \h </w:instrText>
            </w:r>
            <w:r w:rsidR="00D177B1">
              <w:rPr>
                <w:noProof/>
                <w:webHidden/>
              </w:rPr>
            </w:r>
            <w:r w:rsidR="00D177B1">
              <w:rPr>
                <w:noProof/>
                <w:webHidden/>
              </w:rPr>
              <w:fldChar w:fldCharType="separate"/>
            </w:r>
            <w:r w:rsidR="00D177B1">
              <w:rPr>
                <w:noProof/>
                <w:webHidden/>
              </w:rPr>
              <w:t>17</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1" w:history="1">
            <w:r w:rsidR="00D177B1" w:rsidRPr="00C26FAC">
              <w:rPr>
                <w:rStyle w:val="af7"/>
                <w:noProof/>
              </w:rPr>
              <w:t>2.2.3 Выходные параметры математической модели</w:t>
            </w:r>
            <w:r w:rsidR="00D177B1">
              <w:rPr>
                <w:noProof/>
                <w:webHidden/>
              </w:rPr>
              <w:tab/>
            </w:r>
            <w:r w:rsidR="00D177B1">
              <w:rPr>
                <w:noProof/>
                <w:webHidden/>
              </w:rPr>
              <w:fldChar w:fldCharType="begin"/>
            </w:r>
            <w:r w:rsidR="00D177B1">
              <w:rPr>
                <w:noProof/>
                <w:webHidden/>
              </w:rPr>
              <w:instrText xml:space="preserve"> PAGEREF _Toc389304211 \h </w:instrText>
            </w:r>
            <w:r w:rsidR="00D177B1">
              <w:rPr>
                <w:noProof/>
                <w:webHidden/>
              </w:rPr>
            </w:r>
            <w:r w:rsidR="00D177B1">
              <w:rPr>
                <w:noProof/>
                <w:webHidden/>
              </w:rPr>
              <w:fldChar w:fldCharType="separate"/>
            </w:r>
            <w:r w:rsidR="00D177B1">
              <w:rPr>
                <w:noProof/>
                <w:webHidden/>
              </w:rPr>
              <w:t>18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2" w:history="1">
            <w:r w:rsidR="00D177B1" w:rsidRPr="00C26FAC">
              <w:rPr>
                <w:rStyle w:val="af7"/>
                <w:noProof/>
              </w:rPr>
              <w:t>2.2.4 Параметры математической модели, общие для всех котлоагрегатов</w:t>
            </w:r>
            <w:r w:rsidR="00D177B1">
              <w:rPr>
                <w:noProof/>
                <w:webHidden/>
              </w:rPr>
              <w:tab/>
            </w:r>
            <w:r w:rsidR="00D177B1">
              <w:rPr>
                <w:noProof/>
                <w:webHidden/>
              </w:rPr>
              <w:fldChar w:fldCharType="begin"/>
            </w:r>
            <w:r w:rsidR="00D177B1">
              <w:rPr>
                <w:noProof/>
                <w:webHidden/>
              </w:rPr>
              <w:instrText xml:space="preserve"> PAGEREF _Toc389304212 \h </w:instrText>
            </w:r>
            <w:r w:rsidR="00D177B1">
              <w:rPr>
                <w:noProof/>
                <w:webHidden/>
              </w:rPr>
            </w:r>
            <w:r w:rsidR="00D177B1">
              <w:rPr>
                <w:noProof/>
                <w:webHidden/>
              </w:rPr>
              <w:fldChar w:fldCharType="separate"/>
            </w:r>
            <w:r w:rsidR="00D177B1">
              <w:rPr>
                <w:noProof/>
                <w:webHidden/>
              </w:rPr>
              <w:t>19</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3" w:history="1">
            <w:r w:rsidR="00D177B1" w:rsidRPr="00C26FAC">
              <w:rPr>
                <w:rStyle w:val="af7"/>
                <w:noProof/>
              </w:rPr>
              <w:t>2.2.5 Режимные карты котлоагрегатов котельного отделения ТЭЦ-20 Мосэнерго очереди «90 ата»</w:t>
            </w:r>
            <w:r w:rsidR="00D177B1">
              <w:rPr>
                <w:noProof/>
                <w:webHidden/>
              </w:rPr>
              <w:tab/>
            </w:r>
            <w:r w:rsidR="00D177B1">
              <w:rPr>
                <w:noProof/>
                <w:webHidden/>
              </w:rPr>
              <w:fldChar w:fldCharType="begin"/>
            </w:r>
            <w:r w:rsidR="00D177B1">
              <w:rPr>
                <w:noProof/>
                <w:webHidden/>
              </w:rPr>
              <w:instrText xml:space="preserve"> PAGEREF _Toc389304213 \h </w:instrText>
            </w:r>
            <w:r w:rsidR="00D177B1">
              <w:rPr>
                <w:noProof/>
                <w:webHidden/>
              </w:rPr>
            </w:r>
            <w:r w:rsidR="00D177B1">
              <w:rPr>
                <w:noProof/>
                <w:webHidden/>
              </w:rPr>
              <w:fldChar w:fldCharType="separate"/>
            </w:r>
            <w:r w:rsidR="00D177B1">
              <w:rPr>
                <w:noProof/>
                <w:webHidden/>
              </w:rPr>
              <w:t>20</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4" w:history="1">
            <w:r w:rsidR="00D177B1" w:rsidRPr="00C26FAC">
              <w:rPr>
                <w:rStyle w:val="af7"/>
                <w:noProof/>
              </w:rPr>
              <w:t>2.2.6 Построение регрессионных полиномов</w:t>
            </w:r>
            <w:r w:rsidR="00D177B1">
              <w:rPr>
                <w:noProof/>
                <w:webHidden/>
              </w:rPr>
              <w:tab/>
            </w:r>
            <w:r w:rsidR="00D177B1">
              <w:rPr>
                <w:noProof/>
                <w:webHidden/>
              </w:rPr>
              <w:fldChar w:fldCharType="begin"/>
            </w:r>
            <w:r w:rsidR="00D177B1">
              <w:rPr>
                <w:noProof/>
                <w:webHidden/>
              </w:rPr>
              <w:instrText xml:space="preserve"> PAGEREF _Toc389304214 \h </w:instrText>
            </w:r>
            <w:r w:rsidR="00D177B1">
              <w:rPr>
                <w:noProof/>
                <w:webHidden/>
              </w:rPr>
            </w:r>
            <w:r w:rsidR="00D177B1">
              <w:rPr>
                <w:noProof/>
                <w:webHidden/>
              </w:rPr>
              <w:fldChar w:fldCharType="separate"/>
            </w:r>
            <w:r w:rsidR="00D177B1">
              <w:rPr>
                <w:noProof/>
                <w:webHidden/>
              </w:rPr>
              <w:t>27</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5" w:history="1">
            <w:r w:rsidR="00D177B1" w:rsidRPr="00C26FAC">
              <w:rPr>
                <w:rStyle w:val="af7"/>
                <w:noProof/>
              </w:rPr>
              <w:t>2.2.7 Функциональные зависимости параметров котлоагрегатов очереди «90 ата» от паровой нагрузки</w:t>
            </w:r>
            <w:r w:rsidR="00D177B1">
              <w:rPr>
                <w:noProof/>
                <w:webHidden/>
              </w:rPr>
              <w:tab/>
            </w:r>
            <w:r w:rsidR="00D177B1">
              <w:rPr>
                <w:noProof/>
                <w:webHidden/>
              </w:rPr>
              <w:fldChar w:fldCharType="begin"/>
            </w:r>
            <w:r w:rsidR="00D177B1">
              <w:rPr>
                <w:noProof/>
                <w:webHidden/>
              </w:rPr>
              <w:instrText xml:space="preserve"> PAGEREF _Toc389304215 \h </w:instrText>
            </w:r>
            <w:r w:rsidR="00D177B1">
              <w:rPr>
                <w:noProof/>
                <w:webHidden/>
              </w:rPr>
            </w:r>
            <w:r w:rsidR="00D177B1">
              <w:rPr>
                <w:noProof/>
                <w:webHidden/>
              </w:rPr>
              <w:fldChar w:fldCharType="separate"/>
            </w:r>
            <w:r w:rsidR="00D177B1">
              <w:rPr>
                <w:noProof/>
                <w:webHidden/>
              </w:rPr>
              <w:t>28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6" w:history="1">
            <w:r w:rsidR="00D177B1" w:rsidRPr="00C26FAC">
              <w:rPr>
                <w:rStyle w:val="af7"/>
                <w:noProof/>
              </w:rPr>
              <w:t>2.2.8 Базовая математическая модель расхода топлива котлоагрегатом</w:t>
            </w:r>
            <w:r w:rsidR="00D177B1">
              <w:rPr>
                <w:noProof/>
                <w:webHidden/>
              </w:rPr>
              <w:tab/>
            </w:r>
            <w:r w:rsidR="00D177B1">
              <w:rPr>
                <w:noProof/>
                <w:webHidden/>
              </w:rPr>
              <w:fldChar w:fldCharType="begin"/>
            </w:r>
            <w:r w:rsidR="00D177B1">
              <w:rPr>
                <w:noProof/>
                <w:webHidden/>
              </w:rPr>
              <w:instrText xml:space="preserve"> PAGEREF _Toc389304216 \h </w:instrText>
            </w:r>
            <w:r w:rsidR="00D177B1">
              <w:rPr>
                <w:noProof/>
                <w:webHidden/>
              </w:rPr>
            </w:r>
            <w:r w:rsidR="00D177B1">
              <w:rPr>
                <w:noProof/>
                <w:webHidden/>
              </w:rPr>
              <w:fldChar w:fldCharType="separate"/>
            </w:r>
            <w:r w:rsidR="00D177B1">
              <w:rPr>
                <w:noProof/>
                <w:webHidden/>
              </w:rPr>
              <w:t>33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7" w:history="1">
            <w:r w:rsidR="00D177B1" w:rsidRPr="00C26FAC">
              <w:rPr>
                <w:rStyle w:val="af7"/>
                <w:noProof/>
              </w:rPr>
              <w:t>2.2.9 Целевые функции для выбранных критериев</w:t>
            </w:r>
            <w:r w:rsidR="00D177B1">
              <w:rPr>
                <w:noProof/>
                <w:webHidden/>
              </w:rPr>
              <w:tab/>
            </w:r>
            <w:r w:rsidR="00D177B1">
              <w:rPr>
                <w:noProof/>
                <w:webHidden/>
              </w:rPr>
              <w:fldChar w:fldCharType="begin"/>
            </w:r>
            <w:r w:rsidR="00D177B1">
              <w:rPr>
                <w:noProof/>
                <w:webHidden/>
              </w:rPr>
              <w:instrText xml:space="preserve"> PAGEREF _Toc389304217 \h </w:instrText>
            </w:r>
            <w:r w:rsidR="00D177B1">
              <w:rPr>
                <w:noProof/>
                <w:webHidden/>
              </w:rPr>
            </w:r>
            <w:r w:rsidR="00D177B1">
              <w:rPr>
                <w:noProof/>
                <w:webHidden/>
              </w:rPr>
              <w:fldChar w:fldCharType="separate"/>
            </w:r>
            <w:r w:rsidR="00D177B1">
              <w:rPr>
                <w:noProof/>
                <w:webHidden/>
              </w:rPr>
              <w:t>38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8" w:history="1">
            <w:r w:rsidR="00D177B1" w:rsidRPr="00C26FAC">
              <w:rPr>
                <w:rStyle w:val="af7"/>
                <w:noProof/>
              </w:rPr>
              <w:t>2.2.10 Ограничения</w:t>
            </w:r>
            <w:r w:rsidR="00D177B1">
              <w:rPr>
                <w:noProof/>
                <w:webHidden/>
              </w:rPr>
              <w:tab/>
            </w:r>
            <w:r w:rsidR="00D177B1">
              <w:rPr>
                <w:noProof/>
                <w:webHidden/>
              </w:rPr>
              <w:fldChar w:fldCharType="begin"/>
            </w:r>
            <w:r w:rsidR="00D177B1">
              <w:rPr>
                <w:noProof/>
                <w:webHidden/>
              </w:rPr>
              <w:instrText xml:space="preserve"> PAGEREF _Toc389304218 \h </w:instrText>
            </w:r>
            <w:r w:rsidR="00D177B1">
              <w:rPr>
                <w:noProof/>
                <w:webHidden/>
              </w:rPr>
            </w:r>
            <w:r w:rsidR="00D177B1">
              <w:rPr>
                <w:noProof/>
                <w:webHidden/>
              </w:rPr>
              <w:fldChar w:fldCharType="separate"/>
            </w:r>
            <w:r w:rsidR="00D177B1">
              <w:rPr>
                <w:noProof/>
                <w:webHidden/>
              </w:rPr>
              <w:t>41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19" w:history="1">
            <w:r w:rsidR="00D177B1" w:rsidRPr="00C26FAC">
              <w:rPr>
                <w:rStyle w:val="af7"/>
                <w:noProof/>
              </w:rPr>
              <w:t>2.2.11 Задача многокритериальной оптимизации</w:t>
            </w:r>
            <w:r w:rsidR="00D177B1">
              <w:rPr>
                <w:noProof/>
                <w:webHidden/>
              </w:rPr>
              <w:tab/>
            </w:r>
            <w:r w:rsidR="00D177B1">
              <w:rPr>
                <w:noProof/>
                <w:webHidden/>
              </w:rPr>
              <w:fldChar w:fldCharType="begin"/>
            </w:r>
            <w:r w:rsidR="00D177B1">
              <w:rPr>
                <w:noProof/>
                <w:webHidden/>
              </w:rPr>
              <w:instrText xml:space="preserve"> PAGEREF _Toc389304219 \h </w:instrText>
            </w:r>
            <w:r w:rsidR="00D177B1">
              <w:rPr>
                <w:noProof/>
                <w:webHidden/>
              </w:rPr>
            </w:r>
            <w:r w:rsidR="00D177B1">
              <w:rPr>
                <w:noProof/>
                <w:webHidden/>
              </w:rPr>
              <w:fldChar w:fldCharType="separate"/>
            </w:r>
            <w:r w:rsidR="00D177B1">
              <w:rPr>
                <w:noProof/>
                <w:webHidden/>
              </w:rPr>
              <w:t>41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0" w:history="1">
            <w:r w:rsidR="00D177B1" w:rsidRPr="00C26FAC">
              <w:rPr>
                <w:rStyle w:val="af7"/>
                <w:noProof/>
              </w:rPr>
              <w:t>2.3 Метод решения многокритериальной оптимизационной задачи</w:t>
            </w:r>
            <w:r w:rsidR="00D177B1">
              <w:rPr>
                <w:noProof/>
                <w:webHidden/>
              </w:rPr>
              <w:tab/>
            </w:r>
            <w:r w:rsidR="00D177B1">
              <w:rPr>
                <w:noProof/>
                <w:webHidden/>
              </w:rPr>
              <w:fldChar w:fldCharType="begin"/>
            </w:r>
            <w:r w:rsidR="00D177B1">
              <w:rPr>
                <w:noProof/>
                <w:webHidden/>
              </w:rPr>
              <w:instrText xml:space="preserve"> PAGEREF _Toc389304220 \h </w:instrText>
            </w:r>
            <w:r w:rsidR="00D177B1">
              <w:rPr>
                <w:noProof/>
                <w:webHidden/>
              </w:rPr>
            </w:r>
            <w:r w:rsidR="00D177B1">
              <w:rPr>
                <w:noProof/>
                <w:webHidden/>
              </w:rPr>
              <w:fldChar w:fldCharType="separate"/>
            </w:r>
            <w:r w:rsidR="00D177B1">
              <w:rPr>
                <w:noProof/>
                <w:webHidden/>
              </w:rPr>
              <w:t>43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1" w:history="1">
            <w:r w:rsidR="00D177B1" w:rsidRPr="00C26FAC">
              <w:rPr>
                <w:rStyle w:val="af7"/>
                <w:noProof/>
              </w:rPr>
              <w:t>2.3.1 Формирование множества возможных векторных критериев</w:t>
            </w:r>
            <w:r w:rsidR="00D177B1">
              <w:rPr>
                <w:noProof/>
                <w:webHidden/>
              </w:rPr>
              <w:tab/>
            </w:r>
            <w:r w:rsidR="00D177B1">
              <w:rPr>
                <w:noProof/>
                <w:webHidden/>
              </w:rPr>
              <w:fldChar w:fldCharType="begin"/>
            </w:r>
            <w:r w:rsidR="00D177B1">
              <w:rPr>
                <w:noProof/>
                <w:webHidden/>
              </w:rPr>
              <w:instrText xml:space="preserve"> PAGEREF _Toc389304221 \h </w:instrText>
            </w:r>
            <w:r w:rsidR="00D177B1">
              <w:rPr>
                <w:noProof/>
                <w:webHidden/>
              </w:rPr>
            </w:r>
            <w:r w:rsidR="00D177B1">
              <w:rPr>
                <w:noProof/>
                <w:webHidden/>
              </w:rPr>
              <w:fldChar w:fldCharType="separate"/>
            </w:r>
            <w:r w:rsidR="00D177B1">
              <w:rPr>
                <w:noProof/>
                <w:webHidden/>
              </w:rPr>
              <w:t>43</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2" w:history="1">
            <w:r w:rsidR="00D177B1" w:rsidRPr="00C26FAC">
              <w:rPr>
                <w:rStyle w:val="af7"/>
                <w:noProof/>
              </w:rPr>
              <w:t>2.3.2 Выбор наилучшего векторного критерия</w:t>
            </w:r>
            <w:r w:rsidR="00D177B1">
              <w:rPr>
                <w:noProof/>
                <w:webHidden/>
              </w:rPr>
              <w:tab/>
            </w:r>
            <w:r w:rsidR="00D177B1">
              <w:rPr>
                <w:noProof/>
                <w:webHidden/>
              </w:rPr>
              <w:fldChar w:fldCharType="begin"/>
            </w:r>
            <w:r w:rsidR="00D177B1">
              <w:rPr>
                <w:noProof/>
                <w:webHidden/>
              </w:rPr>
              <w:instrText xml:space="preserve"> PAGEREF _Toc389304222 \h </w:instrText>
            </w:r>
            <w:r w:rsidR="00D177B1">
              <w:rPr>
                <w:noProof/>
                <w:webHidden/>
              </w:rPr>
            </w:r>
            <w:r w:rsidR="00D177B1">
              <w:rPr>
                <w:noProof/>
                <w:webHidden/>
              </w:rPr>
              <w:fldChar w:fldCharType="separate"/>
            </w:r>
            <w:r w:rsidR="00D177B1">
              <w:rPr>
                <w:noProof/>
                <w:webHidden/>
              </w:rPr>
              <w:t>44</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3" w:history="1">
            <w:r w:rsidR="00D177B1" w:rsidRPr="00C26FAC">
              <w:rPr>
                <w:rStyle w:val="af7"/>
                <w:noProof/>
              </w:rPr>
              <w:t>2.4 Алгоритм решения многокритериальной оптимизационной задачи</w:t>
            </w:r>
            <w:r w:rsidR="00D177B1">
              <w:rPr>
                <w:noProof/>
                <w:webHidden/>
              </w:rPr>
              <w:tab/>
            </w:r>
            <w:r w:rsidR="00D177B1">
              <w:rPr>
                <w:noProof/>
                <w:webHidden/>
              </w:rPr>
              <w:fldChar w:fldCharType="begin"/>
            </w:r>
            <w:r w:rsidR="00D177B1">
              <w:rPr>
                <w:noProof/>
                <w:webHidden/>
              </w:rPr>
              <w:instrText xml:space="preserve"> PAGEREF _Toc389304223 \h </w:instrText>
            </w:r>
            <w:r w:rsidR="00D177B1">
              <w:rPr>
                <w:noProof/>
                <w:webHidden/>
              </w:rPr>
            </w:r>
            <w:r w:rsidR="00D177B1">
              <w:rPr>
                <w:noProof/>
                <w:webHidden/>
              </w:rPr>
              <w:fldChar w:fldCharType="separate"/>
            </w:r>
            <w:r w:rsidR="00D177B1">
              <w:rPr>
                <w:noProof/>
                <w:webHidden/>
              </w:rPr>
              <w:t>52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4" w:history="1">
            <w:r w:rsidR="00D177B1" w:rsidRPr="00C26FAC">
              <w:rPr>
                <w:rStyle w:val="af7"/>
                <w:noProof/>
              </w:rPr>
              <w:t>2.4.1 Алгоритм прямых выборочных процедур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_Toc389304224 \h </w:instrText>
            </w:r>
            <w:r w:rsidR="00D177B1">
              <w:rPr>
                <w:noProof/>
                <w:webHidden/>
              </w:rPr>
            </w:r>
            <w:r w:rsidR="00D177B1">
              <w:rPr>
                <w:noProof/>
                <w:webHidden/>
              </w:rPr>
              <w:fldChar w:fldCharType="separate"/>
            </w:r>
            <w:r w:rsidR="00D177B1">
              <w:rPr>
                <w:noProof/>
                <w:webHidden/>
              </w:rPr>
              <w:t>52</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5" w:history="1">
            <w:r w:rsidR="00D177B1" w:rsidRPr="00C26FAC">
              <w:rPr>
                <w:rStyle w:val="af7"/>
                <w:noProof/>
              </w:rPr>
              <w:t>2.4.2 Модификация алгоритма прямых выборочных процедур с уменьшением интервала поиска</w:t>
            </w:r>
            <w:r w:rsidR="00D177B1">
              <w:rPr>
                <w:noProof/>
                <w:webHidden/>
              </w:rPr>
              <w:tab/>
            </w:r>
            <w:r w:rsidR="00D177B1">
              <w:rPr>
                <w:noProof/>
                <w:webHidden/>
              </w:rPr>
              <w:fldChar w:fldCharType="begin"/>
            </w:r>
            <w:r w:rsidR="00D177B1">
              <w:rPr>
                <w:noProof/>
                <w:webHidden/>
              </w:rPr>
              <w:instrText xml:space="preserve"> PAGEREF _Toc389304225 \h </w:instrText>
            </w:r>
            <w:r w:rsidR="00D177B1">
              <w:rPr>
                <w:noProof/>
                <w:webHidden/>
              </w:rPr>
            </w:r>
            <w:r w:rsidR="00D177B1">
              <w:rPr>
                <w:noProof/>
                <w:webHidden/>
              </w:rPr>
              <w:fldChar w:fldCharType="separate"/>
            </w:r>
            <w:r w:rsidR="00D177B1">
              <w:rPr>
                <w:noProof/>
                <w:webHidden/>
              </w:rPr>
              <w:t>54</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26" w:history="1">
            <w:r w:rsidR="00D177B1" w:rsidRPr="00C26FAC">
              <w:rPr>
                <w:rStyle w:val="af7"/>
                <w:noProof/>
              </w:rPr>
              <w:t>3 Технологический раздел</w:t>
            </w:r>
            <w:r w:rsidR="00D177B1">
              <w:rPr>
                <w:noProof/>
                <w:webHidden/>
              </w:rPr>
              <w:tab/>
            </w:r>
            <w:r w:rsidR="00D177B1">
              <w:rPr>
                <w:noProof/>
                <w:webHidden/>
              </w:rPr>
              <w:fldChar w:fldCharType="begin"/>
            </w:r>
            <w:r w:rsidR="00D177B1">
              <w:rPr>
                <w:noProof/>
                <w:webHidden/>
              </w:rPr>
              <w:instrText xml:space="preserve"> PAGEREF _Toc389304226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7" w:history="1">
            <w:r w:rsidR="00D177B1" w:rsidRPr="00C26FAC">
              <w:rPr>
                <w:rStyle w:val="af7"/>
                <w:noProof/>
              </w:rPr>
              <w:t>3.1 Выбор и обоснование технологии разработки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_Toc389304227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28" w:history="1">
            <w:r w:rsidR="00D177B1" w:rsidRPr="00C26FAC">
              <w:rPr>
                <w:rStyle w:val="af7"/>
                <w:noProof/>
              </w:rPr>
              <w:t>3.2 Проектирование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_Toc389304228 \h </w:instrText>
            </w:r>
            <w:r w:rsidR="00D177B1">
              <w:rPr>
                <w:noProof/>
                <w:webHidden/>
              </w:rPr>
            </w:r>
            <w:r w:rsidR="00D177B1">
              <w:rPr>
                <w:noProof/>
                <w:webHidden/>
              </w:rPr>
              <w:fldChar w:fldCharType="separate"/>
            </w:r>
            <w:r w:rsidR="00D177B1">
              <w:rPr>
                <w:noProof/>
                <w:webHidden/>
              </w:rPr>
              <w:t>61</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29" w:history="1">
            <w:r w:rsidR="00D177B1" w:rsidRPr="00C26FAC">
              <w:rPr>
                <w:rStyle w:val="af7"/>
                <w:noProof/>
              </w:rPr>
              <w:t>3.2.1 Диаграммы пакетов разработанного программного комплекса</w:t>
            </w:r>
            <w:r w:rsidR="00D177B1">
              <w:rPr>
                <w:noProof/>
                <w:webHidden/>
              </w:rPr>
              <w:tab/>
            </w:r>
            <w:r w:rsidR="00D177B1">
              <w:rPr>
                <w:noProof/>
                <w:webHidden/>
              </w:rPr>
              <w:fldChar w:fldCharType="begin"/>
            </w:r>
            <w:r w:rsidR="00D177B1">
              <w:rPr>
                <w:noProof/>
                <w:webHidden/>
              </w:rPr>
              <w:instrText xml:space="preserve"> PAGEREF _Toc389304229 \h </w:instrText>
            </w:r>
            <w:r w:rsidR="00D177B1">
              <w:rPr>
                <w:noProof/>
                <w:webHidden/>
              </w:rPr>
            </w:r>
            <w:r w:rsidR="00D177B1">
              <w:rPr>
                <w:noProof/>
                <w:webHidden/>
              </w:rPr>
              <w:fldChar w:fldCharType="separate"/>
            </w:r>
            <w:r w:rsidR="00D177B1">
              <w:rPr>
                <w:noProof/>
                <w:webHidden/>
              </w:rPr>
              <w:t>62</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30" w:history="1">
            <w:r w:rsidR="00D177B1" w:rsidRPr="00C26FAC">
              <w:rPr>
                <w:rStyle w:val="af7"/>
                <w:noProof/>
              </w:rPr>
              <w:t>3.3 Тестирование программного комплекса</w:t>
            </w:r>
            <w:r w:rsidR="00D177B1">
              <w:rPr>
                <w:noProof/>
                <w:webHidden/>
              </w:rPr>
              <w:tab/>
            </w:r>
            <w:r w:rsidR="00D177B1">
              <w:rPr>
                <w:noProof/>
                <w:webHidden/>
              </w:rPr>
              <w:fldChar w:fldCharType="begin"/>
            </w:r>
            <w:r w:rsidR="00D177B1">
              <w:rPr>
                <w:noProof/>
                <w:webHidden/>
              </w:rPr>
              <w:instrText xml:space="preserve"> PAGEREF _Toc389304230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1" w:history="1">
            <w:r w:rsidR="00D177B1" w:rsidRPr="00C26FAC">
              <w:rPr>
                <w:rStyle w:val="af7"/>
                <w:noProof/>
              </w:rPr>
              <w:t>3.3.1 Модульное тестирование</w:t>
            </w:r>
            <w:r w:rsidR="00D177B1">
              <w:rPr>
                <w:noProof/>
                <w:webHidden/>
              </w:rPr>
              <w:tab/>
            </w:r>
            <w:r w:rsidR="00D177B1">
              <w:rPr>
                <w:noProof/>
                <w:webHidden/>
              </w:rPr>
              <w:fldChar w:fldCharType="begin"/>
            </w:r>
            <w:r w:rsidR="00D177B1">
              <w:rPr>
                <w:noProof/>
                <w:webHidden/>
              </w:rPr>
              <w:instrText xml:space="preserve"> PAGEREF _Toc389304231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2" w:history="1">
            <w:r w:rsidR="00D177B1" w:rsidRPr="00C26FAC">
              <w:rPr>
                <w:rStyle w:val="af7"/>
                <w:noProof/>
              </w:rPr>
              <w:t>3.3.2 Интеграционное тестирование</w:t>
            </w:r>
            <w:r w:rsidR="00D177B1">
              <w:rPr>
                <w:noProof/>
                <w:webHidden/>
              </w:rPr>
              <w:tab/>
            </w:r>
            <w:r w:rsidR="00D177B1">
              <w:rPr>
                <w:noProof/>
                <w:webHidden/>
              </w:rPr>
              <w:fldChar w:fldCharType="begin"/>
            </w:r>
            <w:r w:rsidR="00D177B1">
              <w:rPr>
                <w:noProof/>
                <w:webHidden/>
              </w:rPr>
              <w:instrText xml:space="preserve"> PAGEREF _Toc389304232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31"/>
            <w:rPr>
              <w:rFonts w:asciiTheme="minorHAnsi" w:eastAsiaTheme="minorEastAsia" w:hAnsiTheme="minorHAnsi" w:cstheme="minorBidi"/>
              <w:noProof/>
              <w:sz w:val="22"/>
              <w:szCs w:val="22"/>
              <w:lang w:eastAsia="ru-RU"/>
            </w:rPr>
          </w:pPr>
          <w:hyperlink w:anchor="_Toc389304233" w:history="1">
            <w:r w:rsidR="00D177B1" w:rsidRPr="00C26FAC">
              <w:rPr>
                <w:rStyle w:val="af7"/>
                <w:noProof/>
              </w:rPr>
              <w:t>3.3.3 Системное тестирование</w:t>
            </w:r>
            <w:r w:rsidR="00D177B1">
              <w:rPr>
                <w:noProof/>
                <w:webHidden/>
              </w:rPr>
              <w:tab/>
            </w:r>
            <w:r w:rsidR="00D177B1">
              <w:rPr>
                <w:noProof/>
                <w:webHidden/>
              </w:rPr>
              <w:fldChar w:fldCharType="begin"/>
            </w:r>
            <w:r w:rsidR="00D177B1">
              <w:rPr>
                <w:noProof/>
                <w:webHidden/>
              </w:rPr>
              <w:instrText xml:space="preserve"> PAGEREF _Toc389304233 \h </w:instrText>
            </w:r>
            <w:r w:rsidR="00D177B1">
              <w:rPr>
                <w:noProof/>
                <w:webHidden/>
              </w:rPr>
            </w:r>
            <w:r w:rsidR="00D177B1">
              <w:rPr>
                <w:noProof/>
                <w:webHidden/>
              </w:rPr>
              <w:fldChar w:fldCharType="separate"/>
            </w:r>
            <w:r w:rsidR="00D177B1">
              <w:rPr>
                <w:noProof/>
                <w:webHidden/>
              </w:rPr>
              <w:t>68</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34" w:history="1">
            <w:r w:rsidR="00D177B1" w:rsidRPr="00C26FAC">
              <w:rPr>
                <w:rStyle w:val="af7"/>
                <w:noProof/>
              </w:rPr>
              <w:t>4 Исследовательский раздел</w:t>
            </w:r>
            <w:r w:rsidR="00D177B1">
              <w:rPr>
                <w:noProof/>
                <w:webHidden/>
              </w:rPr>
              <w:tab/>
            </w:r>
            <w:r w:rsidR="00D177B1">
              <w:rPr>
                <w:noProof/>
                <w:webHidden/>
              </w:rPr>
              <w:fldChar w:fldCharType="begin"/>
            </w:r>
            <w:r w:rsidR="00D177B1">
              <w:rPr>
                <w:noProof/>
                <w:webHidden/>
              </w:rPr>
              <w:instrText xml:space="preserve"> PAGEREF _Toc389304234 \h </w:instrText>
            </w:r>
            <w:r w:rsidR="00D177B1">
              <w:rPr>
                <w:noProof/>
                <w:webHidden/>
              </w:rPr>
            </w:r>
            <w:r w:rsidR="00D177B1">
              <w:rPr>
                <w:noProof/>
                <w:webHidden/>
              </w:rPr>
              <w:fldChar w:fldCharType="separate"/>
            </w:r>
            <w:r w:rsidR="00D177B1">
              <w:rPr>
                <w:noProof/>
                <w:webHidden/>
              </w:rPr>
              <w:t>69</w:t>
            </w:r>
            <w:r w:rsidR="00D177B1">
              <w:rPr>
                <w:noProof/>
                <w:webHidden/>
              </w:rPr>
              <w:fldChar w:fldCharType="end"/>
            </w:r>
          </w:hyperlink>
        </w:p>
        <w:p w:rsidR="00D177B1" w:rsidRDefault="003B4D4F">
          <w:pPr>
            <w:pStyle w:val="21"/>
            <w:rPr>
              <w:rFonts w:asciiTheme="minorHAnsi" w:eastAsiaTheme="minorEastAsia" w:hAnsiTheme="minorHAnsi" w:cstheme="minorBidi"/>
              <w:noProof/>
              <w:sz w:val="22"/>
              <w:lang w:eastAsia="ru-RU"/>
            </w:rPr>
          </w:pPr>
          <w:hyperlink w:anchor="_Toc389304235" w:history="1">
            <w:r w:rsidR="00D177B1" w:rsidRPr="00C26FAC">
              <w:rPr>
                <w:rStyle w:val="af7"/>
                <w:noProof/>
              </w:rPr>
              <w:t>4.1 Проверка адекватности разработанного метода</w:t>
            </w:r>
            <w:r w:rsidR="00D177B1">
              <w:rPr>
                <w:noProof/>
                <w:webHidden/>
              </w:rPr>
              <w:tab/>
            </w:r>
            <w:r w:rsidR="00D177B1">
              <w:rPr>
                <w:noProof/>
                <w:webHidden/>
              </w:rPr>
              <w:fldChar w:fldCharType="begin"/>
            </w:r>
            <w:r w:rsidR="00D177B1">
              <w:rPr>
                <w:noProof/>
                <w:webHidden/>
              </w:rPr>
              <w:instrText xml:space="preserve"> PAGEREF _Toc389304235 \h </w:instrText>
            </w:r>
            <w:r w:rsidR="00D177B1">
              <w:rPr>
                <w:noProof/>
                <w:webHidden/>
              </w:rPr>
            </w:r>
            <w:r w:rsidR="00D177B1">
              <w:rPr>
                <w:noProof/>
                <w:webHidden/>
              </w:rPr>
              <w:fldChar w:fldCharType="separate"/>
            </w:r>
            <w:r w:rsidR="00D177B1">
              <w:rPr>
                <w:noProof/>
                <w:webHidden/>
              </w:rPr>
              <w:t>69</w:t>
            </w:r>
            <w:r w:rsidR="00D177B1">
              <w:rPr>
                <w:noProof/>
                <w:webHidden/>
              </w:rPr>
              <w:fldChar w:fldCharType="end"/>
            </w:r>
          </w:hyperlink>
        </w:p>
        <w:p w:rsidR="00D177B1" w:rsidRDefault="003B4D4F">
          <w:pPr>
            <w:pStyle w:val="11"/>
            <w:rPr>
              <w:rFonts w:asciiTheme="minorHAnsi" w:eastAsiaTheme="minorEastAsia" w:hAnsiTheme="minorHAnsi" w:cstheme="minorBidi"/>
              <w:bCs w:val="0"/>
              <w:noProof/>
              <w:sz w:val="22"/>
              <w:szCs w:val="22"/>
              <w:lang w:eastAsia="ru-RU"/>
            </w:rPr>
          </w:pPr>
          <w:hyperlink w:anchor="_Toc389304236" w:history="1">
            <w:r w:rsidR="00D177B1" w:rsidRPr="00C26FAC">
              <w:rPr>
                <w:rStyle w:val="af7"/>
                <w:noProof/>
              </w:rPr>
              <w:t>Список литературы</w:t>
            </w:r>
            <w:r w:rsidR="00D177B1">
              <w:rPr>
                <w:noProof/>
                <w:webHidden/>
              </w:rPr>
              <w:tab/>
            </w:r>
            <w:r w:rsidR="00D177B1">
              <w:rPr>
                <w:noProof/>
                <w:webHidden/>
              </w:rPr>
              <w:fldChar w:fldCharType="begin"/>
            </w:r>
            <w:r w:rsidR="00D177B1">
              <w:rPr>
                <w:noProof/>
                <w:webHidden/>
              </w:rPr>
              <w:instrText xml:space="preserve"> PAGEREF _Toc389304236 \h </w:instrText>
            </w:r>
            <w:r w:rsidR="00D177B1">
              <w:rPr>
                <w:noProof/>
                <w:webHidden/>
              </w:rPr>
            </w:r>
            <w:r w:rsidR="00D177B1">
              <w:rPr>
                <w:noProof/>
                <w:webHidden/>
              </w:rPr>
              <w:fldChar w:fldCharType="separate"/>
            </w:r>
            <w:r w:rsidR="00D177B1">
              <w:rPr>
                <w:noProof/>
                <w:webHidden/>
              </w:rPr>
              <w:t>88</w:t>
            </w:r>
            <w:r w:rsidR="00D177B1">
              <w:rPr>
                <w:noProof/>
                <w:webHidden/>
              </w:rPr>
              <w:fldChar w:fldCharType="end"/>
            </w:r>
          </w:hyperlink>
        </w:p>
        <w:p w:rsidR="003E5AD3" w:rsidRDefault="003E5AD3" w:rsidP="003E5AD3">
          <w:pPr>
            <w:pStyle w:val="af6"/>
          </w:pPr>
          <w:r>
            <w:fldChar w:fldCharType="end"/>
          </w:r>
        </w:p>
        <w:p w:rsidR="003E5AD3" w:rsidRDefault="003B4D4F">
          <w:pPr>
            <w:pStyle w:val="31"/>
            <w:ind w:left="446"/>
          </w:pPr>
        </w:p>
      </w:sdtContent>
    </w:sdt>
    <w:p w:rsidR="00750ABF" w:rsidRPr="00750ABF" w:rsidRDefault="00750ABF" w:rsidP="00086603">
      <w:pPr>
        <w:pStyle w:val="1"/>
        <w:numPr>
          <w:ilvl w:val="0"/>
          <w:numId w:val="0"/>
        </w:numPr>
      </w:pPr>
      <w:bookmarkStart w:id="0" w:name="_Toc389304194"/>
      <w:r>
        <w:lastRenderedPageBreak/>
        <w:t>Глоссарий</w:t>
      </w:r>
      <w:bookmarkEnd w:id="0"/>
    </w:p>
    <w:p w:rsidR="00750ABF" w:rsidRDefault="00750ABF" w:rsidP="00750ABF">
      <w:pPr>
        <w:rPr>
          <w:kern w:val="32"/>
          <w:sz w:val="36"/>
          <w:szCs w:val="32"/>
        </w:rPr>
      </w:pPr>
      <w:r>
        <w:br w:type="page"/>
      </w:r>
    </w:p>
    <w:p w:rsidR="00086603" w:rsidRDefault="00086603" w:rsidP="00086603">
      <w:pPr>
        <w:pStyle w:val="1"/>
        <w:numPr>
          <w:ilvl w:val="0"/>
          <w:numId w:val="0"/>
        </w:numPr>
      </w:pPr>
      <w:bookmarkStart w:id="1" w:name="_Toc389304195"/>
      <w:r w:rsidRPr="00086603">
        <w:lastRenderedPageBreak/>
        <w:t>Введение</w:t>
      </w:r>
      <w:bookmarkEnd w:id="1"/>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D177B1">
            <w:rPr>
              <w:noProof/>
            </w:rPr>
            <w:t xml:space="preserve"> [1]</w:t>
          </w:r>
          <w:r>
            <w:fldChar w:fldCharType="end"/>
          </w:r>
        </w:sdtContent>
      </w:sdt>
      <w:r w:rsidR="006B37E1">
        <w:t>.</w:t>
      </w:r>
    </w:p>
    <w:p w:rsidR="00070BE5" w:rsidRDefault="008D09E3" w:rsidP="0056527F">
      <w:pPr>
        <w:pStyle w:val="1"/>
      </w:pPr>
      <w:bookmarkStart w:id="2" w:name="_Toc389304196"/>
      <w:r>
        <w:lastRenderedPageBreak/>
        <w:t>Аналитический раздел</w:t>
      </w:r>
      <w:bookmarkEnd w:id="2"/>
    </w:p>
    <w:p w:rsidR="008D09E3" w:rsidRDefault="008D09E3" w:rsidP="008D09E3">
      <w:pPr>
        <w:pStyle w:val="2"/>
        <w:rPr>
          <w:lang w:val="ru-RU"/>
        </w:rPr>
      </w:pPr>
      <w:bookmarkStart w:id="3" w:name="_Ref388559554"/>
      <w:bookmarkStart w:id="4" w:name="_Toc389304197"/>
      <w:r>
        <w:t>Постановка задачи</w:t>
      </w:r>
      <w:bookmarkEnd w:id="3"/>
      <w:bookmarkEnd w:id="4"/>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w:t>
      </w:r>
    </w:p>
    <w:p w:rsidR="006250DB" w:rsidRDefault="006250DB" w:rsidP="006250DB">
      <w:pPr>
        <w:pStyle w:val="af"/>
        <w:keepNext/>
      </w:pPr>
      <w:r>
        <w:t xml:space="preserve">Таблица </w:t>
      </w:r>
      <w:bookmarkStart w:id="5" w:name="tbl_input_params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w:t>
      </w:r>
      <w:r w:rsidR="004755F6">
        <w:fldChar w:fldCharType="end"/>
      </w:r>
      <w:bookmarkEnd w:id="5"/>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D177B1">
        <w:rPr>
          <w:noProof/>
        </w:rPr>
        <w:t>1</w:t>
      </w:r>
      <w:r w:rsidR="00D177B1">
        <w:t>.</w:t>
      </w:r>
      <w:r w:rsidR="00D177B1">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6" w:name="tbl_output_params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w:t>
      </w:r>
      <w:r w:rsidR="004755F6">
        <w:fldChar w:fldCharType="end"/>
      </w:r>
      <w:bookmarkEnd w:id="6"/>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7" w:name="tbl_constr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3</w:t>
      </w:r>
      <w:r w:rsidR="004755F6">
        <w:fldChar w:fldCharType="end"/>
      </w:r>
      <w:bookmarkEnd w:id="7"/>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D177B1">
        <w:rPr>
          <w:noProof/>
        </w:rPr>
        <w:t>1</w:t>
      </w:r>
      <w:r w:rsidR="00D177B1">
        <w:t>.</w:t>
      </w:r>
      <w:r w:rsidR="00D177B1">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8" w:name="tbl_opt_crit_anal"/>
      <w:r w:rsidR="004755F6">
        <w:fldChar w:fldCharType="begin"/>
      </w:r>
      <w:r w:rsidR="004755F6">
        <w:instrText xml:space="preserve"> STYLEREF 1 \s </w:instrText>
      </w:r>
      <w:r w:rsidR="004755F6">
        <w:fldChar w:fldCharType="separate"/>
      </w:r>
      <w:r w:rsidR="004755F6">
        <w:rPr>
          <w:noProof/>
        </w:rPr>
        <w:t>1</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4</w:t>
      </w:r>
      <w:r w:rsidR="004755F6">
        <w:fldChar w:fldCharType="end"/>
      </w:r>
      <w:bookmarkEnd w:id="8"/>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D177B1">
        <w:rPr>
          <w:noProof/>
        </w:rPr>
        <w:t>1</w:t>
      </w:r>
      <w:r w:rsidR="00D177B1">
        <w:t>.</w:t>
      </w:r>
      <w:r w:rsidR="00D177B1">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9" w:name="_Ref388628268"/>
                  <w:r>
                    <w:rPr>
                      <w:lang w:val="en-US"/>
                    </w:rPr>
                    <w:t>(</w:t>
                  </w:r>
                  <w:bookmarkStart w:id="10" w:name="formula_target_func_anal"/>
                  <w:r w:rsidR="001D18DD">
                    <w:fldChar w:fldCharType="begin"/>
                  </w:r>
                  <w:r w:rsidR="001D18DD">
                    <w:instrText xml:space="preserve"> STYLEREF 1 \s </w:instrText>
                  </w:r>
                  <w:r w:rsidR="001D18DD">
                    <w:fldChar w:fldCharType="separate"/>
                  </w:r>
                  <w:r w:rsidR="00D177B1">
                    <w:rPr>
                      <w:noProof/>
                    </w:rPr>
                    <w:t>1</w:t>
                  </w:r>
                  <w:r w:rsidR="001D18DD">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bookmarkEnd w:id="10"/>
                  <w:r>
                    <w:t>)</w:t>
                  </w:r>
                  <w:bookmarkEnd w:id="9"/>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D177B1" w:rsidRPr="00D177B1">
        <w:rPr>
          <w:noProof/>
          <w:lang w:val="ru-RU"/>
        </w:rPr>
        <w:t>1</w:t>
      </w:r>
      <w:r w:rsidR="00D177B1" w:rsidRPr="00D177B1">
        <w:rPr>
          <w:lang w:val="ru-RU"/>
        </w:rPr>
        <w:t>.</w:t>
      </w:r>
      <w:r w:rsidR="00D177B1" w:rsidRPr="00D177B1">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1" w:name="_Toc389304198"/>
      <w:r>
        <w:lastRenderedPageBreak/>
        <w:t>Обзор существующих оптимизационных продуктов</w:t>
      </w:r>
      <w:r w:rsidR="00954EFF">
        <w:rPr>
          <w:lang w:val="ru-RU"/>
        </w:rPr>
        <w:t xml:space="preserve"> и решений</w:t>
      </w:r>
      <w:bookmarkEnd w:id="11"/>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2" w:name="_Toc389304199"/>
      <w:r>
        <w:t>Система моделирования и оптимизации режимов работы электростанции</w:t>
      </w:r>
      <w:bookmarkEnd w:id="12"/>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xml:space="preserve">»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r w:rsidR="006736B9" w:rsidRPr="006736B9">
        <w:t xml:space="preserve"> </w:t>
      </w:r>
      <w:r w:rsidR="006736B9" w:rsidRPr="006D7C4C">
        <w:t xml:space="preserve">  </w:t>
      </w:r>
      <w:r w:rsidRPr="0029442E">
        <w:t>«СМиОР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D177B1" w:rsidRPr="00D177B1">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D177B1">
        <w:rPr>
          <w:noProof/>
        </w:rPr>
        <w:t>1</w:t>
      </w:r>
      <w:r w:rsidR="00D177B1">
        <w:t>.</w:t>
      </w:r>
      <w:r w:rsidR="00D177B1">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D177B1">
        <w:rPr>
          <w:noProof/>
        </w:rPr>
        <w:t>1</w:t>
      </w:r>
      <w:r w:rsidR="00D177B1">
        <w:t>.</w:t>
      </w:r>
      <w:r w:rsidR="00D177B1">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3" w:name="_Toc389304200"/>
      <w:r>
        <w:t>Программный комплекс для оптимизации режимов работы тепловых электростанций</w:t>
      </w:r>
      <w:bookmarkEnd w:id="13"/>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D177B1">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D177B1">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4" w:name="_Toc389304201"/>
      <w:r>
        <w:t>Программный комплекс «ТЭС-Эксперт»</w:t>
      </w:r>
      <w:bookmarkEnd w:id="14"/>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D177B1">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5" w:name="_Toc389304202"/>
      <w:r>
        <w:t>Обзор существующих алгоритмов оптимизации</w:t>
      </w:r>
      <w:bookmarkEnd w:id="15"/>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D177B1">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D177B1">
        <w:rPr>
          <w:noProof/>
        </w:rPr>
        <w:t>1</w:t>
      </w:r>
      <w:r w:rsidR="00D177B1">
        <w:t>.</w:t>
      </w:r>
      <w:r w:rsidR="00D177B1">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6" w:name="_Ref388562503"/>
      <w:bookmarkStart w:id="17" w:name="_Toc389304203"/>
      <w:r>
        <w:t>Адаптивный алгоритм случайного поиска с переменным шагом</w:t>
      </w:r>
      <w:bookmarkEnd w:id="16"/>
      <w:bookmarkEnd w:id="17"/>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D177B1" w:rsidRPr="00D177B1">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D177B1" w:rsidRPr="00D177B1">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D177B1" w:rsidRPr="00D177B1">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D177B1">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D177B1">
            <w:rPr>
              <w:noProof/>
            </w:rPr>
            <w:t>[7]</w:t>
          </w:r>
          <w:r w:rsidR="006D1CDF">
            <w:fldChar w:fldCharType="end"/>
          </w:r>
        </w:sdtContent>
      </w:sdt>
      <w:r>
        <w:t>.</w:t>
      </w:r>
    </w:p>
    <w:p w:rsidR="00F830FA" w:rsidRDefault="00F830FA" w:rsidP="00F830FA">
      <w:pPr>
        <w:pStyle w:val="3"/>
      </w:pPr>
      <w:bookmarkStart w:id="18" w:name="_Ref388562618"/>
      <w:bookmarkStart w:id="19" w:name="_Toc389304204"/>
      <w:r>
        <w:t>Комбинаторный эвристический алгоритм</w:t>
      </w:r>
      <w:bookmarkEnd w:id="18"/>
      <w:bookmarkEnd w:id="19"/>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D177B1">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D177B1">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D177B1">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D177B1" w:rsidRPr="00D177B1">
            <w:rPr>
              <w:noProof/>
            </w:rPr>
            <w:t xml:space="preserve"> [10]</w:t>
          </w:r>
          <w:r w:rsidR="00CA7040">
            <w:rPr>
              <w:lang w:val="en-US"/>
            </w:rPr>
            <w:fldChar w:fldCharType="end"/>
          </w:r>
        </w:sdtContent>
      </w:sdt>
      <w:r>
        <w:t>.</w:t>
      </w:r>
    </w:p>
    <w:p w:rsidR="00E9757C" w:rsidRDefault="00E9757C" w:rsidP="00E9757C">
      <w:pPr>
        <w:pStyle w:val="3"/>
      </w:pPr>
      <w:bookmarkStart w:id="20" w:name="_Toc389304205"/>
      <w:r>
        <w:t>Прямые выборочные процедуры с уменьшением интервала поиска</w:t>
      </w:r>
      <w:bookmarkEnd w:id="20"/>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D177B1">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D177B1">
        <w:t>1.3.1</w:t>
      </w:r>
      <w:r>
        <w:fldChar w:fldCharType="end"/>
      </w:r>
      <w:r>
        <w:t xml:space="preserve"> и </w:t>
      </w:r>
      <w:r>
        <w:fldChar w:fldCharType="begin"/>
      </w:r>
      <w:r>
        <w:instrText xml:space="preserve"> REF _Ref388562618 \r \h </w:instrText>
      </w:r>
      <w:r>
        <w:fldChar w:fldCharType="separate"/>
      </w:r>
      <w:r w:rsidR="00D177B1">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D177B1">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D177B1" w:rsidRPr="00D177B1">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D177B1">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D177B1">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r w:rsidR="00AB3649">
              <w:fldChar w:fldCharType="begin"/>
            </w:r>
            <w:r w:rsidR="00AB3649">
              <w:instrText xml:space="preserve"> STYLEREF 1 \s </w:instrText>
            </w:r>
            <w:r w:rsidR="00AB3649">
              <w:fldChar w:fldCharType="separate"/>
            </w:r>
            <w:r w:rsidR="00D177B1">
              <w:rPr>
                <w:noProof/>
              </w:rPr>
              <w:t>1</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D177B1">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D177B1">
        <w:rPr>
          <w:noProof/>
        </w:rPr>
        <w:t>1</w:t>
      </w:r>
      <w:r w:rsidR="00D177B1">
        <w:t>.</w:t>
      </w:r>
      <w:r w:rsidR="00D177B1">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1"/>
      <w:r>
        <w:t>разделе</w:t>
      </w:r>
      <w:commentRangeEnd w:id="21"/>
      <w:r>
        <w:rPr>
          <w:rStyle w:val="a8"/>
        </w:rPr>
        <w:commentReference w:id="21"/>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2" w:name="_Toc389304206"/>
      <w:r w:rsidRPr="00750ABF">
        <w:lastRenderedPageBreak/>
        <w:t>Конструкторский раздел</w:t>
      </w:r>
      <w:bookmarkEnd w:id="22"/>
    </w:p>
    <w:p w:rsidR="00546510" w:rsidRDefault="00546510" w:rsidP="00546510">
      <w:r>
        <w:t xml:space="preserve">В данном разделе приводится состав котельного отделения </w:t>
      </w:r>
      <w:commentRangeStart w:id="23"/>
      <w:r>
        <w:t>ТЭЦ-20 Мосэнерго</w:t>
      </w:r>
      <w:commentRangeEnd w:id="23"/>
      <w:r>
        <w:rPr>
          <w:rStyle w:val="a8"/>
        </w:rPr>
        <w:commentReference w:id="23"/>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4"/>
      <w:r>
        <w:t>ТЭЦ-20 Мосэнерго</w:t>
      </w:r>
      <w:commentRangeEnd w:id="24"/>
      <w:r>
        <w:rPr>
          <w:rStyle w:val="a8"/>
        </w:rPr>
        <w:commentReference w:id="24"/>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D177B1">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5" w:name="_Toc389304207"/>
      <w:r w:rsidRPr="00750ABF">
        <w:t>Состав котельного отделения</w:t>
      </w:r>
      <w:commentRangeStart w:id="26"/>
      <w:r w:rsidRPr="00750ABF">
        <w:t xml:space="preserve"> ТЭЦ-20 Мосэнерго</w:t>
      </w:r>
      <w:commentRangeEnd w:id="26"/>
      <w:r w:rsidRPr="00750ABF">
        <w:rPr>
          <w:rStyle w:val="a8"/>
          <w:sz w:val="32"/>
          <w:szCs w:val="28"/>
        </w:rPr>
        <w:commentReference w:id="26"/>
      </w:r>
      <w:bookmarkEnd w:id="25"/>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7"/>
      <w:r>
        <w:rPr>
          <w:lang w:val="ru-RU"/>
        </w:rPr>
        <w:t xml:space="preserve">котлоагрегаты </w:t>
      </w:r>
      <w:commentRangeEnd w:id="27"/>
      <w:r>
        <w:rPr>
          <w:rStyle w:val="a8"/>
          <w:rFonts w:eastAsia="Times New Roman"/>
          <w:lang w:val="ru-RU"/>
        </w:rPr>
        <w:commentReference w:id="27"/>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8" w:name="_Toc389304208"/>
      <w:r w:rsidRPr="003D454F">
        <w:lastRenderedPageBreak/>
        <w:t>Математическая модель функционирования котлоагрегатов</w:t>
      </w:r>
      <w:bookmarkEnd w:id="28"/>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29" w:name="_Toc389304209"/>
      <w:r w:rsidRPr="003D454F">
        <w:t>Параметры, используемые в математической модели</w:t>
      </w:r>
      <w:bookmarkEnd w:id="29"/>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D177B1">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D177B1">
        <w:rPr>
          <w:noProof/>
        </w:rPr>
        <w:t>2</w:t>
      </w:r>
      <w:r w:rsidR="00D177B1">
        <w:t>.</w:t>
      </w:r>
      <w:r w:rsidR="00D177B1">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D177B1">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0"/>
      <w:r>
        <w:t>ТЭЦ-2</w:t>
      </w:r>
      <w:commentRangeEnd w:id="30"/>
      <w:r>
        <w:rPr>
          <w:rStyle w:val="a8"/>
        </w:rPr>
        <w:commentReference w:id="30"/>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D177B1">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1" w:name="tbl_mat_mod_param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w:t>
      </w:r>
      <w:r w:rsidR="004755F6">
        <w:fldChar w:fldCharType="end"/>
      </w:r>
      <w:bookmarkEnd w:id="31"/>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3B4D4F"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3B4D4F"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3B4D4F"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3B4D4F"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3B4D4F"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3B4D4F"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2" w:name="_Toc389304210"/>
      <w:r w:rsidRPr="00F975ED">
        <w:t>Входные управляемые переменные математической модели</w:t>
      </w:r>
      <w:bookmarkEnd w:id="32"/>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D177B1">
        <w:rPr>
          <w:noProof/>
        </w:rPr>
        <w:t>2</w:t>
      </w:r>
      <w:r w:rsidR="00D177B1">
        <w:t>.</w:t>
      </w:r>
      <w:r w:rsidR="00D177B1">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D177B1">
            <w:rPr>
              <w:noProof/>
            </w:rPr>
            <w:t>[11]</w:t>
          </w:r>
          <w:r w:rsidR="00E65E9E">
            <w:fldChar w:fldCharType="end"/>
          </w:r>
        </w:sdtContent>
      </w:sdt>
      <w:ins w:id="33"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4" w:name="tbl_mat_mod_input_var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w:t>
      </w:r>
      <w:r w:rsidR="004755F6">
        <w:fldChar w:fldCharType="end"/>
      </w:r>
      <w:bookmarkEnd w:id="34"/>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5" w:name="_Toc389304211"/>
      <w:r w:rsidRPr="00F975ED">
        <w:t>Выходные параметры математической модели</w:t>
      </w:r>
      <w:bookmarkEnd w:id="35"/>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D177B1">
        <w:rPr>
          <w:noProof/>
        </w:rPr>
        <w:t>2</w:t>
      </w:r>
      <w:r w:rsidR="00D177B1">
        <w:t>.</w:t>
      </w:r>
      <w:r w:rsidR="00D177B1">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D177B1">
        <w:rPr>
          <w:noProof/>
        </w:rPr>
        <w:t>1</w:t>
      </w:r>
      <w:r w:rsidR="00D177B1">
        <w:t>.</w:t>
      </w:r>
      <w:r w:rsidR="00D177B1">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D177B1">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6" w:name="tbl_mat_mod_output_param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3</w:t>
      </w:r>
      <w:r w:rsidR="004755F6">
        <w:fldChar w:fldCharType="end"/>
      </w:r>
      <w:bookmarkEnd w:id="36"/>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7" w:name="_Toc389304212"/>
      <w:r w:rsidRPr="00F0511C">
        <w:lastRenderedPageBreak/>
        <w:t>Параметры математической модели, общие для всех котлоагрегатов</w:t>
      </w:r>
      <w:bookmarkEnd w:id="37"/>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D177B1">
        <w:rPr>
          <w:noProof/>
        </w:rPr>
        <w:t>2</w:t>
      </w:r>
      <w:r w:rsidR="00D177B1">
        <w:t>.</w:t>
      </w:r>
      <w:r w:rsidR="00D177B1">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8" w:name="tbl_common_param_values"/>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4</w:t>
      </w:r>
      <w:r w:rsidR="004755F6">
        <w:fldChar w:fldCharType="end"/>
      </w:r>
      <w:bookmarkEnd w:id="38"/>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3B4D4F"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3B4D4F"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3B4D4F"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39" w:name="_Ref388627715"/>
      <w:bookmarkStart w:id="40" w:name="_Toc389304213"/>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39"/>
      <w:bookmarkEnd w:id="40"/>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D177B1">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D177B1">
        <w:rPr>
          <w:noProof/>
        </w:rPr>
        <w:t>2</w:t>
      </w:r>
      <w:r w:rsidR="00D177B1">
        <w:t>.</w:t>
      </w:r>
      <w:r w:rsidR="00D177B1">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1" w:name="tbl_k1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5</w:t>
      </w:r>
      <w:r w:rsidR="004755F6">
        <w:fldChar w:fldCharType="end"/>
      </w:r>
      <w:bookmarkEnd w:id="41"/>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3B4D4F"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D177B1">
        <w:rPr>
          <w:noProof/>
        </w:rPr>
        <w:t>2</w:t>
      </w:r>
      <w:r w:rsidR="00D177B1">
        <w:t>.</w:t>
      </w:r>
      <w:r w:rsidR="00D177B1">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2" w:name="tbl_k1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6</w:t>
      </w:r>
      <w:r w:rsidR="004755F6">
        <w:fldChar w:fldCharType="end"/>
      </w:r>
      <w:bookmarkEnd w:id="42"/>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D177B1">
        <w:rPr>
          <w:noProof/>
        </w:rPr>
        <w:t>2</w:t>
      </w:r>
      <w:r w:rsidR="00D177B1">
        <w:t>.</w:t>
      </w:r>
      <w:r w:rsidR="00D177B1">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3" w:name="tbl_k2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7</w:t>
      </w:r>
      <w:r w:rsidR="004755F6">
        <w:fldChar w:fldCharType="end"/>
      </w:r>
      <w:bookmarkEnd w:id="43"/>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3B4D4F"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D177B1">
        <w:rPr>
          <w:noProof/>
        </w:rPr>
        <w:t>2</w:t>
      </w:r>
      <w:r w:rsidR="00D177B1">
        <w:t>.</w:t>
      </w:r>
      <w:r w:rsidR="00D177B1">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4" w:name="tbl_k2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8</w:t>
      </w:r>
      <w:r w:rsidR="004755F6">
        <w:fldChar w:fldCharType="end"/>
      </w:r>
      <w:bookmarkEnd w:id="44"/>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D177B1">
        <w:rPr>
          <w:noProof/>
        </w:rPr>
        <w:t>2</w:t>
      </w:r>
      <w:r w:rsidR="00D177B1">
        <w:t>.</w:t>
      </w:r>
      <w:r w:rsidR="00D177B1">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5" w:name="tbl_k3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9</w:t>
      </w:r>
      <w:r w:rsidR="004755F6">
        <w:fldChar w:fldCharType="end"/>
      </w:r>
      <w:bookmarkEnd w:id="45"/>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3B4D4F"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D177B1">
        <w:rPr>
          <w:noProof/>
        </w:rPr>
        <w:t>2</w:t>
      </w:r>
      <w:r w:rsidR="00D177B1">
        <w:t>.</w:t>
      </w:r>
      <w:r w:rsidR="00D177B1">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6" w:name="tbl_k3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10</w:t>
      </w:r>
      <w:r w:rsidR="004755F6">
        <w:fldChar w:fldCharType="end"/>
      </w:r>
      <w:bookmarkEnd w:id="46"/>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3B4D4F"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D177B1">
        <w:rPr>
          <w:noProof/>
        </w:rPr>
        <w:t>2</w:t>
      </w:r>
      <w:r w:rsidR="00D177B1">
        <w:t>.</w:t>
      </w:r>
      <w:r w:rsidR="00D177B1">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7" w:name="tbl_k4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11</w:t>
      </w:r>
      <w:r w:rsidR="004755F6">
        <w:fldChar w:fldCharType="end"/>
      </w:r>
      <w:bookmarkEnd w:id="47"/>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D177B1">
        <w:rPr>
          <w:noProof/>
        </w:rPr>
        <w:t>2</w:t>
      </w:r>
      <w:r w:rsidR="00D177B1">
        <w:t>.</w:t>
      </w:r>
      <w:r w:rsidR="00D177B1">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8" w:name="tbl_k4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12</w:t>
      </w:r>
      <w:r w:rsidR="004755F6">
        <w:fldChar w:fldCharType="end"/>
      </w:r>
      <w:bookmarkEnd w:id="48"/>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D177B1">
        <w:rPr>
          <w:noProof/>
        </w:rPr>
        <w:t>2</w:t>
      </w:r>
      <w:r w:rsidR="00D177B1">
        <w:t>.</w:t>
      </w:r>
      <w:r w:rsidR="00D177B1">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49" w:name="tbl_k5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13</w:t>
      </w:r>
      <w:r w:rsidR="004755F6">
        <w:fldChar w:fldCharType="end"/>
      </w:r>
      <w:bookmarkEnd w:id="49"/>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D177B1">
        <w:rPr>
          <w:noProof/>
        </w:rPr>
        <w:t>2</w:t>
      </w:r>
      <w:r w:rsidR="00D177B1">
        <w:t>.</w:t>
      </w:r>
      <w:r w:rsidR="00D177B1">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0" w:name="tbl_k5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14</w:t>
      </w:r>
      <w:r w:rsidR="004755F6">
        <w:fldChar w:fldCharType="end"/>
      </w:r>
      <w:bookmarkEnd w:id="50"/>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D177B1">
        <w:rPr>
          <w:noProof/>
        </w:rPr>
        <w:t>2</w:t>
      </w:r>
      <w:r w:rsidR="00D177B1">
        <w:t>.</w:t>
      </w:r>
      <w:r w:rsidR="00D177B1">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1" w:name="tbl_k6_gas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15</w:t>
      </w:r>
      <w:r w:rsidR="004755F6">
        <w:fldChar w:fldCharType="end"/>
      </w:r>
      <w:bookmarkEnd w:id="51"/>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3B4D4F"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D177B1">
        <w:rPr>
          <w:noProof/>
        </w:rPr>
        <w:t>2</w:t>
      </w:r>
      <w:r w:rsidR="00D177B1">
        <w:t>.</w:t>
      </w:r>
      <w:r w:rsidR="00D177B1">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2" w:name="tbl_k6_maz_wm"/>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16</w:t>
      </w:r>
      <w:r w:rsidR="004755F6">
        <w:fldChar w:fldCharType="end"/>
      </w:r>
      <w:bookmarkEnd w:id="52"/>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3B4D4F"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3" w:name="_Toc389304214"/>
      <w:r w:rsidRPr="00A454B0">
        <w:lastRenderedPageBreak/>
        <w:t>Построение регрессионных полиномов</w:t>
      </w:r>
      <w:bookmarkEnd w:id="53"/>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D177B1" w:rsidRPr="00D177B1">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D177B1">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D177B1">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D177B1">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4" w:name="_Ref38862804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w:t>
            </w:r>
            <w:r w:rsidR="00AB3649">
              <w:rPr>
                <w:noProof/>
              </w:rPr>
              <w:fldChar w:fldCharType="end"/>
            </w:r>
            <w:r>
              <w:t>)</w:t>
            </w:r>
            <w:bookmarkEnd w:id="54"/>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D177B1">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D177B1" w:rsidRPr="00D177B1">
        <w:t>(</w:t>
      </w:r>
      <w:r w:rsidR="00D177B1">
        <w:rPr>
          <w:noProof/>
        </w:rPr>
        <w:t>2</w:t>
      </w:r>
      <w:r w:rsidR="00D177B1">
        <w:t>.</w:t>
      </w:r>
      <w:r w:rsidR="00D177B1">
        <w:rPr>
          <w:noProof/>
        </w:rPr>
        <w:t>1</w:t>
      </w:r>
      <w:r w:rsidR="00D177B1">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3B4D4F"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5" w:name="_Ref38862824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w:t>
            </w:r>
            <w:r w:rsidR="00AB3649">
              <w:rPr>
                <w:noProof/>
              </w:rPr>
              <w:fldChar w:fldCharType="end"/>
            </w:r>
            <w:r>
              <w:t>)</w:t>
            </w:r>
            <w:bookmarkEnd w:id="55"/>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3B4D4F"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w:t>
            </w:r>
            <w:r w:rsidR="00AB3649">
              <w:rPr>
                <w:noProof/>
              </w:rPr>
              <w:fldChar w:fldCharType="end"/>
            </w:r>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w:t>
            </w:r>
            <w:r w:rsidR="00AB3649">
              <w:rPr>
                <w:noProof/>
              </w:rPr>
              <w:fldChar w:fldCharType="end"/>
            </w:r>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3B4D4F"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6" w:name="_Ref3886283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w:t>
            </w:r>
            <w:r w:rsidR="00AB3649">
              <w:rPr>
                <w:noProof/>
              </w:rPr>
              <w:fldChar w:fldCharType="end"/>
            </w:r>
            <w:r>
              <w:t>)</w:t>
            </w:r>
            <w:bookmarkEnd w:id="56"/>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D177B1" w:rsidRPr="00D177B1">
        <w:t>(</w:t>
      </w:r>
      <w:r w:rsidR="00D177B1">
        <w:rPr>
          <w:noProof/>
        </w:rPr>
        <w:t>2</w:t>
      </w:r>
      <w:r w:rsidR="00D177B1">
        <w:t>.</w:t>
      </w:r>
      <w:r w:rsidR="00D177B1">
        <w:rPr>
          <w:noProof/>
        </w:rPr>
        <w:t>2</w:t>
      </w:r>
      <w:r w:rsidR="00D177B1">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3B4D4F"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7" w:name="_Ref388628390"/>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w:t>
            </w:r>
            <w:r w:rsidR="00AB3649">
              <w:rPr>
                <w:noProof/>
              </w:rPr>
              <w:fldChar w:fldCharType="end"/>
            </w:r>
            <w:r>
              <w:t>)</w:t>
            </w:r>
            <w:bookmarkEnd w:id="57"/>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D177B1" w:rsidRPr="00D177B1">
        <w:t>(</w:t>
      </w:r>
      <w:r w:rsidR="00D177B1">
        <w:rPr>
          <w:noProof/>
        </w:rPr>
        <w:t>2</w:t>
      </w:r>
      <w:r w:rsidR="00D177B1">
        <w:t>.</w:t>
      </w:r>
      <w:r w:rsidR="00D177B1">
        <w:rPr>
          <w:noProof/>
        </w:rPr>
        <w:t>6</w:t>
      </w:r>
      <w:r w:rsidR="00D177B1">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8" w:name="_Toc389304215"/>
      <w:bookmarkStart w:id="59" w:name="_Ref389307168"/>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8"/>
      <w:bookmarkEnd w:id="59"/>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D177B1" w:rsidRPr="00D177B1">
        <w:t>(</w:t>
      </w:r>
      <w:r w:rsidR="00D177B1">
        <w:rPr>
          <w:noProof/>
        </w:rPr>
        <w:t>2</w:t>
      </w:r>
      <w:r w:rsidR="00D177B1">
        <w:t>.</w:t>
      </w:r>
      <w:r w:rsidR="00D177B1">
        <w:rPr>
          <w:noProof/>
        </w:rPr>
        <w:t>2</w:t>
      </w:r>
      <w:r w:rsidR="00D177B1">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D177B1">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D177B1">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D177B1">
        <w:rPr>
          <w:noProof/>
        </w:rPr>
        <w:t>2</w:t>
      </w:r>
      <w:r w:rsidR="00D177B1">
        <w:t>.</w:t>
      </w:r>
      <w:r w:rsidR="00D177B1">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D177B1">
        <w:rPr>
          <w:noProof/>
        </w:rPr>
        <w:t>2</w:t>
      </w:r>
      <w:r w:rsidR="00D177B1">
        <w:t>.</w:t>
      </w:r>
      <w:r w:rsidR="00D177B1">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D177B1">
        <w:rPr>
          <w:noProof/>
        </w:rPr>
        <w:t>2</w:t>
      </w:r>
      <w:r w:rsidR="00D177B1">
        <w:t>.</w:t>
      </w:r>
      <w:r w:rsidR="00D177B1">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D177B1">
        <w:rPr>
          <w:noProof/>
        </w:rPr>
        <w:t>2</w:t>
      </w:r>
      <w:r w:rsidR="00D177B1">
        <w:t>.</w:t>
      </w:r>
      <w:r w:rsidR="00D177B1">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D177B1">
        <w:rPr>
          <w:noProof/>
        </w:rPr>
        <w:t>2</w:t>
      </w:r>
      <w:r w:rsidR="00D177B1">
        <w:t>.</w:t>
      </w:r>
      <w:r w:rsidR="00D177B1">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17</w:t>
      </w:r>
      <w:r w:rsidR="004755F6">
        <w:fldChar w:fldCharType="end"/>
      </w:r>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18</w:t>
      </w:r>
      <w:r w:rsidR="004755F6">
        <w:fldChar w:fldCharType="end"/>
      </w:r>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3B4D4F"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3B4D4F"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3B4D4F"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19</w:t>
      </w:r>
      <w:r w:rsidR="004755F6">
        <w:fldChar w:fldCharType="end"/>
      </w:r>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commentRangeStart w:id="63"/>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3B4D4F"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Pr="00DE18BC" w:rsidRDefault="003B4D4F" w:rsidP="00DE18BC">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3B4D4F" w:rsidP="00F93A46">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1</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1.3671*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+2.9028*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+35.025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lastRenderedPageBreak/>
              <w:t>K</w:t>
            </w:r>
            <w:r w:rsidRPr="00E106D9">
              <w:t>2</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+5.8910*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+78.98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3</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-5.073*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+1.0979*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+93.65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4</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5.45*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5</w:t>
            </w:r>
          </w:p>
        </w:tc>
        <w:tc>
          <w:tcPr>
            <w:tcW w:w="6381" w:type="dxa"/>
          </w:tcPr>
          <w:p w:rsidR="00573860" w:rsidRPr="00DE18BC" w:rsidRDefault="003B4D4F" w:rsidP="00573860">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2.22*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-2.3368*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+12.045</m:t>
                </m:r>
              </m:oMath>
            </m:oMathPara>
          </w:p>
        </w:tc>
      </w:tr>
      <w:tr w:rsidR="00573860" w:rsidTr="001E7BF0">
        <w:tc>
          <w:tcPr>
            <w:tcW w:w="3190" w:type="dxa"/>
            <w:vAlign w:val="center"/>
          </w:tcPr>
          <w:p w:rsidR="00573860" w:rsidRPr="00E106D9" w:rsidRDefault="00573860" w:rsidP="008C4511">
            <w:pPr>
              <w:spacing w:line="240" w:lineRule="auto"/>
              <w:ind w:firstLine="0"/>
              <w:jc w:val="center"/>
            </w:pPr>
            <w:r w:rsidRPr="00EB3170">
              <w:rPr>
                <w:lang w:val="en-US"/>
              </w:rPr>
              <w:t>K</w:t>
            </w:r>
            <w:r w:rsidRPr="00E106D9">
              <w:t>6</w:t>
            </w:r>
          </w:p>
        </w:tc>
        <w:tc>
          <w:tcPr>
            <w:tcW w:w="6381" w:type="dxa"/>
          </w:tcPr>
          <w:p w:rsidR="00573860" w:rsidRDefault="003B4D4F" w:rsidP="00573860">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+76.468</m:t>
                </m:r>
                <w:commentRangeEnd w:id="63"/>
                <m:r>
                  <m:rPr>
                    <m:sty m:val="p"/>
                  </m:rPr>
                  <w:rPr>
                    <w:rStyle w:val="a8"/>
                  </w:rPr>
                  <w:commentReference w:id="63"/>
                </m:r>
              </m:oMath>
            </m:oMathPara>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4" w:name="tbl_ayx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20</w:t>
      </w:r>
      <w:r w:rsidR="004755F6">
        <w:fldChar w:fldCharType="end"/>
      </w:r>
      <w:bookmarkEnd w:id="64"/>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5"/>
            <w:r>
              <w:rPr>
                <w:b/>
              </w:rPr>
              <w:t>Топливо - Газ</w:t>
            </w:r>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1</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2</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3</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4</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5</w:t>
            </w:r>
          </w:p>
        </w:tc>
        <w:tc>
          <w:tcPr>
            <w:tcW w:w="6381" w:type="dxa"/>
          </w:tcPr>
          <w:p w:rsidR="00B25827" w:rsidRPr="00DE18BC" w:rsidRDefault="003B4D4F"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B25827" w:rsidTr="003B4D4F">
        <w:tc>
          <w:tcPr>
            <w:tcW w:w="3190" w:type="dxa"/>
            <w:vAlign w:val="center"/>
          </w:tcPr>
          <w:p w:rsidR="00B25827" w:rsidRPr="00E106D9" w:rsidRDefault="00B25827" w:rsidP="00342F00">
            <w:pPr>
              <w:spacing w:line="240" w:lineRule="auto"/>
              <w:ind w:firstLine="0"/>
              <w:jc w:val="center"/>
            </w:pPr>
            <w:r w:rsidRPr="00EB3170">
              <w:rPr>
                <w:lang w:val="en-US"/>
              </w:rPr>
              <w:t>K</w:t>
            </w:r>
            <w:r w:rsidRPr="00E106D9">
              <w:t>6</w:t>
            </w:r>
          </w:p>
        </w:tc>
        <w:tc>
          <w:tcPr>
            <w:tcW w:w="6381" w:type="dxa"/>
          </w:tcPr>
          <w:p w:rsidR="00B25827"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lastRenderedPageBreak/>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5"/>
                <m:r>
                  <m:rPr>
                    <m:sty m:val="p"/>
                  </m:rPr>
                  <w:rPr>
                    <w:rStyle w:val="a8"/>
                  </w:rPr>
                  <w:commentReference w:id="65"/>
                </m:r>
              </m:oMath>
            </m:oMathPara>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6" w:name="tbl_apc_regression"/>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21</w:t>
      </w:r>
      <w:r w:rsidR="004755F6">
        <w:fldChar w:fldCharType="end"/>
      </w:r>
      <w:bookmarkEnd w:id="66"/>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342F00">
            <w:pPr>
              <w:spacing w:line="240" w:lineRule="auto"/>
              <w:ind w:firstLine="0"/>
              <w:jc w:val="center"/>
              <w:rPr>
                <w:b/>
              </w:rPr>
            </w:pPr>
            <w:commentRangeStart w:id="67"/>
            <w:r>
              <w:rPr>
                <w:b/>
              </w:rPr>
              <w:t>Топливо - Газ</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m:oMath>
            </m:oMathPara>
          </w:p>
        </w:tc>
      </w:tr>
      <w:tr w:rsidR="00546510" w:rsidTr="001E7BF0">
        <w:tc>
          <w:tcPr>
            <w:tcW w:w="9571" w:type="dxa"/>
            <w:gridSpan w:val="2"/>
            <w:vAlign w:val="center"/>
          </w:tcPr>
          <w:p w:rsidR="00546510" w:rsidRDefault="00546510" w:rsidP="00342F00">
            <w:pPr>
              <w:spacing w:line="240" w:lineRule="auto"/>
              <w:ind w:firstLine="0"/>
              <w:jc w:val="center"/>
              <w:rPr>
                <w:b/>
              </w:rPr>
            </w:pPr>
            <w:r>
              <w:rPr>
                <w:b/>
              </w:rPr>
              <w:t>Топливо - Мазут</w:t>
            </w:r>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1</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2</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3</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4</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5</w:t>
            </w:r>
          </w:p>
        </w:tc>
        <w:tc>
          <w:tcPr>
            <w:tcW w:w="6381" w:type="dxa"/>
          </w:tcPr>
          <w:p w:rsidR="00947F14" w:rsidRPr="00DE18BC" w:rsidRDefault="003B4D4F" w:rsidP="003B4D4F">
            <w:pPr>
              <w:spacing w:line="240" w:lineRule="auto"/>
              <w:ind w:firstLine="0"/>
              <w:jc w:val="center"/>
              <w:rPr>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2.79*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-2.3568*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+6.31*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+99.045</m:t>
                </m:r>
              </m:oMath>
            </m:oMathPara>
          </w:p>
        </w:tc>
      </w:tr>
      <w:tr w:rsidR="00947F14" w:rsidTr="003B4D4F">
        <w:tc>
          <w:tcPr>
            <w:tcW w:w="3190" w:type="dxa"/>
            <w:vAlign w:val="center"/>
          </w:tcPr>
          <w:p w:rsidR="00947F14" w:rsidRPr="00E106D9" w:rsidRDefault="00947F14" w:rsidP="00342F00">
            <w:pPr>
              <w:spacing w:line="240" w:lineRule="auto"/>
              <w:ind w:firstLine="0"/>
              <w:jc w:val="center"/>
            </w:pPr>
            <w:r w:rsidRPr="00EB3170">
              <w:rPr>
                <w:lang w:val="en-US"/>
              </w:rPr>
              <w:t>K</w:t>
            </w:r>
            <w:r w:rsidRPr="00E106D9">
              <w:t>6</w:t>
            </w:r>
          </w:p>
        </w:tc>
        <w:tc>
          <w:tcPr>
            <w:tcW w:w="6381" w:type="dxa"/>
          </w:tcPr>
          <w:p w:rsidR="00947F14" w:rsidRDefault="003B4D4F" w:rsidP="003B4D4F">
            <w:pPr>
              <w:spacing w:line="240" w:lineRule="auto"/>
              <w:ind w:firstLine="0"/>
              <w:jc w:val="center"/>
              <w:rPr>
                <w:b/>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8.49*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-1.3008*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+2.8991*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+100.4678</m:t>
                </m:r>
                <w:commentRangeEnd w:id="67"/>
                <m:r>
                  <m:rPr>
                    <m:sty m:val="p"/>
                  </m:rPr>
                  <w:rPr>
                    <w:rStyle w:val="a8"/>
                  </w:rPr>
                  <w:commentReference w:id="67"/>
                </m:r>
              </m:oMath>
            </m:oMathPara>
          </w:p>
        </w:tc>
      </w:tr>
    </w:tbl>
    <w:p w:rsidR="00546510" w:rsidRPr="00B62823" w:rsidRDefault="00546510" w:rsidP="00546510"/>
    <w:p w:rsidR="00546510" w:rsidRPr="00B57FE2" w:rsidRDefault="00546510" w:rsidP="00B57FE2">
      <w:pPr>
        <w:pStyle w:val="3"/>
      </w:pPr>
      <w:bookmarkStart w:id="68" w:name="_Ref388631237"/>
      <w:bookmarkStart w:id="69" w:name="_Toc389304216"/>
      <w:r w:rsidRPr="00B57FE2">
        <w:lastRenderedPageBreak/>
        <w:t>Базовая математическая модель расхода топлива котлоагрегатом</w:t>
      </w:r>
      <w:bookmarkEnd w:id="68"/>
      <w:bookmarkEnd w:id="69"/>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D177B1">
        <w:rPr>
          <w:noProof/>
        </w:rPr>
        <w:t>2</w:t>
      </w:r>
      <w:r w:rsidR="00D177B1">
        <w:t>.</w:t>
      </w:r>
      <w:r w:rsidR="00D177B1">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48512" behindDoc="1" locked="0" layoutInCell="1" allowOverlap="1" wp14:anchorId="1890D46F" wp14:editId="07325D07">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lang w:eastAsia="ru-RU"/>
        </w:rPr>
        <mc:AlternateContent>
          <mc:Choice Requires="wps">
            <w:drawing>
              <wp:anchor distT="0" distB="0" distL="114300" distR="114300" simplePos="0" relativeHeight="251649536" behindDoc="0" locked="0" layoutInCell="1" allowOverlap="1" wp14:anchorId="32277996" wp14:editId="2F703121">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3B4D4F" w:rsidRPr="008D7EED" w:rsidRDefault="003B4D4F" w:rsidP="007E0DCC">
                            <w:pPr>
                              <w:pStyle w:val="af"/>
                              <w:rPr>
                                <w:noProof/>
                                <w:szCs w:val="24"/>
                              </w:rPr>
                            </w:pPr>
                            <w:r>
                              <w:t xml:space="preserve">Рис. </w:t>
                            </w:r>
                            <w:bookmarkStart w:id="70" w:name="pic_boiler_fuel_tree"/>
                            <w:r>
                              <w:fldChar w:fldCharType="begin"/>
                            </w:r>
                            <w:r>
                              <w:instrText xml:space="preserve"> STYLEREF 1 \s </w:instrText>
                            </w:r>
                            <w:r>
                              <w:fldChar w:fldCharType="separate"/>
                            </w:r>
                            <w:r>
                              <w:rPr>
                                <w:noProof/>
                              </w:rPr>
                              <w:t>2</w:t>
                            </w:r>
                            <w:r>
                              <w:fldChar w:fldCharType="end"/>
                            </w:r>
                            <w:r>
                              <w:t>.</w:t>
                            </w:r>
                            <w:r>
                              <w:fldChar w:fldCharType="begin"/>
                            </w:r>
                            <w:r>
                              <w:instrText xml:space="preserve"> SEQ Рис. \* ARABIC \s 1 </w:instrText>
                            </w:r>
                            <w:r>
                              <w:fldChar w:fldCharType="separate"/>
                            </w:r>
                            <w:r>
                              <w:rPr>
                                <w:noProof/>
                              </w:rPr>
                              <w:t>1</w:t>
                            </w:r>
                            <w:r>
                              <w:fldChar w:fldCharType="end"/>
                            </w:r>
                            <w:bookmarkEnd w:id="70"/>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yYPAIAAGs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" stroked="f">
                <v:textbox style="mso-fit-shape-to-text:t" inset="0,0,0,0">
                  <w:txbxContent>
                    <w:p w:rsidR="003B4D4F" w:rsidRPr="008D7EED" w:rsidRDefault="003B4D4F" w:rsidP="007E0DCC">
                      <w:pPr>
                        <w:pStyle w:val="af"/>
                        <w:rPr>
                          <w:noProof/>
                          <w:szCs w:val="24"/>
                        </w:rPr>
                      </w:pPr>
                      <w:r>
                        <w:t xml:space="preserve">Рис. </w:t>
                      </w:r>
                      <w:bookmarkStart w:id="71" w:name="pic_boiler_fuel_tree"/>
                      <w:r>
                        <w:fldChar w:fldCharType="begin"/>
                      </w:r>
                      <w:r>
                        <w:instrText xml:space="preserve"> STYLEREF 1 \s </w:instrText>
                      </w:r>
                      <w:r>
                        <w:fldChar w:fldCharType="separate"/>
                      </w:r>
                      <w:r>
                        <w:rPr>
                          <w:noProof/>
                        </w:rPr>
                        <w:t>2</w:t>
                      </w:r>
                      <w:r>
                        <w:fldChar w:fldCharType="end"/>
                      </w:r>
                      <w:r>
                        <w:t>.</w:t>
                      </w:r>
                      <w:r>
                        <w:fldChar w:fldCharType="begin"/>
                      </w:r>
                      <w:r>
                        <w:instrText xml:space="preserve"> SEQ Рис. \* ARABIC \s 1 </w:instrText>
                      </w:r>
                      <w:r>
                        <w:fldChar w:fldCharType="separate"/>
                      </w:r>
                      <w:r>
                        <w:rPr>
                          <w:noProof/>
                        </w:rPr>
                        <w:t>1</w:t>
                      </w:r>
                      <w:r>
                        <w:fldChar w:fldCharType="end"/>
                      </w:r>
                      <w:bookmarkEnd w:id="71"/>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D177B1">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D177B1">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D177B1">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D177B1">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D177B1">
        <w:rPr>
          <w:noProof/>
        </w:rPr>
        <w:t>2</w:t>
      </w:r>
      <w:r w:rsidR="00D177B1">
        <w:t>.</w:t>
      </w:r>
      <w:r w:rsidR="00D177B1">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D177B1">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72" w:name="_Ref388630993"/>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w:t>
            </w:r>
            <w:r w:rsidR="00AB3649">
              <w:rPr>
                <w:noProof/>
              </w:rPr>
              <w:fldChar w:fldCharType="end"/>
            </w:r>
            <w:r>
              <w:t>)</w:t>
            </w:r>
            <w:bookmarkEnd w:id="72"/>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11</w:t>
            </w:r>
            <w:r w:rsidR="00AB3649">
              <w:rPr>
                <w:noProof/>
              </w:rPr>
              <w:fldChar w:fldCharType="end"/>
            </w:r>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12</w:t>
            </w:r>
            <w:r w:rsidR="00AB3649">
              <w:rPr>
                <w:noProof/>
              </w:rPr>
              <w:fldChar w:fldCharType="end"/>
            </w:r>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w:t>
      </w:r>
      <w:proofErr w:type="spellStart"/>
      <w:r>
        <w:rPr>
          <w:rFonts w:eastAsiaTheme="minorEastAsia"/>
        </w:rPr>
        <w:t>тся</w:t>
      </w:r>
      <w:proofErr w:type="spellEnd"/>
      <w:r>
        <w:rPr>
          <w:rFonts w:eastAsiaTheme="minorEastAsia"/>
        </w:rPr>
        <w:t xml:space="preserve">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13</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14</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15</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16</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17</w:t>
            </w:r>
            <w:r w:rsidR="00AB3649">
              <w:rPr>
                <w:noProof/>
              </w:rPr>
              <w:fldChar w:fldCharType="end"/>
            </w:r>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18</w:t>
            </w:r>
            <w:r w:rsidR="00AB3649">
              <w:rPr>
                <w:noProof/>
              </w:rPr>
              <w:fldChar w:fldCharType="end"/>
            </w:r>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19</w:t>
            </w:r>
            <w:r w:rsidR="00AB3649">
              <w:rPr>
                <w:noProof/>
              </w:rPr>
              <w:fldChar w:fldCharType="end"/>
            </w:r>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20</w:t>
            </w:r>
            <w:r w:rsidR="00AB3649">
              <w:rPr>
                <w:noProof/>
              </w:rPr>
              <w:fldChar w:fldCharType="end"/>
            </w:r>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21</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w:t>
      </w:r>
      <w:proofErr w:type="spellStart"/>
      <w:r>
        <w:rPr>
          <w:rFonts w:eastAsiaTheme="minorEastAsia"/>
        </w:rPr>
        <w:t>ивом</w:t>
      </w:r>
      <w:proofErr w:type="spellEnd"/>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22</w:t>
            </w:r>
            <w:r w:rsidR="00AB3649">
              <w:rPr>
                <w:noProof/>
              </w:rPr>
              <w:fldChar w:fldCharType="end"/>
            </w:r>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3" w:name="_Ref3886310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23</w:t>
            </w:r>
            <w:r w:rsidR="00AB3649">
              <w:rPr>
                <w:noProof/>
              </w:rPr>
              <w:fldChar w:fldCharType="end"/>
            </w:r>
            <w:r>
              <w:t>)</w:t>
            </w:r>
            <w:bookmarkEnd w:id="73"/>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7</w:t>
      </w:r>
      <w:r w:rsidR="00D177B1">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D177B1" w:rsidRPr="00D177B1">
        <w:t>(</w:t>
      </w:r>
      <w:r w:rsidR="00D177B1">
        <w:rPr>
          <w:noProof/>
        </w:rPr>
        <w:t>2</w:t>
      </w:r>
      <w:r w:rsidR="00D177B1">
        <w:t>.</w:t>
      </w:r>
      <w:r w:rsidR="00D177B1">
        <w:rPr>
          <w:noProof/>
        </w:rPr>
        <w:t>23</w:t>
      </w:r>
      <w:r w:rsidR="00D177B1">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4" w:name="_Ref388632607"/>
      <w:bookmarkStart w:id="75" w:name="_Toc389304217"/>
      <w:r w:rsidRPr="00D835EB">
        <w:lastRenderedPageBreak/>
        <w:t>Целевые функции для выбранных критериев</w:t>
      </w:r>
      <w:bookmarkEnd w:id="74"/>
      <w:bookmarkEnd w:id="75"/>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D177B1">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D177B1">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D177B1">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3B4D4F"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24</w:t>
            </w:r>
            <w:r w:rsidR="00AB3649">
              <w:rPr>
                <w:noProof/>
              </w:rPr>
              <w:fldChar w:fldCharType="end"/>
            </w:r>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3B4D4F"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6" w:name="_Ref38863288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25</w:t>
            </w:r>
            <w:r w:rsidR="00AB3649">
              <w:rPr>
                <w:noProof/>
              </w:rPr>
              <w:fldChar w:fldCharType="end"/>
            </w:r>
            <w:r>
              <w:t>)</w:t>
            </w:r>
            <w:bookmarkEnd w:id="76"/>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3B4D4F"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7" w:name="_Ref388632895"/>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26</w:t>
            </w:r>
            <w:r w:rsidR="00AB3649">
              <w:rPr>
                <w:noProof/>
              </w:rPr>
              <w:fldChar w:fldCharType="end"/>
            </w:r>
            <w:r>
              <w:t>)</w:t>
            </w:r>
            <w:bookmarkEnd w:id="77"/>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3B4D4F"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00546510" w:rsidRPr="008F184D">
        <w:rPr>
          <w:rFonts w:eastAsiaTheme="minorEastAsia"/>
        </w:rPr>
        <w:t xml:space="preserve"> </w:t>
      </w:r>
      <w:r w:rsidR="00546510">
        <w:rPr>
          <w:rFonts w:eastAsiaTheme="minorEastAsia"/>
        </w:rPr>
        <w:t>–</w:t>
      </w:r>
      <w:r w:rsidR="00546510" w:rsidRPr="008F184D">
        <w:rPr>
          <w:rFonts w:eastAsiaTheme="minorEastAsia"/>
        </w:rPr>
        <w:t xml:space="preserve"> </w:t>
      </w:r>
      <w:r w:rsidR="00546510">
        <w:rPr>
          <w:rFonts w:eastAsiaTheme="minorEastAsia"/>
        </w:rPr>
        <w:t xml:space="preserve">вектор </w:t>
      </w:r>
      <w:proofErr w:type="spellStart"/>
      <w:r w:rsidR="00546510">
        <w:rPr>
          <w:rFonts w:eastAsiaTheme="minorEastAsia"/>
        </w:rPr>
        <w:t>паропроизводительностей</w:t>
      </w:r>
      <w:proofErr w:type="spellEnd"/>
      <w:r w:rsidR="00546510">
        <w:rPr>
          <w:rFonts w:eastAsiaTheme="minorEastAsia"/>
        </w:rPr>
        <w:t xml:space="preserve"> </w:t>
      </w:r>
      <w:r w:rsidR="00546510" w:rsidRPr="00F24B06">
        <w:rPr>
          <w:rFonts w:eastAsiaTheme="minorEastAsia"/>
          <w:i/>
          <w:lang w:val="en-US"/>
        </w:rPr>
        <w:t>m</w:t>
      </w:r>
      <w:r w:rsidR="00546510" w:rsidRPr="008F184D">
        <w:rPr>
          <w:rFonts w:eastAsiaTheme="minorEastAsia"/>
        </w:rPr>
        <w:t xml:space="preserve"> </w:t>
      </w:r>
      <w:r w:rsidR="00546510">
        <w:rPr>
          <w:rFonts w:eastAsiaTheme="minorEastAsia"/>
        </w:rPr>
        <w:t xml:space="preserve">котлоагрегатов, </w:t>
      </w:r>
      <w:proofErr w:type="gramStart"/>
      <w:r w:rsidR="00546510">
        <w:rPr>
          <w:rFonts w:eastAsiaTheme="minorEastAsia"/>
        </w:rPr>
        <w:t>работающих</w:t>
      </w:r>
      <w:proofErr w:type="gramEnd"/>
      <w:r w:rsidR="00546510">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D177B1">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8" w:name="_Ref38863163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27</w:t>
            </w:r>
            <w:r w:rsidR="00AB3649">
              <w:rPr>
                <w:noProof/>
              </w:rPr>
              <w:fldChar w:fldCharType="end"/>
            </w:r>
            <w:r>
              <w:t>)</w:t>
            </w:r>
            <w:bookmarkEnd w:id="78"/>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D177B1" w:rsidRPr="00D177B1">
        <w:t>(</w:t>
      </w:r>
      <w:r w:rsidR="00D177B1">
        <w:rPr>
          <w:noProof/>
        </w:rPr>
        <w:t>2</w:t>
      </w:r>
      <w:r w:rsidR="00D177B1">
        <w:t>.</w:t>
      </w:r>
      <w:r w:rsidR="00D177B1">
        <w:rPr>
          <w:noProof/>
        </w:rPr>
        <w:t>27</w:t>
      </w:r>
      <w:r w:rsidR="00D177B1">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28</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29</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9" w:name="_Ref388632901"/>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30</w:t>
            </w:r>
            <w:r w:rsidR="00AB3649">
              <w:rPr>
                <w:noProof/>
              </w:rPr>
              <w:fldChar w:fldCharType="end"/>
            </w:r>
            <w:r>
              <w:t>)</w:t>
            </w:r>
            <w:bookmarkEnd w:id="79"/>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80"/>
      <w:r>
        <w:rPr>
          <w:rFonts w:eastAsiaTheme="minorEastAsia"/>
        </w:rPr>
        <w:t xml:space="preserve">было определено </w:t>
      </w:r>
      <w:commentRangeEnd w:id="80"/>
      <w:r w:rsidR="006D33A4">
        <w:rPr>
          <w:rStyle w:val="a8"/>
        </w:rPr>
        <w:commentReference w:id="80"/>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D177B1">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D177B1">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3B4D4F"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81"/>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82" w:name="_Ref38863191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31</w:t>
            </w:r>
            <w:r w:rsidR="00AB3649">
              <w:rPr>
                <w:noProof/>
              </w:rPr>
              <w:fldChar w:fldCharType="end"/>
            </w:r>
            <w:r>
              <w:t>)</w:t>
            </w:r>
            <w:bookmarkEnd w:id="82"/>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D177B1" w:rsidRPr="00D177B1">
        <w:t>(</w:t>
      </w:r>
      <w:r w:rsidR="00D177B1">
        <w:rPr>
          <w:noProof/>
        </w:rPr>
        <w:t>2</w:t>
      </w:r>
      <w:r w:rsidR="00D177B1">
        <w:t>.</w:t>
      </w:r>
      <w:r w:rsidR="00D177B1">
        <w:rPr>
          <w:noProof/>
        </w:rPr>
        <w:t>31</w:t>
      </w:r>
      <w:r w:rsidR="00D177B1">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3" w:name="_Ref38863205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32</w:t>
            </w:r>
            <w:r w:rsidR="00AB3649">
              <w:rPr>
                <w:noProof/>
              </w:rPr>
              <w:fldChar w:fldCharType="end"/>
            </w:r>
            <w:r>
              <w:t>)</w:t>
            </w:r>
            <w:bookmarkEnd w:id="83"/>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3B4D4F"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4" w:name="_Ref38863206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33</w:t>
            </w:r>
            <w:r w:rsidR="00AB3649">
              <w:rPr>
                <w:noProof/>
              </w:rPr>
              <w:fldChar w:fldCharType="end"/>
            </w:r>
            <w:r>
              <w:t>)</w:t>
            </w:r>
            <w:bookmarkEnd w:id="84"/>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32</w:t>
      </w:r>
      <w:r w:rsidR="00D177B1">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D177B1" w:rsidRPr="00D177B1">
        <w:t>(</w:t>
      </w:r>
      <w:r w:rsidR="00D177B1">
        <w:rPr>
          <w:noProof/>
        </w:rPr>
        <w:t>2</w:t>
      </w:r>
      <w:r w:rsidR="00D177B1">
        <w:t>.</w:t>
      </w:r>
      <w:r w:rsidR="00D177B1">
        <w:rPr>
          <w:noProof/>
        </w:rPr>
        <w:t>33</w:t>
      </w:r>
      <w:r w:rsidR="00D177B1">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5" w:name="_Ref388632906"/>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34</w:t>
            </w:r>
            <w:r w:rsidR="00AB3649">
              <w:rPr>
                <w:noProof/>
              </w:rPr>
              <w:fldChar w:fldCharType="end"/>
            </w:r>
            <w:r>
              <w:t>)</w:t>
            </w:r>
            <w:bookmarkEnd w:id="85"/>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D177B1">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D177B1">
        <w:t>1.1</w:t>
      </w:r>
      <w:r w:rsidR="00A13CA4">
        <w:fldChar w:fldCharType="end"/>
      </w:r>
      <w:r w:rsidR="00A13CA4">
        <w:t>.</w:t>
      </w:r>
    </w:p>
    <w:p w:rsidR="00546510" w:rsidRPr="002A1052" w:rsidRDefault="00546510" w:rsidP="002A1052">
      <w:pPr>
        <w:pStyle w:val="3"/>
      </w:pPr>
      <w:bookmarkStart w:id="86" w:name="_Toc389304218"/>
      <w:r w:rsidRPr="002A1052">
        <w:t>Ограничения</w:t>
      </w:r>
      <w:bookmarkEnd w:id="86"/>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D177B1">
        <w:rPr>
          <w:noProof/>
        </w:rPr>
        <w:t>1</w:t>
      </w:r>
      <w:r w:rsidR="00D177B1">
        <w:t>.</w:t>
      </w:r>
      <w:r w:rsidR="00D177B1">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D177B1" w:rsidRPr="00D177B1">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B4D4F"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7" w:name="_Ref38863292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35</w:t>
            </w:r>
            <w:r w:rsidR="00AB3649">
              <w:rPr>
                <w:noProof/>
              </w:rPr>
              <w:fldChar w:fldCharType="end"/>
            </w:r>
            <w:r>
              <w:t>)</w:t>
            </w:r>
            <w:bookmarkEnd w:id="87"/>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3B4D4F"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8" w:name="_Ref38863293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36</w:t>
            </w:r>
            <w:r w:rsidR="00AB3649">
              <w:rPr>
                <w:noProof/>
              </w:rPr>
              <w:fldChar w:fldCharType="end"/>
            </w:r>
            <w:r>
              <w:t>)</w:t>
            </w:r>
            <w:bookmarkEnd w:id="88"/>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9" w:name="_Toc389304219"/>
      <w:r w:rsidRPr="004B450B">
        <w:t>Задача многокритериальной оптимизации</w:t>
      </w:r>
      <w:bookmarkEnd w:id="89"/>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34</w:t>
      </w:r>
      <w:r w:rsidR="00D177B1">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35</w:t>
      </w:r>
      <w:r w:rsidR="00D177B1">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D177B1" w:rsidRPr="00D177B1">
        <w:t>(</w:t>
      </w:r>
      <w:r w:rsidR="00D177B1">
        <w:rPr>
          <w:noProof/>
        </w:rPr>
        <w:t>2</w:t>
      </w:r>
      <w:r w:rsidR="00D177B1">
        <w:t>.</w:t>
      </w:r>
      <w:r w:rsidR="00D177B1">
        <w:rPr>
          <w:noProof/>
        </w:rPr>
        <w:t>36</w:t>
      </w:r>
      <w:r w:rsidR="00D177B1">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3B4D4F"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37</w:t>
            </w:r>
            <w:r w:rsidR="00AB3649">
              <w:rPr>
                <w:noProof/>
              </w:rPr>
              <w:fldChar w:fldCharType="end"/>
            </w:r>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3B4D4F"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90" w:name="_Ref3886334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38</w:t>
            </w:r>
            <w:r w:rsidR="00AB3649">
              <w:rPr>
                <w:noProof/>
              </w:rPr>
              <w:fldChar w:fldCharType="end"/>
            </w:r>
            <w:r>
              <w:t>)</w:t>
            </w:r>
            <w:bookmarkEnd w:id="90"/>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91" w:name="_Ref388633408"/>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39</w:t>
            </w:r>
            <w:r w:rsidR="00AB3649">
              <w:rPr>
                <w:noProof/>
              </w:rPr>
              <w:fldChar w:fldCharType="end"/>
            </w:r>
            <w:r>
              <w:t>)</w:t>
            </w:r>
            <w:bookmarkEnd w:id="91"/>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3B4D4F"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40</w:t>
            </w:r>
            <w:r w:rsidR="00AB3649">
              <w:rPr>
                <w:noProof/>
              </w:rPr>
              <w:fldChar w:fldCharType="end"/>
            </w:r>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92" w:name="_Ref388991049"/>
      <w:bookmarkStart w:id="93" w:name="_Toc389304220"/>
      <w:r w:rsidRPr="00E41A59">
        <w:lastRenderedPageBreak/>
        <w:t>Метод решения многокритериальной оптимизационной задачи</w:t>
      </w:r>
      <w:bookmarkEnd w:id="92"/>
      <w:bookmarkEnd w:id="93"/>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D177B1">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D177B1">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D177B1">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4" w:name="_Ref388639252"/>
      <w:bookmarkStart w:id="95" w:name="_Toc389304221"/>
      <w:r w:rsidRPr="00E1442B">
        <w:t>Формирование множества возможных векторных критериев</w:t>
      </w:r>
      <w:bookmarkEnd w:id="94"/>
      <w:bookmarkEnd w:id="95"/>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D177B1" w:rsidRPr="00D177B1">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D177B1" w:rsidRPr="00D177B1">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3B4D4F"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6" w:name="_Ref388633372"/>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41</w:t>
            </w:r>
            <w:r w:rsidR="00AB3649">
              <w:rPr>
                <w:noProof/>
              </w:rPr>
              <w:fldChar w:fldCharType="end"/>
            </w:r>
            <w:r>
              <w:t>)</w:t>
            </w:r>
            <w:bookmarkEnd w:id="96"/>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D177B1" w:rsidRPr="00D177B1">
        <w:t>(</w:t>
      </w:r>
      <w:r w:rsidR="00D177B1">
        <w:rPr>
          <w:noProof/>
        </w:rPr>
        <w:t>2</w:t>
      </w:r>
      <w:r w:rsidR="00D177B1">
        <w:t>.</w:t>
      </w:r>
      <w:r w:rsidR="00D177B1">
        <w:rPr>
          <w:noProof/>
        </w:rPr>
        <w:t>41</w:t>
      </w:r>
      <w:r w:rsidR="00D177B1">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39</w:t>
      </w:r>
      <w:r w:rsidR="00D177B1">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D177B1" w:rsidRPr="00D177B1">
        <w:t>(</w:t>
      </w:r>
      <w:r w:rsidR="00D177B1">
        <w:rPr>
          <w:noProof/>
        </w:rPr>
        <w:t>2</w:t>
      </w:r>
      <w:r w:rsidR="00D177B1">
        <w:t>.</w:t>
      </w:r>
      <w:r w:rsidR="00D177B1">
        <w:rPr>
          <w:noProof/>
        </w:rPr>
        <w:t>38</w:t>
      </w:r>
      <w:r w:rsidR="00D177B1">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D177B1" w:rsidRPr="00D177B1">
        <w:t>(</w:t>
      </w:r>
      <w:r w:rsidR="00D177B1">
        <w:rPr>
          <w:noProof/>
        </w:rPr>
        <w:t>2</w:t>
      </w:r>
      <w:r w:rsidR="00D177B1">
        <w:t>.</w:t>
      </w:r>
      <w:r w:rsidR="00D177B1">
        <w:rPr>
          <w:noProof/>
        </w:rPr>
        <w:t>34</w:t>
      </w:r>
      <w:r w:rsidR="00D177B1">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3B4D4F"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42</w:t>
            </w:r>
            <w:r w:rsidR="00AB3649">
              <w:rPr>
                <w:noProof/>
              </w:rPr>
              <w:fldChar w:fldCharType="end"/>
            </w:r>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7" w:name="_Ref38863366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43</w:t>
            </w:r>
            <w:r w:rsidR="00AB3649">
              <w:rPr>
                <w:noProof/>
              </w:rPr>
              <w:fldChar w:fldCharType="end"/>
            </w:r>
            <w:r>
              <w:t>)</w:t>
            </w:r>
            <w:bookmarkEnd w:id="97"/>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D177B1">
        <w:rPr>
          <w:lang w:val="en-US"/>
        </w:rPr>
        <w:t>(</w:t>
      </w:r>
      <w:r w:rsidR="00D177B1">
        <w:rPr>
          <w:noProof/>
        </w:rPr>
        <w:t>2</w:t>
      </w:r>
      <w:r w:rsidR="00D177B1">
        <w:t>.</w:t>
      </w:r>
      <w:r w:rsidR="00D177B1">
        <w:rPr>
          <w:noProof/>
        </w:rPr>
        <w:t>35</w:t>
      </w:r>
      <w:r w:rsidR="00D177B1">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8" w:name="_Ref388639260"/>
      <w:bookmarkStart w:id="99" w:name="_Toc389304222"/>
      <w:r w:rsidRPr="00982153">
        <w:rPr>
          <w:rFonts w:eastAsiaTheme="minorEastAsia"/>
        </w:rPr>
        <w:t>Выбор наилучшего векторного критерия</w:t>
      </w:r>
      <w:bookmarkEnd w:id="98"/>
      <w:bookmarkEnd w:id="99"/>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D177B1" w:rsidRPr="00D177B1">
        <w:t>(</w:t>
      </w:r>
      <w:r w:rsidR="00D177B1">
        <w:rPr>
          <w:noProof/>
        </w:rPr>
        <w:t>2</w:t>
      </w:r>
      <w:r w:rsidR="00D177B1">
        <w:t>.</w:t>
      </w:r>
      <w:r w:rsidR="00D177B1">
        <w:rPr>
          <w:noProof/>
        </w:rPr>
        <w:t>43</w:t>
      </w:r>
      <w:r w:rsidR="00D177B1">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D177B1" w:rsidRPr="00D177B1">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D177B1" w:rsidRPr="00D177B1">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D177B1" w:rsidRPr="00D177B1">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0E391A">
        <w:tc>
          <w:tcPr>
            <w:tcW w:w="8330" w:type="dxa"/>
            <w:vAlign w:val="center"/>
          </w:tcPr>
          <w:p w:rsidR="00CB1103" w:rsidRPr="008F7971" w:rsidRDefault="00CB1103" w:rsidP="000E391A">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44</w:t>
            </w:r>
            <w:r w:rsidR="00AB3649">
              <w:rPr>
                <w:noProof/>
              </w:rPr>
              <w:fldChar w:fldCharType="end"/>
            </w:r>
            <w:r>
              <w:t>)</w:t>
            </w:r>
          </w:p>
        </w:tc>
      </w:tr>
      <w:tr w:rsidR="00CB1103" w:rsidTr="00CB1103">
        <w:tc>
          <w:tcPr>
            <w:tcW w:w="8330" w:type="dxa"/>
          </w:tcPr>
          <w:p w:rsidR="00CB1103" w:rsidRPr="008F7971" w:rsidRDefault="00CB1103" w:rsidP="000E391A">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45</w:t>
            </w:r>
            <w:r w:rsidR="00AB3649">
              <w:rPr>
                <w:noProof/>
              </w:rP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0E391A">
        <w:tc>
          <w:tcPr>
            <w:tcW w:w="8330" w:type="dxa"/>
            <w:vAlign w:val="center"/>
          </w:tcPr>
          <w:p w:rsidR="000F3F74" w:rsidRPr="008F7971" w:rsidRDefault="000F3F74" w:rsidP="000E391A">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46</w:t>
            </w:r>
            <w:r w:rsidR="00AB3649">
              <w:rPr>
                <w:noProof/>
              </w:rP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D177B1">
        <w:rPr>
          <w:noProof/>
        </w:rPr>
        <w:t>2</w:t>
      </w:r>
      <w:r w:rsidR="00D177B1">
        <w:t>.</w:t>
      </w:r>
      <w:r w:rsidR="00D177B1">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574.15pt" o:ole="">
            <v:imagedata r:id="rId16" o:title=""/>
          </v:shape>
          <o:OLEObject Type="Embed" ProgID="Visio.Drawing.11" ShapeID="_x0000_i1025" DrawAspect="Content" ObjectID="_1463077272" r:id="rId17"/>
        </w:object>
      </w:r>
    </w:p>
    <w:p w:rsidR="00A64C03" w:rsidRDefault="00A64C03" w:rsidP="00A64C03">
      <w:pPr>
        <w:jc w:val="center"/>
        <w:rPr>
          <w:rFonts w:eastAsiaTheme="minorEastAsia"/>
        </w:rPr>
      </w:pPr>
      <w:r>
        <w:t xml:space="preserve">Рис. </w:t>
      </w:r>
      <w:bookmarkStart w:id="100" w:name="pic_pareto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2</w:t>
      </w:r>
      <w:r w:rsidR="00AB740B">
        <w:fldChar w:fldCharType="end"/>
      </w:r>
      <w:bookmarkEnd w:id="100"/>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B4D4F" w:rsidP="000E391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47</w:t>
            </w:r>
            <w:r w:rsidR="00AB3649">
              <w:rPr>
                <w:noProof/>
              </w:rPr>
              <w:fldChar w:fldCharType="end"/>
            </w:r>
            <w:r>
              <w:t>)</w:t>
            </w:r>
          </w:p>
        </w:tc>
      </w:tr>
      <w:tr w:rsidR="00973E4A" w:rsidTr="00973E4A">
        <w:tc>
          <w:tcPr>
            <w:tcW w:w="8330" w:type="dxa"/>
          </w:tcPr>
          <w:p w:rsidR="00973E4A" w:rsidRPr="008F7971" w:rsidRDefault="003B4D4F"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48</w:t>
            </w:r>
            <w:r w:rsidR="00AB3649">
              <w:rPr>
                <w:noProof/>
              </w:rP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0E391A">
        <w:tc>
          <w:tcPr>
            <w:tcW w:w="8330" w:type="dxa"/>
            <w:vAlign w:val="center"/>
          </w:tcPr>
          <w:p w:rsidR="00973E4A" w:rsidRPr="008F7971" w:rsidRDefault="003B4D4F" w:rsidP="000E391A">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0E391A">
            <w:pPr>
              <w:ind w:firstLine="0"/>
            </w:pPr>
            <w:bookmarkStart w:id="101" w:name="_Ref388637729"/>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49</w:t>
            </w:r>
            <w:r w:rsidR="00AB3649">
              <w:rPr>
                <w:noProof/>
              </w:rPr>
              <w:fldChar w:fldCharType="end"/>
            </w:r>
            <w:r>
              <w:t>)</w:t>
            </w:r>
            <w:bookmarkEnd w:id="101"/>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w:t>
      </w:r>
      <w:proofErr w:type="spellStart"/>
      <w:r>
        <w:t>олее</w:t>
      </w:r>
      <w:proofErr w:type="spellEnd"/>
      <w:r>
        <w:t xml:space="preserve">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w:t>
      </w:r>
      <w:proofErr w:type="spellStart"/>
      <w:r>
        <w:t>твенной</w:t>
      </w:r>
      <w:proofErr w:type="spellEnd"/>
      <w:r>
        <w:t xml:space="preserve">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D177B1" w:rsidRPr="00D177B1">
        <w:t>(</w:t>
      </w:r>
      <w:r w:rsidR="00D177B1">
        <w:rPr>
          <w:noProof/>
        </w:rPr>
        <w:t>2</w:t>
      </w:r>
      <w:r w:rsidR="00D177B1">
        <w:t>.</w:t>
      </w:r>
      <w:r w:rsidR="00D177B1">
        <w:rPr>
          <w:noProof/>
        </w:rPr>
        <w:t>49</w:t>
      </w:r>
      <w:r w:rsidR="00D177B1">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участвующих в задаче. Если к</w:t>
      </w:r>
      <w:proofErr w:type="spellStart"/>
      <w:r w:rsidRPr="00D14342">
        <w:rPr>
          <w:rFonts w:eastAsiaTheme="minorEastAsia"/>
        </w:rPr>
        <w:t>акой</w:t>
      </w:r>
      <w:proofErr w:type="spellEnd"/>
      <w:r w:rsidRPr="00D14342">
        <w:rPr>
          <w:rFonts w:eastAsiaTheme="minorEastAsia"/>
        </w:rPr>
        <w:t xml:space="preserve">-то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D177B1" w:rsidRPr="00D177B1">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25</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26</w:t>
      </w:r>
      <w:r w:rsidR="00D177B1">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D177B1" w:rsidRPr="00D177B1">
        <w:t>(</w:t>
      </w:r>
      <w:r w:rsidR="00D177B1">
        <w:rPr>
          <w:noProof/>
        </w:rPr>
        <w:t>2</w:t>
      </w:r>
      <w:r w:rsidR="00D177B1">
        <w:t>.</w:t>
      </w:r>
      <w:r w:rsidR="00D177B1">
        <w:rPr>
          <w:noProof/>
        </w:rPr>
        <w:t>30</w:t>
      </w:r>
      <w:r w:rsidR="00D177B1">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D177B1" w:rsidRPr="00D177B1">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0E391A">
        <w:tc>
          <w:tcPr>
            <w:tcW w:w="8330" w:type="dxa"/>
            <w:vAlign w:val="center"/>
          </w:tcPr>
          <w:p w:rsidR="00B35F39"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0E391A">
            <w:pPr>
              <w:ind w:firstLine="0"/>
            </w:pPr>
            <w:bookmarkStart w:id="102" w:name="_Ref388638754"/>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50</w:t>
            </w:r>
            <w:r w:rsidR="00AB3649">
              <w:rPr>
                <w:noProof/>
              </w:rPr>
              <w:fldChar w:fldCharType="end"/>
            </w:r>
            <w:r>
              <w:t>)</w:t>
            </w:r>
            <w:bookmarkEnd w:id="102"/>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D177B1" w:rsidRPr="00D177B1">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D177B1" w:rsidRPr="00D177B1">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D177B1">
        <w:rPr>
          <w:noProof/>
        </w:rPr>
        <w:t>2</w:t>
      </w:r>
      <w:r w:rsidR="00D177B1">
        <w:t>.</w:t>
      </w:r>
      <w:r w:rsidR="00D177B1">
        <w:rPr>
          <w:noProof/>
        </w:rPr>
        <w:t>3</w:t>
      </w:r>
      <w:r w:rsidR="009E1450">
        <w:rPr>
          <w:rFonts w:eastAsiaTheme="minorEastAsia"/>
        </w:rPr>
        <w:fldChar w:fldCharType="end"/>
      </w:r>
      <w:r>
        <w:rPr>
          <w:rFonts w:eastAsiaTheme="minorEastAsia"/>
        </w:rPr>
        <w:t>.</w:t>
      </w:r>
    </w:p>
    <w:commentRangeStart w:id="103"/>
    <w:p w:rsidR="00505B7C" w:rsidRDefault="00546510" w:rsidP="00505B7C">
      <w:pPr>
        <w:keepNext/>
        <w:jc w:val="center"/>
      </w:pPr>
      <w:r>
        <w:object w:dxaOrig="5988" w:dyaOrig="7134">
          <v:shape id="_x0000_i1026" type="#_x0000_t75" style="width:299.2pt;height:356.25pt" o:ole="">
            <v:imagedata r:id="rId18" o:title=""/>
          </v:shape>
          <o:OLEObject Type="Embed" ProgID="Visio.Drawing.11" ShapeID="_x0000_i1026" DrawAspect="Content" ObjectID="_1463077273" r:id="rId19"/>
        </w:object>
      </w:r>
      <w:commentRangeEnd w:id="103"/>
    </w:p>
    <w:p w:rsidR="00505B7C" w:rsidRDefault="00505B7C" w:rsidP="00505B7C">
      <w:pPr>
        <w:pStyle w:val="af"/>
        <w:jc w:val="center"/>
      </w:pPr>
      <w:r>
        <w:t xml:space="preserve">Рис. </w:t>
      </w:r>
      <w:bookmarkStart w:id="104" w:name="pic_pareto_set_min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3</w:t>
      </w:r>
      <w:r w:rsidR="00AB740B">
        <w:fldChar w:fldCharType="end"/>
      </w:r>
      <w:bookmarkEnd w:id="104"/>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103"/>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D177B1" w:rsidRPr="00D177B1">
        <w:t>(</w:t>
      </w:r>
      <w:r w:rsidR="00D177B1">
        <w:rPr>
          <w:noProof/>
        </w:rPr>
        <w:t>2</w:t>
      </w:r>
      <w:r w:rsidR="00D177B1">
        <w:t>.</w:t>
      </w:r>
      <w:r w:rsidR="00D177B1">
        <w:rPr>
          <w:noProof/>
        </w:rPr>
        <w:t>50</w:t>
      </w:r>
      <w:r w:rsidR="00D177B1">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0E391A">
        <w:tc>
          <w:tcPr>
            <w:tcW w:w="8330" w:type="dxa"/>
            <w:vAlign w:val="center"/>
          </w:tcPr>
          <w:p w:rsidR="00637587"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51</w:t>
            </w:r>
            <w:r w:rsidR="00AB3649">
              <w:rPr>
                <w:noProof/>
              </w:rPr>
              <w:fldChar w:fldCharType="end"/>
            </w:r>
            <w:r>
              <w:t>)</w:t>
            </w:r>
          </w:p>
        </w:tc>
      </w:tr>
      <w:tr w:rsidR="00637587" w:rsidTr="0016575C">
        <w:tc>
          <w:tcPr>
            <w:tcW w:w="8330" w:type="dxa"/>
          </w:tcPr>
          <w:p w:rsidR="00637587"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52</w:t>
            </w:r>
            <w:r w:rsidR="00AB3649">
              <w:rPr>
                <w:noProof/>
              </w:rPr>
              <w:fldChar w:fldCharType="end"/>
            </w:r>
            <w:r>
              <w:t>)</w:t>
            </w:r>
          </w:p>
        </w:tc>
      </w:tr>
      <w:tr w:rsidR="00637587" w:rsidTr="0016575C">
        <w:tc>
          <w:tcPr>
            <w:tcW w:w="8330" w:type="dxa"/>
          </w:tcPr>
          <w:p w:rsidR="00637587"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53</w:t>
            </w:r>
            <w:r w:rsidR="00AB3649">
              <w:rPr>
                <w:noProof/>
              </w:rPr>
              <w:fldChar w:fldCharType="end"/>
            </w:r>
            <w:r>
              <w:t>)</w:t>
            </w:r>
          </w:p>
        </w:tc>
      </w:tr>
      <w:tr w:rsidR="00637587" w:rsidTr="000E391A">
        <w:tc>
          <w:tcPr>
            <w:tcW w:w="8330" w:type="dxa"/>
            <w:vAlign w:val="center"/>
          </w:tcPr>
          <w:p w:rsidR="00637587"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54</w:t>
            </w:r>
            <w:r w:rsidR="00AB3649">
              <w:rPr>
                <w:noProof/>
              </w:rP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0E391A">
        <w:tc>
          <w:tcPr>
            <w:tcW w:w="8330" w:type="dxa"/>
            <w:vAlign w:val="center"/>
          </w:tcPr>
          <w:p w:rsidR="003354DD"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55</w:t>
            </w:r>
            <w:r w:rsidR="00AB3649">
              <w:rPr>
                <w:noProof/>
              </w:rPr>
              <w:fldChar w:fldCharType="end"/>
            </w:r>
            <w:r>
              <w:t>)</w:t>
            </w:r>
          </w:p>
        </w:tc>
      </w:tr>
      <w:tr w:rsidR="003354DD" w:rsidTr="003354DD">
        <w:tc>
          <w:tcPr>
            <w:tcW w:w="8330" w:type="dxa"/>
          </w:tcPr>
          <w:p w:rsidR="003354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56</w:t>
            </w:r>
            <w:r w:rsidR="00AB3649">
              <w:rPr>
                <w:noProof/>
              </w:rP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D177B1" w:rsidRPr="00D177B1">
        <w:t>(</w:t>
      </w:r>
      <w:r w:rsidR="00D177B1">
        <w:rPr>
          <w:noProof/>
        </w:rPr>
        <w:t>2</w:t>
      </w:r>
      <w:r w:rsidR="00D177B1">
        <w:t>.</w:t>
      </w:r>
      <w:r w:rsidR="00D177B1">
        <w:rPr>
          <w:noProof/>
        </w:rPr>
        <w:t>50</w:t>
      </w:r>
      <w:r w:rsidR="00D177B1">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0E391A">
        <w:tc>
          <w:tcPr>
            <w:tcW w:w="8330" w:type="dxa"/>
            <w:vAlign w:val="center"/>
          </w:tcPr>
          <w:p w:rsidR="00B625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57</w:t>
            </w:r>
            <w:r w:rsidR="00AB3649">
              <w:rPr>
                <w:noProof/>
              </w:rPr>
              <w:fldChar w:fldCharType="end"/>
            </w:r>
            <w:r>
              <w:t>)</w:t>
            </w:r>
          </w:p>
        </w:tc>
      </w:tr>
      <w:tr w:rsidR="00B625DD" w:rsidTr="00B625DD">
        <w:tc>
          <w:tcPr>
            <w:tcW w:w="8330" w:type="dxa"/>
          </w:tcPr>
          <w:p w:rsidR="00B625DD" w:rsidRPr="008F7971" w:rsidRDefault="003B4D4F" w:rsidP="000E391A">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58</w:t>
            </w:r>
            <w:r w:rsidR="00AB3649">
              <w:rPr>
                <w:noProof/>
              </w:rP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0E391A">
        <w:tc>
          <w:tcPr>
            <w:tcW w:w="8330" w:type="dxa"/>
            <w:vAlign w:val="center"/>
          </w:tcPr>
          <w:p w:rsidR="00280373" w:rsidRPr="008F7971" w:rsidRDefault="003B4D4F" w:rsidP="000E391A">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59</w:t>
            </w:r>
            <w:r w:rsidR="00AB3649">
              <w:rPr>
                <w:noProof/>
              </w:rP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5"/>
      <w:r>
        <w:rPr>
          <w:rFonts w:eastAsiaTheme="minorEastAsia"/>
        </w:rPr>
        <w:t>пункт 4</w:t>
      </w:r>
      <w:commentRangeEnd w:id="105"/>
      <w:r>
        <w:rPr>
          <w:rStyle w:val="a8"/>
        </w:rPr>
        <w:commentReference w:id="105"/>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D177B1">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D177B1" w:rsidRPr="00D177B1">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0E391A">
        <w:tc>
          <w:tcPr>
            <w:tcW w:w="8330" w:type="dxa"/>
            <w:vAlign w:val="center"/>
          </w:tcPr>
          <w:p w:rsidR="00224E06" w:rsidRPr="008F7971" w:rsidRDefault="00224E06" w:rsidP="000E391A">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60</w:t>
            </w:r>
            <w:r w:rsidR="00AB3649">
              <w:rPr>
                <w:noProof/>
              </w:rP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0E391A">
        <w:tc>
          <w:tcPr>
            <w:tcW w:w="8330" w:type="dxa"/>
            <w:vAlign w:val="center"/>
          </w:tcPr>
          <w:p w:rsidR="00523B03" w:rsidRPr="008F7971" w:rsidRDefault="003B4D4F" w:rsidP="000E391A">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61</w:t>
            </w:r>
            <w:r w:rsidR="00AB3649">
              <w:rPr>
                <w:noProof/>
              </w:rPr>
              <w:fldChar w:fldCharType="end"/>
            </w:r>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6"/>
      <w:r>
        <w:rPr>
          <w:rFonts w:eastAsiaTheme="minorEastAsia"/>
        </w:rPr>
        <w:t>использовать квадратичную метрику</w:t>
      </w:r>
      <w:commentRangeEnd w:id="106"/>
      <w:r>
        <w:rPr>
          <w:rStyle w:val="a8"/>
        </w:rPr>
        <w:commentReference w:id="106"/>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0E391A">
        <w:tc>
          <w:tcPr>
            <w:tcW w:w="8330" w:type="dxa"/>
            <w:vAlign w:val="center"/>
          </w:tcPr>
          <w:p w:rsidR="00F51058" w:rsidRPr="008F7971" w:rsidRDefault="00F51058" w:rsidP="000E391A">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62</w:t>
            </w:r>
            <w:r w:rsidR="00AB3649">
              <w:rPr>
                <w:noProof/>
              </w:rP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D177B1" w:rsidRPr="00D177B1">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0E391A">
        <w:tc>
          <w:tcPr>
            <w:tcW w:w="8330" w:type="dxa"/>
            <w:vAlign w:val="center"/>
          </w:tcPr>
          <w:p w:rsidR="00295965" w:rsidRPr="008F7971" w:rsidRDefault="003B4D4F" w:rsidP="000E391A">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63</w:t>
            </w:r>
            <w:r w:rsidR="00AB3649">
              <w:rPr>
                <w:noProof/>
              </w:rP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D177B1">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D177B1">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7" w:name="_Toc389304223"/>
      <w:r w:rsidRPr="00522E27">
        <w:t>Алгоритм решения многокритериальной оптимизационной задачи</w:t>
      </w:r>
      <w:bookmarkEnd w:id="107"/>
    </w:p>
    <w:p w:rsidR="00546510" w:rsidRDefault="00546510" w:rsidP="00546510">
      <w:r>
        <w:t xml:space="preserve">В данном разделе подробно описывается алгоритм, реализующий решение предложенного в </w:t>
      </w:r>
      <w:r w:rsidR="006D7C4C">
        <w:t xml:space="preserve">разделе </w:t>
      </w:r>
      <w:r w:rsidR="006D7C4C">
        <w:fldChar w:fldCharType="begin"/>
      </w:r>
      <w:r w:rsidR="006D7C4C">
        <w:instrText xml:space="preserve"> REF _Ref388991049 \r \h </w:instrText>
      </w:r>
      <w:r w:rsidR="006D7C4C">
        <w:fldChar w:fldCharType="separate"/>
      </w:r>
      <w:r w:rsidR="00D177B1">
        <w:t>2.3</w:t>
      </w:r>
      <w:r w:rsidR="006D7C4C">
        <w:fldChar w:fldCharType="end"/>
      </w:r>
      <w:r w:rsidR="006D7C4C">
        <w:t xml:space="preserve"> </w:t>
      </w:r>
      <w:r>
        <w:t>метода.</w:t>
      </w:r>
    </w:p>
    <w:p w:rsidR="00546510" w:rsidRPr="00522E27" w:rsidRDefault="00546510" w:rsidP="00522E27">
      <w:pPr>
        <w:pStyle w:val="3"/>
      </w:pPr>
      <w:bookmarkStart w:id="108" w:name="_Ref388991491"/>
      <w:bookmarkStart w:id="109" w:name="_Ref388991520"/>
      <w:bookmarkStart w:id="110" w:name="_Ref388991694"/>
      <w:bookmarkStart w:id="111" w:name="_Ref388991745"/>
      <w:bookmarkStart w:id="112" w:name="_Ref388991829"/>
      <w:bookmarkStart w:id="113" w:name="_Toc389304224"/>
      <w:r w:rsidRPr="00522E27">
        <w:t>Алгоритм прямых выборочных процедур с уменьшением интервала поиска</w:t>
      </w:r>
      <w:bookmarkEnd w:id="108"/>
      <w:bookmarkEnd w:id="109"/>
      <w:bookmarkEnd w:id="110"/>
      <w:bookmarkEnd w:id="111"/>
      <w:bookmarkEnd w:id="112"/>
      <w:bookmarkEnd w:id="113"/>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r w:rsidR="00046A6D">
        <w:t xml:space="preserve">(раздел </w:t>
      </w:r>
      <w:r w:rsidR="00046A6D">
        <w:fldChar w:fldCharType="begin"/>
      </w:r>
      <w:r w:rsidR="00046A6D">
        <w:instrText xml:space="preserve"> REF _Ref388559554 \r \h </w:instrText>
      </w:r>
      <w:r w:rsidR="00046A6D">
        <w:fldChar w:fldCharType="separate"/>
      </w:r>
      <w:r w:rsidR="00D177B1">
        <w:t>1.1</w:t>
      </w:r>
      <w:r w:rsidR="00046A6D">
        <w:fldChar w:fldCharType="end"/>
      </w:r>
      <w:r w:rsidR="00046A6D">
        <w:t>).</w:t>
      </w:r>
    </w:p>
    <w:p w:rsidR="00546510" w:rsidRDefault="00546510" w:rsidP="00546510">
      <w:r>
        <w:t xml:space="preserve">В таблице </w:t>
      </w:r>
      <w:r w:rsidR="00CC60FE">
        <w:fldChar w:fldCharType="begin"/>
      </w:r>
      <w:r w:rsidR="00CC60FE">
        <w:instrText xml:space="preserve"> REF tbl_common_opt_task_data \h </w:instrText>
      </w:r>
      <w:r w:rsidR="00CC60FE">
        <w:fldChar w:fldCharType="separate"/>
      </w:r>
      <w:r w:rsidR="00D177B1">
        <w:rPr>
          <w:noProof/>
        </w:rPr>
        <w:t>2</w:t>
      </w:r>
      <w:r w:rsidR="00D177B1">
        <w:t>.</w:t>
      </w:r>
      <w:r w:rsidR="00D177B1">
        <w:rPr>
          <w:noProof/>
        </w:rPr>
        <w:t>22</w:t>
      </w:r>
      <w:r w:rsidR="00CC60FE">
        <w:fldChar w:fldCharType="end"/>
      </w:r>
      <w:r>
        <w:t xml:space="preserve"> 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463DD6" w:rsidRDefault="00463DD6" w:rsidP="00546510"/>
    <w:p w:rsidR="00463DD6" w:rsidRDefault="00463DD6" w:rsidP="00463DD6">
      <w:pPr>
        <w:pStyle w:val="af"/>
        <w:keepNext/>
      </w:pPr>
      <w:r>
        <w:lastRenderedPageBreak/>
        <w:t xml:space="preserve">Таблица </w:t>
      </w:r>
      <w:bookmarkStart w:id="114" w:name="tbl_common_opt_task_data"/>
      <w:r w:rsidR="004755F6">
        <w:fldChar w:fldCharType="begin"/>
      </w:r>
      <w:r w:rsidR="004755F6">
        <w:instrText xml:space="preserve"> STYLEREF 1 \s </w:instrText>
      </w:r>
      <w:r w:rsidR="004755F6">
        <w:fldChar w:fldCharType="separate"/>
      </w:r>
      <w:r w:rsidR="004755F6">
        <w:rPr>
          <w:noProof/>
        </w:rPr>
        <w:t>2</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22</w:t>
      </w:r>
      <w:r w:rsidR="004755F6">
        <w:fldChar w:fldCharType="end"/>
      </w:r>
      <w:bookmarkEnd w:id="114"/>
      <w:r>
        <w:t xml:space="preserve"> </w:t>
      </w:r>
      <w:r w:rsidRPr="00463DD6">
        <w:t>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463DD6">
            <w:pPr>
              <w:spacing w:line="240" w:lineRule="auto"/>
              <w:ind w:firstLine="0"/>
              <w:jc w:val="center"/>
              <w:rPr>
                <w:b/>
              </w:rPr>
            </w:pPr>
            <w:r>
              <w:rPr>
                <w:b/>
              </w:rPr>
              <w:t>Название</w:t>
            </w:r>
          </w:p>
        </w:tc>
        <w:tc>
          <w:tcPr>
            <w:tcW w:w="4786" w:type="dxa"/>
          </w:tcPr>
          <w:p w:rsidR="00546510" w:rsidRDefault="00546510" w:rsidP="00463DD6">
            <w:pPr>
              <w:spacing w:line="240" w:lineRule="auto"/>
              <w:ind w:firstLine="0"/>
              <w:jc w:val="center"/>
              <w:rPr>
                <w:b/>
              </w:rPr>
            </w:pPr>
            <w:r>
              <w:rPr>
                <w:b/>
              </w:rPr>
              <w:t>Обозначение</w:t>
            </w:r>
          </w:p>
        </w:tc>
      </w:tr>
      <w:tr w:rsidR="00546510" w:rsidTr="001E7BF0">
        <w:tc>
          <w:tcPr>
            <w:tcW w:w="4785" w:type="dxa"/>
            <w:vAlign w:val="center"/>
          </w:tcPr>
          <w:p w:rsidR="00546510" w:rsidRPr="00F73B2A" w:rsidRDefault="00546510" w:rsidP="00463DD6">
            <w:pPr>
              <w:spacing w:line="240" w:lineRule="auto"/>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463DD6">
            <w:pPr>
              <w:spacing w:line="240" w:lineRule="auto"/>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463DD6">
            <w:pPr>
              <w:spacing w:line="240" w:lineRule="auto"/>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3B4D4F" w:rsidP="00463DD6">
            <w:pPr>
              <w:spacing w:line="240" w:lineRule="auto"/>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463DD6">
            <w:pPr>
              <w:spacing w:line="240" w:lineRule="auto"/>
              <w:ind w:firstLine="0"/>
            </w:pPr>
            <w:r w:rsidRPr="00F73B2A">
              <w:t>Функциональные ограничения</w:t>
            </w:r>
          </w:p>
        </w:tc>
        <w:tc>
          <w:tcPr>
            <w:tcW w:w="4786" w:type="dxa"/>
            <w:vAlign w:val="center"/>
          </w:tcPr>
          <w:p w:rsidR="00546510" w:rsidRPr="0021621E" w:rsidRDefault="003B4D4F" w:rsidP="00463DD6">
            <w:pPr>
              <w:spacing w:line="240" w:lineRule="auto"/>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463DD6">
            <w:pPr>
              <w:spacing w:line="240" w:lineRule="auto"/>
              <w:ind w:firstLine="0"/>
            </w:pPr>
            <w:r w:rsidRPr="0021621E">
              <w:t>где c – количество функциональных ограничений</w:t>
            </w:r>
          </w:p>
        </w:tc>
      </w:tr>
    </w:tbl>
    <w:p w:rsidR="00463DD6" w:rsidRDefault="00463DD6" w:rsidP="00546510"/>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Pr="007B4144"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3B4D4F" w:rsidP="000E391A">
            <w:pPr>
              <w:ind w:firstLine="0"/>
            </w:pPr>
            <m:oMathPara>
              <m:oMathParaPr>
                <m:jc m:val="center"/>
              </m:oMathParaPr>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64</w:t>
            </w:r>
            <w:r w:rsidR="00AB3649">
              <w:rPr>
                <w:noProof/>
              </w:rPr>
              <w:fldChar w:fldCharType="end"/>
            </w:r>
            <w:r>
              <w:t>)</w:t>
            </w:r>
          </w:p>
        </w:tc>
      </w:tr>
    </w:tbl>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Pr="007B4144"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B4144" w:rsidTr="000E391A">
        <w:tc>
          <w:tcPr>
            <w:tcW w:w="8330" w:type="dxa"/>
            <w:vAlign w:val="center"/>
          </w:tcPr>
          <w:p w:rsidR="007B4144" w:rsidRPr="008F7971" w:rsidRDefault="007B4144" w:rsidP="000E391A">
            <w:pPr>
              <w:ind w:firstLine="0"/>
            </w:pPr>
            <m:oMathPara>
              <m:oMathParaPr>
                <m:jc m:val="center"/>
              </m:oMathParaPr>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m:oMath>
            </m:oMathPara>
          </w:p>
        </w:tc>
        <w:tc>
          <w:tcPr>
            <w:tcW w:w="1241" w:type="dxa"/>
            <w:vAlign w:val="center"/>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65</w:t>
            </w:r>
            <w:r w:rsidR="00AB3649">
              <w:rPr>
                <w:noProof/>
              </w:rPr>
              <w:fldChar w:fldCharType="end"/>
            </w:r>
            <w:r>
              <w:t>)</w:t>
            </w:r>
          </w:p>
        </w:tc>
      </w:tr>
      <w:tr w:rsidR="007B4144" w:rsidTr="007B4144">
        <w:tc>
          <w:tcPr>
            <w:tcW w:w="8330" w:type="dxa"/>
          </w:tcPr>
          <w:p w:rsidR="007B4144" w:rsidRPr="008F7971" w:rsidRDefault="007B4144" w:rsidP="000E391A">
            <w:pPr>
              <w:ind w:firstLine="0"/>
            </w:pPr>
            <m:oMathPara>
              <m:oMathParaPr>
                <m:jc m:val="center"/>
              </m:oMathParaPr>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m:oMath>
            </m:oMathPara>
          </w:p>
        </w:tc>
        <w:tc>
          <w:tcPr>
            <w:tcW w:w="1241" w:type="dxa"/>
          </w:tcPr>
          <w:p w:rsidR="007B4144" w:rsidRPr="002978D6" w:rsidRDefault="007B4144"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66</w:t>
            </w:r>
            <w:r w:rsidR="00AB3649">
              <w:rPr>
                <w:noProof/>
              </w:rPr>
              <w:fldChar w:fldCharType="end"/>
            </w:r>
            <w:r>
              <w:t>)</w:t>
            </w:r>
          </w:p>
        </w:tc>
      </w:tr>
    </w:tbl>
    <w:p w:rsidR="00546510" w:rsidRDefault="00546510" w:rsidP="00546510">
      <w:r>
        <w:t>Алгоритм прямых выборочных процедур с уменьшением интервала поиска состоит из следующих шагов:</w:t>
      </w:r>
    </w:p>
    <w:p w:rsidR="00546510" w:rsidRPr="00F92DEA"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92DEA" w:rsidTr="000E391A">
        <w:tc>
          <w:tcPr>
            <w:tcW w:w="8330" w:type="dxa"/>
            <w:vAlign w:val="center"/>
          </w:tcPr>
          <w:p w:rsidR="00F92DEA" w:rsidRPr="008F7971" w:rsidRDefault="003B4D4F" w:rsidP="000E391A">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m:oMath>
            </m:oMathPara>
          </w:p>
        </w:tc>
        <w:tc>
          <w:tcPr>
            <w:tcW w:w="1241" w:type="dxa"/>
            <w:vAlign w:val="center"/>
          </w:tcPr>
          <w:p w:rsidR="00F92DEA" w:rsidRPr="002978D6" w:rsidRDefault="00F92DEA"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67</w:t>
            </w:r>
            <w:r w:rsidR="00AB3649">
              <w:rPr>
                <w:noProof/>
              </w:rPr>
              <w:fldChar w:fldCharType="end"/>
            </w:r>
            <w:r>
              <w:t>)</w:t>
            </w:r>
          </w:p>
        </w:tc>
      </w:tr>
    </w:tbl>
    <w:p w:rsidR="00546510" w:rsidRPr="004771BF" w:rsidRDefault="00546510" w:rsidP="00546510">
      <w:r>
        <w:lastRenderedPageBreak/>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B4D4F" w:rsidP="000E391A">
            <w:pPr>
              <w:ind w:firstLine="0"/>
            </w:pPr>
            <m:oMathPara>
              <m:oMathParaPr>
                <m:jc m:val="center"/>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68</w:t>
            </w:r>
            <w:r w:rsidR="00AB3649">
              <w:rPr>
                <w:noProof/>
              </w:rPr>
              <w:fldChar w:fldCharType="end"/>
            </w:r>
            <w:r>
              <w:t>)</w:t>
            </w:r>
          </w:p>
        </w:tc>
      </w:tr>
    </w:tbl>
    <w:p w:rsidR="00546510" w:rsidRPr="004771BF" w:rsidRDefault="00546510" w:rsidP="00546510">
      <w:r w:rsidRPr="00AE2A40">
        <w:rPr>
          <w:b/>
        </w:rPr>
        <w:t>Шаг 2.</w:t>
      </w:r>
      <w:r>
        <w:t xml:space="preserve"> Вычисляется случайная точка </w:t>
      </w:r>
      <w:r w:rsidRPr="00AE2A40">
        <w:rPr>
          <w:i/>
        </w:rPr>
        <w:t>x</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771BF" w:rsidTr="000E391A">
        <w:tc>
          <w:tcPr>
            <w:tcW w:w="8330" w:type="dxa"/>
            <w:vAlign w:val="center"/>
          </w:tcPr>
          <w:p w:rsidR="004771BF" w:rsidRPr="008F7971" w:rsidRDefault="003B4D4F" w:rsidP="000E391A">
            <w:pPr>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m:oMath>
            </m:oMathPara>
          </w:p>
        </w:tc>
        <w:tc>
          <w:tcPr>
            <w:tcW w:w="1241" w:type="dxa"/>
            <w:vAlign w:val="center"/>
          </w:tcPr>
          <w:p w:rsidR="004771BF" w:rsidRPr="002978D6" w:rsidRDefault="004771BF" w:rsidP="000E391A">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69</w:t>
            </w:r>
            <w:r w:rsidR="00AB3649">
              <w:rPr>
                <w:noProof/>
              </w:rPr>
              <w:fldChar w:fldCharType="end"/>
            </w:r>
            <w:r>
              <w:t>)</w:t>
            </w:r>
          </w:p>
        </w:tc>
      </w:tr>
    </w:tbl>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Также на данном шаге производится проверка на удовлетворение функциональным ограничениям</w:t>
      </w:r>
      <w:r w:rsidR="004771BF" w:rsidRPr="004771BF">
        <w:t xml:space="preserve"> (</w:t>
      </w:r>
      <w:r w:rsidR="004771BF">
        <w:t xml:space="preserve">таблица </w:t>
      </w:r>
      <w:r w:rsidR="004771BF">
        <w:fldChar w:fldCharType="begin"/>
      </w:r>
      <w:r w:rsidR="004771BF">
        <w:instrText xml:space="preserve"> REF tbl_common_opt_task_data \h </w:instrText>
      </w:r>
      <w:r w:rsidR="004771BF">
        <w:fldChar w:fldCharType="separate"/>
      </w:r>
      <w:r w:rsidR="00D177B1">
        <w:rPr>
          <w:noProof/>
        </w:rPr>
        <w:t>2</w:t>
      </w:r>
      <w:r w:rsidR="00D177B1">
        <w:t>.</w:t>
      </w:r>
      <w:r w:rsidR="00D177B1">
        <w:rPr>
          <w:noProof/>
        </w:rPr>
        <w:t>22</w:t>
      </w:r>
      <w:r w:rsidR="004771BF">
        <w:fldChar w:fldCharType="end"/>
      </w:r>
      <w:r w:rsidR="004771BF">
        <w:t xml:space="preserve">). </w:t>
      </w:r>
      <w:r>
        <w:t xml:space="preserve">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5" w:name="_Ref388991839"/>
      <w:bookmarkStart w:id="116" w:name="_Toc389304225"/>
      <w:r w:rsidRPr="00522E27">
        <w:t>Модификация алгоритма прямых выборочных процедур с уменьшением интервала поиска</w:t>
      </w:r>
      <w:bookmarkEnd w:id="115"/>
      <w:bookmarkEnd w:id="116"/>
    </w:p>
    <w:p w:rsidR="00546510" w:rsidRDefault="00546510" w:rsidP="00546510">
      <w:r>
        <w:t xml:space="preserve">Для возможности применения описанного в </w:t>
      </w:r>
      <w:r w:rsidR="00075435">
        <w:t xml:space="preserve">разделе </w:t>
      </w:r>
      <w:r w:rsidR="00075435">
        <w:fldChar w:fldCharType="begin"/>
      </w:r>
      <w:r w:rsidR="00075435">
        <w:instrText xml:space="preserve"> REF _Ref388991520 \r \h </w:instrText>
      </w:r>
      <w:r w:rsidR="00075435">
        <w:fldChar w:fldCharType="separate"/>
      </w:r>
      <w:r w:rsidR="00D177B1">
        <w:t>2.4.1</w:t>
      </w:r>
      <w:r w:rsidR="00075435">
        <w:fldChar w:fldCharType="end"/>
      </w:r>
      <w:r w:rsidR="00075435">
        <w:t xml:space="preserve"> </w:t>
      </w:r>
      <w:r>
        <w:t xml:space="preserve">алгоритма прямых выборочных процедур с уменьшением интервала поиска для решения поставленной </w:t>
      </w:r>
      <w:r w:rsidR="00CB45AF">
        <w:t xml:space="preserve">в разделе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задачи оптимизации в данный алгоритм необходимо внести модификации.</w:t>
      </w:r>
    </w:p>
    <w:p w:rsidR="00546510" w:rsidRDefault="00546510" w:rsidP="00546510">
      <w:proofErr w:type="gramStart"/>
      <w:r>
        <w:t xml:space="preserve">В соответствии с поставленной задачей многокритериальной оптимизации </w:t>
      </w:r>
      <w:r w:rsidR="00CB45AF">
        <w:t xml:space="preserve">(раздел </w:t>
      </w:r>
      <w:r w:rsidR="00CB45AF">
        <w:fldChar w:fldCharType="begin"/>
      </w:r>
      <w:r w:rsidR="00CB45AF">
        <w:instrText xml:space="preserve"> REF _Ref388559554 \r \h </w:instrText>
      </w:r>
      <w:r w:rsidR="00CB45AF">
        <w:fldChar w:fldCharType="separate"/>
      </w:r>
      <w:r w:rsidR="00D177B1">
        <w:t>1.1</w:t>
      </w:r>
      <w:r w:rsidR="00CB45AF">
        <w:fldChar w:fldCharType="end"/>
      </w:r>
      <w:r w:rsidR="00CB45AF">
        <w:t xml:space="preserve">), </w:t>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w:r w:rsidR="00B8664A">
        <w:t>расположенное</w:t>
      </w:r>
      <w:r>
        <w:t xml:space="preserve">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lastRenderedPageBreak/>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r w:rsidR="00F0486E">
        <w:t xml:space="preserve">(таблица </w:t>
      </w:r>
      <w:r w:rsidR="00F0486E">
        <w:fldChar w:fldCharType="begin"/>
      </w:r>
      <w:r w:rsidR="00F0486E">
        <w:instrText xml:space="preserve"> REF tbl_mat_mod_input_vars \h </w:instrText>
      </w:r>
      <w:r w:rsidR="00F0486E">
        <w:fldChar w:fldCharType="separate"/>
      </w:r>
      <w:r w:rsidR="00D177B1">
        <w:rPr>
          <w:noProof/>
        </w:rPr>
        <w:t>2</w:t>
      </w:r>
      <w:r w:rsidR="00D177B1">
        <w:t>.</w:t>
      </w:r>
      <w:r w:rsidR="00D177B1">
        <w:rPr>
          <w:noProof/>
        </w:rPr>
        <w:t>2</w:t>
      </w:r>
      <w:r w:rsidR="00F0486E">
        <w:fldChar w:fldCharType="end"/>
      </w:r>
      <w:r w:rsidR="00F0486E">
        <w:t>).</w:t>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r w:rsidR="00CA2647">
        <w:t xml:space="preserve">разделе </w:t>
      </w:r>
      <w:r w:rsidR="00CA2647">
        <w:fldChar w:fldCharType="begin"/>
      </w:r>
      <w:r w:rsidR="00CA2647">
        <w:instrText xml:space="preserve"> REF _Ref388991694 \r \p \h </w:instrText>
      </w:r>
      <w:r w:rsidR="00CA2647">
        <w:fldChar w:fldCharType="separate"/>
      </w:r>
      <w:r w:rsidR="00D177B1">
        <w:t xml:space="preserve">2.4.1 </w:t>
      </w:r>
      <w:proofErr w:type="spellStart"/>
      <w:r w:rsidR="00D177B1">
        <w:t>выше</w:t>
      </w:r>
      <w:r w:rsidR="00CA2647">
        <w:fldChar w:fldCharType="end"/>
      </w:r>
      <w:r>
        <w:t>алгоритму</w:t>
      </w:r>
      <w:proofErr w:type="spellEnd"/>
      <w:r>
        <w:t xml:space="preserve">,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rsidR="00546510">
        <w:t xml:space="preserve">; </w:t>
      </w:r>
    </w:p>
    <w:p w:rsidR="00546510" w:rsidRDefault="003B4D4F"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00546510" w:rsidRPr="00974D43">
        <w:t xml:space="preserve"> = 240 </w:t>
      </w:r>
      <w:r w:rsidR="00546510">
        <w:t>т</w:t>
      </w:r>
      <w:r w:rsidR="00546510" w:rsidRPr="00974D43">
        <w:t>/</w:t>
      </w:r>
      <w:r w:rsidR="00546510">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r w:rsidR="009F7473">
        <w:t xml:space="preserve">разделе </w:t>
      </w:r>
      <w:r w:rsidR="009F7473">
        <w:fldChar w:fldCharType="begin"/>
      </w:r>
      <w:r w:rsidR="009F7473">
        <w:instrText xml:space="preserve"> REF _Ref388991745 \r \h </w:instrText>
      </w:r>
      <w:r w:rsidR="009F7473">
        <w:fldChar w:fldCharType="separate"/>
      </w:r>
      <w:r w:rsidR="00D177B1">
        <w:t>2.4.1</w:t>
      </w:r>
      <w:r w:rsidR="009F7473">
        <w:fldChar w:fldCharType="end"/>
      </w:r>
      <w:r w:rsidR="009F7473">
        <w:t xml:space="preserve"> </w:t>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47D1E" w:rsidTr="00731EA6">
        <w:tc>
          <w:tcPr>
            <w:tcW w:w="8330" w:type="dxa"/>
            <w:vAlign w:val="center"/>
          </w:tcPr>
          <w:p w:rsidR="00147D1E" w:rsidRPr="008F7971" w:rsidRDefault="003B4D4F" w:rsidP="00731EA6">
            <w:pPr>
              <w:ind w:firstLine="0"/>
            </w:pPr>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1241" w:type="dxa"/>
            <w:vAlign w:val="center"/>
          </w:tcPr>
          <w:p w:rsidR="00147D1E" w:rsidRPr="002978D6" w:rsidRDefault="00147D1E" w:rsidP="00731EA6">
            <w:pPr>
              <w:ind w:firstLine="0"/>
            </w:pPr>
            <w:r>
              <w:rPr>
                <w:lang w:val="en-US"/>
              </w:rPr>
              <w:t>(</w:t>
            </w:r>
            <w:r w:rsidR="00AB3649">
              <w:fldChar w:fldCharType="begin"/>
            </w:r>
            <w:r w:rsidR="00AB3649">
              <w:instrText xml:space="preserve"> STYLEREF 1 \s </w:instrText>
            </w:r>
            <w:r w:rsidR="00AB3649">
              <w:fldChar w:fldCharType="separate"/>
            </w:r>
            <w:r w:rsidR="00D177B1">
              <w:rPr>
                <w:noProof/>
              </w:rPr>
              <w:t>2</w:t>
            </w:r>
            <w:r w:rsidR="00AB3649">
              <w:rPr>
                <w:noProof/>
              </w:rPr>
              <w:fldChar w:fldCharType="end"/>
            </w:r>
            <w:r>
              <w:t>.</w:t>
            </w:r>
            <w:r w:rsidR="00AB3649">
              <w:fldChar w:fldCharType="begin"/>
            </w:r>
            <w:r w:rsidR="00AB3649">
              <w:instrText xml:space="preserve"> SEQ Формула \* ARABIC \s 1 </w:instrText>
            </w:r>
            <w:r w:rsidR="00AB3649">
              <w:fldChar w:fldCharType="separate"/>
            </w:r>
            <w:r w:rsidR="00D177B1">
              <w:rPr>
                <w:noProof/>
              </w:rPr>
              <w:t>70</w:t>
            </w:r>
            <w:r w:rsidR="00AB3649">
              <w:rPr>
                <w:noProof/>
              </w:rPr>
              <w:fldChar w:fldCharType="end"/>
            </w:r>
            <w:r>
              <w:t>)</w:t>
            </w:r>
          </w:p>
        </w:tc>
      </w:tr>
    </w:tbl>
    <w:p w:rsidR="00546510" w:rsidRPr="00EF4410" w:rsidRDefault="003B4D4F"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00546510"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00546510" w:rsidRPr="00EF4410">
        <w:rPr>
          <w:lang w:val="ru-RU"/>
        </w:rPr>
        <w:t xml:space="preserve">, </w:t>
      </w:r>
    </w:p>
    <w:p w:rsidR="00546510" w:rsidRDefault="00546510" w:rsidP="00546510">
      <w:pPr>
        <w:rPr>
          <w:szCs w:val="22"/>
        </w:rPr>
      </w:pPr>
      <w:r>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lastRenderedPageBreak/>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proofErr w:type="spellStart"/>
      <w:r>
        <w:rPr>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proofErr w:type="spellStart"/>
      <w:r>
        <w:rPr>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lastRenderedPageBreak/>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Приведем блок-схему алгоритма формирования множества возможных векторных критериев, реализующего предложенный в разделе</w:t>
      </w:r>
      <w:r w:rsidR="002C3920">
        <w:t xml:space="preserve"> </w:t>
      </w:r>
      <w:r w:rsidR="002C3920">
        <w:fldChar w:fldCharType="begin"/>
      </w:r>
      <w:r w:rsidR="002C3920">
        <w:instrText xml:space="preserve"> REF _Ref388639252 \r \h </w:instrText>
      </w:r>
      <w:r w:rsidR="002C3920">
        <w:fldChar w:fldCharType="separate"/>
      </w:r>
      <w:r w:rsidR="00D177B1">
        <w:t>2.3.1</w:t>
      </w:r>
      <w:r w:rsidR="002C3920">
        <w:fldChar w:fldCharType="end"/>
      </w:r>
      <w:r>
        <w:t xml:space="preserve"> метод, с учетом алгоритма прямых выборочных процедур с уменьшением интервала поиска, описанного в разделе</w:t>
      </w:r>
      <w:r w:rsidR="002C3920">
        <w:t xml:space="preserve"> </w:t>
      </w:r>
      <w:r w:rsidR="002C3920">
        <w:fldChar w:fldCharType="begin"/>
      </w:r>
      <w:r w:rsidR="002C3920">
        <w:instrText xml:space="preserve"> REF _Ref388991829 \r \h </w:instrText>
      </w:r>
      <w:r w:rsidR="002C3920">
        <w:fldChar w:fldCharType="separate"/>
      </w:r>
      <w:r w:rsidR="00D177B1">
        <w:t>2.4.1</w:t>
      </w:r>
      <w:r w:rsidR="002C3920">
        <w:fldChar w:fldCharType="end"/>
      </w:r>
      <w:r>
        <w:t xml:space="preserve">, а также его модификаций, сформулированных в разделе </w:t>
      </w:r>
      <w:r w:rsidR="002C3920">
        <w:fldChar w:fldCharType="begin"/>
      </w:r>
      <w:r w:rsidR="002C3920">
        <w:instrText xml:space="preserve"> REF _Ref388991839 \r \h </w:instrText>
      </w:r>
      <w:r w:rsidR="002C3920">
        <w:fldChar w:fldCharType="separate"/>
      </w:r>
      <w:r w:rsidR="00D177B1">
        <w:t>2.4.2</w:t>
      </w:r>
      <w:r w:rsidR="002C3920">
        <w:fldChar w:fldCharType="end"/>
      </w:r>
      <w:r w:rsidR="002C3920">
        <w:t>.</w:t>
      </w:r>
    </w:p>
    <w:p w:rsidR="00546510" w:rsidRPr="007B6DFF" w:rsidRDefault="00546510" w:rsidP="00546510">
      <w:pPr>
        <w:ind w:firstLine="851"/>
      </w:pPr>
      <w:r>
        <w:t xml:space="preserve">Блок-схема общего алгоритма представлена на </w:t>
      </w:r>
      <w:r w:rsidR="00135892">
        <w:t xml:space="preserve">рисунках </w:t>
      </w:r>
      <w:r w:rsidR="00335525">
        <w:fldChar w:fldCharType="begin"/>
      </w:r>
      <w:r w:rsidR="00335525">
        <w:instrText xml:space="preserve"> REF pic_common_vector_set_schema \h </w:instrText>
      </w:r>
      <w:r w:rsidR="00335525">
        <w:fldChar w:fldCharType="separate"/>
      </w:r>
      <w:r w:rsidR="00D177B1">
        <w:rPr>
          <w:noProof/>
        </w:rPr>
        <w:t>2</w:t>
      </w:r>
      <w:r w:rsidR="00D177B1">
        <w:t>.</w:t>
      </w:r>
      <w:r w:rsidR="00D177B1">
        <w:rPr>
          <w:noProof/>
        </w:rPr>
        <w:t>4</w:t>
      </w:r>
      <w:r w:rsidR="00335525">
        <w:fldChar w:fldCharType="end"/>
      </w:r>
      <w:r w:rsidR="00335525" w:rsidRPr="00335525">
        <w:t xml:space="preserve">, </w:t>
      </w:r>
      <w:r w:rsidR="00335525">
        <w:fldChar w:fldCharType="begin"/>
      </w:r>
      <w:r w:rsidR="00335525">
        <w:instrText xml:space="preserve"> REF pic_local_opt_alg \h </w:instrText>
      </w:r>
      <w:r w:rsidR="00335525">
        <w:fldChar w:fldCharType="separate"/>
      </w:r>
      <w:r w:rsidR="00D177B1">
        <w:rPr>
          <w:noProof/>
        </w:rPr>
        <w:t>2</w:t>
      </w:r>
      <w:r w:rsidR="00D177B1">
        <w:t>.</w:t>
      </w:r>
      <w:r w:rsidR="00D177B1">
        <w:rPr>
          <w:noProof/>
        </w:rPr>
        <w:t>5</w:t>
      </w:r>
      <w:r w:rsidR="00335525">
        <w:fldChar w:fldCharType="end"/>
      </w:r>
      <w:r w:rsidR="00335525" w:rsidRPr="00335525">
        <w:t xml:space="preserve">, </w:t>
      </w:r>
      <w:r w:rsidR="00335525">
        <w:fldChar w:fldCharType="begin"/>
      </w:r>
      <w:r w:rsidR="00335525">
        <w:instrText xml:space="preserve"> REF pic_direct_sampl_proc_mod \h </w:instrText>
      </w:r>
      <w:r w:rsidR="00335525">
        <w:fldChar w:fldCharType="separate"/>
      </w:r>
      <w:r w:rsidR="00D177B1">
        <w:rPr>
          <w:noProof/>
        </w:rPr>
        <w:t>2</w:t>
      </w:r>
      <w:r w:rsidR="00D177B1">
        <w:t>.</w:t>
      </w:r>
      <w:r w:rsidR="00D177B1">
        <w:rPr>
          <w:noProof/>
        </w:rPr>
        <w:t>6</w:t>
      </w:r>
      <w:r w:rsidR="00335525">
        <w:fldChar w:fldCharType="end"/>
      </w:r>
      <w:r w:rsidR="00335525" w:rsidRPr="007B6DFF">
        <w:t>.</w:t>
      </w:r>
    </w:p>
    <w:p w:rsidR="00546510" w:rsidRDefault="00546510" w:rsidP="00546510">
      <w:pPr>
        <w:ind w:firstLine="851"/>
      </w:pPr>
    </w:p>
    <w:p w:rsidR="00211E28" w:rsidRDefault="00546510" w:rsidP="00211E28">
      <w:pPr>
        <w:keepNext/>
        <w:ind w:firstLine="851"/>
      </w:pPr>
      <w:r>
        <w:object w:dxaOrig="7221" w:dyaOrig="13257">
          <v:shape id="_x0000_i1027" type="#_x0000_t75" style="width:360.95pt;height:662.95pt" o:ole="">
            <v:imagedata r:id="rId20" o:title=""/>
          </v:shape>
          <o:OLEObject Type="Embed" ProgID="Visio.Drawing.11" ShapeID="_x0000_i1027" DrawAspect="Content" ObjectID="_1463077274" r:id="rId21"/>
        </w:object>
      </w:r>
    </w:p>
    <w:p w:rsidR="00546510" w:rsidRPr="00032CF6" w:rsidRDefault="00211E28" w:rsidP="00211E28">
      <w:pPr>
        <w:pStyle w:val="af"/>
      </w:pPr>
      <w:r>
        <w:t xml:space="preserve">Рис. </w:t>
      </w:r>
      <w:bookmarkStart w:id="117" w:name="pic_common_vector_set_schema"/>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4</w:t>
      </w:r>
      <w:r w:rsidR="00AB740B">
        <w:fldChar w:fldCharType="end"/>
      </w:r>
      <w:bookmarkEnd w:id="117"/>
      <w:r>
        <w:t xml:space="preserve"> Общая схема алгоритма формирования множества векторных критериев</w:t>
      </w:r>
    </w:p>
    <w:p w:rsidR="00546510" w:rsidRDefault="00546510" w:rsidP="00546510"/>
    <w:p w:rsidR="00C45ABF" w:rsidRDefault="007B6DFF" w:rsidP="00B30FA2">
      <w:pPr>
        <w:keepNext/>
        <w:ind w:firstLine="851"/>
      </w:pPr>
      <w:r>
        <w:object w:dxaOrig="7250" w:dyaOrig="15576">
          <v:shape id="_x0000_i1028" type="#_x0000_t75" style="width:320.75pt;height:689.15pt" o:ole="">
            <v:imagedata r:id="rId22" o:title=""/>
          </v:shape>
          <o:OLEObject Type="Embed" ProgID="Visio.Drawing.11" ShapeID="_x0000_i1028" DrawAspect="Content" ObjectID="_1463077275" r:id="rId23"/>
        </w:object>
      </w:r>
    </w:p>
    <w:p w:rsidR="00546510" w:rsidRDefault="00C45ABF" w:rsidP="00835992">
      <w:pPr>
        <w:pStyle w:val="af"/>
      </w:pPr>
      <w:r>
        <w:t xml:space="preserve">Рис. </w:t>
      </w:r>
      <w:bookmarkStart w:id="118" w:name="pic_local_opt_alg"/>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5</w:t>
      </w:r>
      <w:r w:rsidR="00AB740B">
        <w:fldChar w:fldCharType="end"/>
      </w:r>
      <w:bookmarkEnd w:id="118"/>
      <w:r>
        <w:t xml:space="preserve"> </w:t>
      </w:r>
      <w:r w:rsidR="00B30FA2">
        <w:t>Алгоритм «локальной» оптимизации группы котлоагрегатов</w:t>
      </w:r>
    </w:p>
    <w:p w:rsidR="00835992" w:rsidRDefault="00731EA6" w:rsidP="00835992">
      <w:pPr>
        <w:keepNext/>
        <w:ind w:firstLine="0"/>
      </w:pPr>
      <w:r>
        <w:object w:dxaOrig="10793" w:dyaOrig="13796">
          <v:shape id="_x0000_i1029" type="#_x0000_t75" style="width:467.55pt;height:596.55pt" o:ole="">
            <v:imagedata r:id="rId24" o:title=""/>
          </v:shape>
          <o:OLEObject Type="Embed" ProgID="Visio.Drawing.11" ShapeID="_x0000_i1029" DrawAspect="Content" ObjectID="_1463077276" r:id="rId25"/>
        </w:object>
      </w:r>
    </w:p>
    <w:p w:rsidR="00835992" w:rsidRPr="00F62E4E" w:rsidRDefault="00835992" w:rsidP="00835992">
      <w:pPr>
        <w:ind w:firstLine="0"/>
        <w:jc w:val="center"/>
      </w:pPr>
      <w:r>
        <w:t xml:space="preserve">Рис. </w:t>
      </w:r>
      <w:bookmarkStart w:id="119" w:name="pic_direct_sampl_proc_mod"/>
      <w:r w:rsidR="00AB740B">
        <w:fldChar w:fldCharType="begin"/>
      </w:r>
      <w:r w:rsidR="00AB740B">
        <w:instrText xml:space="preserve"> STYLEREF 1 \s </w:instrText>
      </w:r>
      <w:r w:rsidR="00AB740B">
        <w:fldChar w:fldCharType="separate"/>
      </w:r>
      <w:r w:rsidR="00AB740B">
        <w:rPr>
          <w:noProof/>
        </w:rPr>
        <w:t>2</w:t>
      </w:r>
      <w:r w:rsidR="00AB740B">
        <w:fldChar w:fldCharType="end"/>
      </w:r>
      <w:r w:rsidR="00AB740B">
        <w:t>.</w:t>
      </w:r>
      <w:r w:rsidR="00AB740B">
        <w:fldChar w:fldCharType="begin"/>
      </w:r>
      <w:r w:rsidR="00AB740B">
        <w:instrText xml:space="preserve"> SEQ Рис. \* ARABIC \s 1 </w:instrText>
      </w:r>
      <w:r w:rsidR="00AB740B">
        <w:fldChar w:fldCharType="separate"/>
      </w:r>
      <w:r w:rsidR="00AB740B">
        <w:rPr>
          <w:noProof/>
        </w:rPr>
        <w:t>6</w:t>
      </w:r>
      <w:r w:rsidR="00AB740B">
        <w:fldChar w:fldCharType="end"/>
      </w:r>
      <w:bookmarkEnd w:id="119"/>
      <w:r>
        <w:t xml:space="preserve"> Модификация алгоритма прямых выборочных процедур с уменьшением интервала поиска</w:t>
      </w:r>
    </w:p>
    <w:p w:rsidR="00546510" w:rsidRPr="00F62E4E" w:rsidRDefault="00546510" w:rsidP="00835992">
      <w:pPr>
        <w:pStyle w:val="af"/>
      </w:pPr>
    </w:p>
    <w:p w:rsidR="00546510" w:rsidRPr="00F62E4E" w:rsidRDefault="00546510" w:rsidP="00546510">
      <w:pPr>
        <w:ind w:firstLine="0"/>
      </w:pPr>
    </w:p>
    <w:p w:rsidR="00546510" w:rsidRPr="00F62E4E" w:rsidRDefault="00546510" w:rsidP="00546510">
      <w:pPr>
        <w:ind w:firstLine="0"/>
      </w:pPr>
    </w:p>
    <w:p w:rsidR="00161E76" w:rsidRPr="00B07A4B" w:rsidRDefault="00161E76" w:rsidP="00161E76">
      <w:pPr>
        <w:pStyle w:val="1"/>
      </w:pPr>
      <w:bookmarkStart w:id="120" w:name="_Toc389304226"/>
      <w:r>
        <w:lastRenderedPageBreak/>
        <w:t>Технологический раздел</w:t>
      </w:r>
      <w:bookmarkEnd w:id="120"/>
    </w:p>
    <w:p w:rsidR="00161E76" w:rsidRDefault="003E5AD3" w:rsidP="003E5AD3">
      <w:pPr>
        <w:pStyle w:val="2"/>
        <w:rPr>
          <w:lang w:val="ru-RU"/>
        </w:rPr>
      </w:pPr>
      <w:bookmarkStart w:id="121" w:name="_Toc389304227"/>
      <w:r>
        <w:t>Выбор и обоснование технологии разработки программного комплекса</w:t>
      </w:r>
      <w:bookmarkEnd w:id="121"/>
    </w:p>
    <w:p w:rsidR="00E87784" w:rsidRDefault="00E87784" w:rsidP="00E87784">
      <w:r>
        <w:t xml:space="preserve">В настоящее время существует множество языков и сред программирования, многие из которых обладают достаточно высокой эффективностью, удобством и простотой в использовании.  Для разработки данного </w:t>
      </w:r>
      <w:r>
        <w:t>программного продукта</w:t>
      </w:r>
      <w:r>
        <w:t xml:space="preserve"> использовалась платформа </w:t>
      </w:r>
      <w:proofErr w:type="spellStart"/>
      <w:r>
        <w:t>Java</w:t>
      </w:r>
      <w:proofErr w:type="spellEnd"/>
      <w:r>
        <w:t xml:space="preserve"> и среда </w:t>
      </w:r>
      <w:proofErr w:type="spellStart"/>
      <w:r>
        <w:t>Eclipse</w:t>
      </w:r>
      <w:proofErr w:type="spellEnd"/>
      <w:r>
        <w:t xml:space="preserve"> </w:t>
      </w:r>
      <w:proofErr w:type="spellStart"/>
      <w:r w:rsidR="00D84DB8">
        <w:rPr>
          <w:lang w:val="en-US"/>
        </w:rPr>
        <w:t>Kepler</w:t>
      </w:r>
      <w:proofErr w:type="spellEnd"/>
      <w:r w:rsidR="00D84DB8">
        <w:t xml:space="preserve"> (</w:t>
      </w:r>
      <w:r w:rsidR="00D84DB8" w:rsidRPr="005F0667">
        <w:t>4.3</w:t>
      </w:r>
      <w:r>
        <w:t>).</w:t>
      </w:r>
    </w:p>
    <w:p w:rsidR="00E87784" w:rsidRDefault="00E87784" w:rsidP="00E87784">
      <w:proofErr w:type="spellStart"/>
      <w:r>
        <w:t>Java</w:t>
      </w:r>
      <w:proofErr w:type="spellEnd"/>
      <w:r>
        <w:t xml:space="preserve"> – универсальный </w:t>
      </w:r>
      <w:proofErr w:type="gramStart"/>
      <w:r>
        <w:t>кросс-платформенный</w:t>
      </w:r>
      <w:proofErr w:type="gramEnd"/>
      <w:r>
        <w:t xml:space="preserve"> объектно-ориентированный язык программирования, разработанный компанией </w:t>
      </w:r>
      <w:proofErr w:type="spellStart"/>
      <w:r>
        <w:t>Sun</w:t>
      </w:r>
      <w:proofErr w:type="spellEnd"/>
      <w:r>
        <w:t xml:space="preserve"> </w:t>
      </w:r>
      <w:proofErr w:type="spellStart"/>
      <w:r>
        <w:t>Microsystems</w:t>
      </w:r>
      <w:proofErr w:type="spellEnd"/>
      <w:r>
        <w:t xml:space="preserve">. В настоящий момент собственником технологии является компания </w:t>
      </w:r>
      <w:proofErr w:type="spellStart"/>
      <w:r>
        <w:t>Oracle</w:t>
      </w:r>
      <w:proofErr w:type="spellEnd"/>
      <w:r>
        <w:t xml:space="preserve"> </w:t>
      </w:r>
      <w:proofErr w:type="spellStart"/>
      <w:r>
        <w:t>Corporation</w:t>
      </w:r>
      <w:proofErr w:type="spellEnd"/>
      <w:r>
        <w:t xml:space="preserve"> (сделка по приобретению </w:t>
      </w:r>
      <w:proofErr w:type="spellStart"/>
      <w:r>
        <w:t>Sun</w:t>
      </w:r>
      <w:proofErr w:type="spellEnd"/>
      <w:r>
        <w:t xml:space="preserve"> </w:t>
      </w:r>
      <w:proofErr w:type="spellStart"/>
      <w:r>
        <w:t>Microsystems</w:t>
      </w:r>
      <w:proofErr w:type="spellEnd"/>
      <w:r>
        <w:t xml:space="preserve"> компанией </w:t>
      </w:r>
      <w:proofErr w:type="spellStart"/>
      <w:r>
        <w:t>Oracle</w:t>
      </w:r>
      <w:proofErr w:type="spellEnd"/>
      <w:r>
        <w:t xml:space="preserve"> </w:t>
      </w:r>
      <w:proofErr w:type="spellStart"/>
      <w:r>
        <w:t>Corporation</w:t>
      </w:r>
      <w:proofErr w:type="spellEnd"/>
      <w:r>
        <w:t xml:space="preserve"> была оформлена в 2009 году).</w:t>
      </w:r>
    </w:p>
    <w:p w:rsidR="00E87784" w:rsidRDefault="00E87784" w:rsidP="00E87784">
      <w:r>
        <w:t xml:space="preserve">Язык </w:t>
      </w:r>
      <w:proofErr w:type="spellStart"/>
      <w:r>
        <w:t>Java</w:t>
      </w:r>
      <w:proofErr w:type="spellEnd"/>
      <w:r>
        <w:t xml:space="preserve"> предоставляет программисту широкие возможности реализации самых разнообразных алгоритмов, обладая высокой эффективностью, гибкостью и универсальностью. Он позволяет в полной мере реализовать концепцию объектно-ориентированного программирования.</w:t>
      </w:r>
    </w:p>
    <w:p w:rsidR="00E87784" w:rsidRDefault="00E87784" w:rsidP="00E87784">
      <w:r>
        <w:t xml:space="preserve">На данный момент платформу </w:t>
      </w:r>
      <w:proofErr w:type="spellStart"/>
      <w:r>
        <w:t>Java</w:t>
      </w:r>
      <w:proofErr w:type="spellEnd"/>
      <w:r>
        <w:t xml:space="preserve"> используют более 9 миллионов разработчиков программного обеспечения. Она используется во всех основных сферах деятельности и применяется в самых различных устройствах, компьютерах и сетях. Универсальность, эффективность, совместимость с разными платформами и безопасность технологии </w:t>
      </w:r>
      <w:proofErr w:type="spellStart"/>
      <w:r>
        <w:t>Java</w:t>
      </w:r>
      <w:proofErr w:type="spellEnd"/>
      <w:r>
        <w:t xml:space="preserve"> делают ее идеальным инструментом для сетевых технологий. </w:t>
      </w:r>
    </w:p>
    <w:p w:rsidR="00E87784" w:rsidRDefault="00E87784" w:rsidP="00E87784">
      <w:pPr>
        <w:rPr>
          <w:lang w:val="en-US"/>
        </w:rPr>
      </w:pPr>
      <w:proofErr w:type="spellStart"/>
      <w:r>
        <w:t>Java</w:t>
      </w:r>
      <w:proofErr w:type="spellEnd"/>
      <w:r>
        <w:t xml:space="preserve"> </w:t>
      </w:r>
      <w:proofErr w:type="gramStart"/>
      <w:r>
        <w:t>протестирована</w:t>
      </w:r>
      <w:proofErr w:type="gramEnd"/>
      <w:r>
        <w:t xml:space="preserve">, доработана, расширена и проверена специализированным сообществом. В этом сообществе насчитывается более 9 миллионов разработчиков. Это самое большое и самое активное сообщество на планете. Благодаря своей универсальности, эффективности и </w:t>
      </w:r>
      <w:proofErr w:type="gramStart"/>
      <w:r>
        <w:t>кросс-платформенной</w:t>
      </w:r>
      <w:proofErr w:type="gramEnd"/>
      <w:r>
        <w:t xml:space="preserve"> совместимости </w:t>
      </w:r>
      <w:proofErr w:type="spellStart"/>
      <w:r>
        <w:t>Java</w:t>
      </w:r>
      <w:proofErr w:type="spellEnd"/>
      <w:r>
        <w:t xml:space="preserve"> стала незаменимой для разработчиков.</w:t>
      </w:r>
    </w:p>
    <w:p w:rsidR="005F0667" w:rsidRDefault="005F0667" w:rsidP="005F0667">
      <w:pPr>
        <w:ind w:firstLine="0"/>
        <w:rPr>
          <w:b/>
          <w:lang w:val="en-US"/>
        </w:rPr>
      </w:pPr>
      <w:r>
        <w:rPr>
          <w:b/>
        </w:rPr>
        <w:t xml:space="preserve">Основные преимущества платформы </w:t>
      </w:r>
      <w:r>
        <w:rPr>
          <w:b/>
          <w:lang w:val="en-US"/>
        </w:rPr>
        <w:t>Java:</w:t>
      </w:r>
    </w:p>
    <w:p w:rsidR="005F0667" w:rsidRPr="005F0667" w:rsidRDefault="005F0667" w:rsidP="0085565B">
      <w:pPr>
        <w:pStyle w:val="a3"/>
        <w:numPr>
          <w:ilvl w:val="0"/>
          <w:numId w:val="47"/>
        </w:numPr>
        <w:spacing w:line="240" w:lineRule="auto"/>
        <w:jc w:val="both"/>
        <w:rPr>
          <w:lang w:val="ru-RU"/>
        </w:rPr>
      </w:pPr>
      <w:r w:rsidRPr="005F0667">
        <w:rPr>
          <w:lang w:val="ru-RU"/>
        </w:rPr>
        <w:t>возможность запуска приложений под управлением большинства современных операционных систем;</w:t>
      </w:r>
    </w:p>
    <w:p w:rsidR="005F0667" w:rsidRPr="005F0667" w:rsidRDefault="005F0667" w:rsidP="0085565B">
      <w:pPr>
        <w:pStyle w:val="a3"/>
        <w:numPr>
          <w:ilvl w:val="0"/>
          <w:numId w:val="47"/>
        </w:numPr>
        <w:spacing w:line="240" w:lineRule="auto"/>
        <w:jc w:val="both"/>
      </w:pPr>
      <w:proofErr w:type="spellStart"/>
      <w:r w:rsidRPr="005F0667">
        <w:t>высокая</w:t>
      </w:r>
      <w:proofErr w:type="spellEnd"/>
      <w:r w:rsidRPr="005F0667">
        <w:t xml:space="preserve"> </w:t>
      </w:r>
      <w:proofErr w:type="spellStart"/>
      <w:r w:rsidRPr="005F0667">
        <w:t>надежность</w:t>
      </w:r>
      <w:proofErr w:type="spellEnd"/>
      <w:r w:rsidRPr="005F0667">
        <w:t xml:space="preserve"> и </w:t>
      </w:r>
      <w:proofErr w:type="spellStart"/>
      <w:r w:rsidRPr="005F0667">
        <w:t>безопасность</w:t>
      </w:r>
      <w:proofErr w:type="spellEnd"/>
      <w:r w:rsidRPr="005F0667">
        <w:t>;</w:t>
      </w:r>
    </w:p>
    <w:p w:rsidR="005F0667" w:rsidRPr="005F0667" w:rsidRDefault="005F0667" w:rsidP="0085565B">
      <w:pPr>
        <w:pStyle w:val="a3"/>
        <w:numPr>
          <w:ilvl w:val="0"/>
          <w:numId w:val="47"/>
        </w:numPr>
        <w:spacing w:line="240" w:lineRule="auto"/>
        <w:jc w:val="both"/>
      </w:pPr>
      <w:r>
        <w:rPr>
          <w:lang w:val="ru-RU"/>
        </w:rPr>
        <w:t>п</w:t>
      </w:r>
      <w:proofErr w:type="spellStart"/>
      <w:r w:rsidRPr="005F0667">
        <w:t>ереносимость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lastRenderedPageBreak/>
        <w:t>высокая</w:t>
      </w:r>
      <w:proofErr w:type="spellEnd"/>
      <w:r w:rsidRPr="005F0667">
        <w:t xml:space="preserve"> </w:t>
      </w:r>
      <w:proofErr w:type="spellStart"/>
      <w:r w:rsidRPr="005F0667">
        <w:t>производительность</w:t>
      </w:r>
      <w:proofErr w:type="spellEnd"/>
      <w:r w:rsidRPr="005F0667">
        <w:t>;</w:t>
      </w:r>
    </w:p>
    <w:p w:rsidR="005F0667" w:rsidRPr="005F0667" w:rsidRDefault="005F0667" w:rsidP="0085565B">
      <w:pPr>
        <w:pStyle w:val="a3"/>
        <w:numPr>
          <w:ilvl w:val="0"/>
          <w:numId w:val="47"/>
        </w:numPr>
        <w:spacing w:line="240" w:lineRule="auto"/>
        <w:jc w:val="both"/>
      </w:pPr>
      <w:proofErr w:type="spellStart"/>
      <w:r w:rsidRPr="005F0667">
        <w:t>автоматическое</w:t>
      </w:r>
      <w:proofErr w:type="spellEnd"/>
      <w:r w:rsidRPr="005F0667">
        <w:t xml:space="preserve"> </w:t>
      </w:r>
      <w:proofErr w:type="spellStart"/>
      <w:r w:rsidRPr="005F0667">
        <w:t>управление</w:t>
      </w:r>
      <w:proofErr w:type="spellEnd"/>
      <w:r w:rsidRPr="005F0667">
        <w:t xml:space="preserve"> </w:t>
      </w:r>
      <w:proofErr w:type="spellStart"/>
      <w:r w:rsidRPr="005F0667">
        <w:t>выделением</w:t>
      </w:r>
      <w:proofErr w:type="spellEnd"/>
      <w:r w:rsidRPr="005F0667">
        <w:t xml:space="preserve"> </w:t>
      </w:r>
      <w:proofErr w:type="spellStart"/>
      <w:r w:rsidRPr="005F0667">
        <w:t>памяти</w:t>
      </w:r>
      <w:proofErr w:type="spellEnd"/>
      <w:r w:rsidRPr="005F0667">
        <w:t>;</w:t>
      </w:r>
    </w:p>
    <w:p w:rsidR="005F0667" w:rsidRPr="005F0667" w:rsidRDefault="005F0667" w:rsidP="0085565B">
      <w:pPr>
        <w:pStyle w:val="a3"/>
        <w:numPr>
          <w:ilvl w:val="0"/>
          <w:numId w:val="47"/>
        </w:numPr>
        <w:spacing w:line="240" w:lineRule="auto"/>
        <w:jc w:val="both"/>
        <w:rPr>
          <w:lang w:val="ru-RU"/>
        </w:rPr>
      </w:pPr>
      <w:r w:rsidRPr="005F0667">
        <w:rPr>
          <w:lang w:val="ru-RU"/>
        </w:rPr>
        <w:t xml:space="preserve">простые и удобные возможности разработки </w:t>
      </w:r>
      <w:r w:rsidRPr="005F0667">
        <w:t>web</w:t>
      </w:r>
      <w:r w:rsidRPr="005F0667">
        <w:rPr>
          <w:lang w:val="ru-RU"/>
        </w:rPr>
        <w:t>-приложений и распределенных сетевых приложений;</w:t>
      </w:r>
    </w:p>
    <w:p w:rsidR="005F0667" w:rsidRPr="005F0667" w:rsidRDefault="005F0667" w:rsidP="0085565B">
      <w:pPr>
        <w:pStyle w:val="a3"/>
        <w:numPr>
          <w:ilvl w:val="0"/>
          <w:numId w:val="47"/>
        </w:numPr>
        <w:spacing w:line="240" w:lineRule="auto"/>
        <w:jc w:val="both"/>
        <w:rPr>
          <w:lang w:val="ru-RU"/>
        </w:rPr>
      </w:pPr>
      <w:r w:rsidRPr="005F0667">
        <w:rPr>
          <w:lang w:val="ru-RU"/>
        </w:rPr>
        <w:t>богатые возможности фильтрации ввода/вывода;</w:t>
      </w:r>
    </w:p>
    <w:p w:rsidR="005F0667" w:rsidRPr="00806682" w:rsidRDefault="005F0667" w:rsidP="0085565B">
      <w:pPr>
        <w:pStyle w:val="a3"/>
        <w:numPr>
          <w:ilvl w:val="0"/>
          <w:numId w:val="47"/>
        </w:numPr>
        <w:spacing w:line="240" w:lineRule="auto"/>
        <w:jc w:val="both"/>
      </w:pPr>
      <w:proofErr w:type="spellStart"/>
      <w:proofErr w:type="gramStart"/>
      <w:r w:rsidRPr="005F0667">
        <w:t>средства</w:t>
      </w:r>
      <w:proofErr w:type="spellEnd"/>
      <w:proofErr w:type="gramEnd"/>
      <w:r w:rsidRPr="005F0667">
        <w:t xml:space="preserve"> </w:t>
      </w:r>
      <w:proofErr w:type="spellStart"/>
      <w:r w:rsidRPr="005F0667">
        <w:t>создания</w:t>
      </w:r>
      <w:proofErr w:type="spellEnd"/>
      <w:r w:rsidRPr="005F0667">
        <w:t xml:space="preserve"> </w:t>
      </w:r>
      <w:proofErr w:type="spellStart"/>
      <w:r w:rsidRPr="005F0667">
        <w:t>многопоточных</w:t>
      </w:r>
      <w:proofErr w:type="spellEnd"/>
      <w:r w:rsidRPr="005F0667">
        <w:t xml:space="preserve"> </w:t>
      </w:r>
      <w:proofErr w:type="spellStart"/>
      <w:r w:rsidRPr="005F0667">
        <w:t>приложений</w:t>
      </w:r>
      <w:proofErr w:type="spellEnd"/>
      <w:r w:rsidRPr="005F0667">
        <w:t>.</w:t>
      </w:r>
    </w:p>
    <w:p w:rsidR="00806682" w:rsidRDefault="00806682" w:rsidP="00806682">
      <w:pPr>
        <w:spacing w:line="240" w:lineRule="auto"/>
        <w:ind w:firstLine="0"/>
        <w:rPr>
          <w:b/>
        </w:rPr>
      </w:pPr>
      <w:r>
        <w:rPr>
          <w:b/>
        </w:rPr>
        <w:t xml:space="preserve">Что предлагает </w:t>
      </w:r>
      <w:r>
        <w:rPr>
          <w:b/>
          <w:lang w:val="en-US"/>
        </w:rPr>
        <w:t>Java</w:t>
      </w:r>
      <w:r w:rsidRPr="0085565B">
        <w:rPr>
          <w:b/>
        </w:rPr>
        <w:t xml:space="preserve"> </w:t>
      </w:r>
      <w:r>
        <w:rPr>
          <w:b/>
        </w:rPr>
        <w:t>пользователям:</w:t>
      </w:r>
    </w:p>
    <w:p w:rsidR="0085565B" w:rsidRPr="0085565B" w:rsidRDefault="0085565B" w:rsidP="0085565B">
      <w:pPr>
        <w:pStyle w:val="a3"/>
        <w:numPr>
          <w:ilvl w:val="0"/>
          <w:numId w:val="48"/>
        </w:numPr>
        <w:spacing w:line="240" w:lineRule="auto"/>
        <w:jc w:val="both"/>
      </w:pPr>
      <w:r w:rsidRPr="0085565B">
        <w:rPr>
          <w:lang w:val="ru-RU"/>
        </w:rPr>
        <w:t>экономия сре</w:t>
      </w:r>
      <w:proofErr w:type="gramStart"/>
      <w:r w:rsidRPr="0085565B">
        <w:rPr>
          <w:lang w:val="ru-RU"/>
        </w:rPr>
        <w:t>дств пр</w:t>
      </w:r>
      <w:proofErr w:type="gramEnd"/>
      <w:r w:rsidRPr="0085565B">
        <w:rPr>
          <w:lang w:val="ru-RU"/>
        </w:rPr>
        <w:t xml:space="preserve">и внедрении новых и миграции существующих систем за счет унификации платформы и возможности выбора различных решений, поддерживающих технологию </w:t>
      </w:r>
      <w:r w:rsidRPr="0085565B">
        <w:t>Java.</w:t>
      </w:r>
    </w:p>
    <w:p w:rsidR="0085565B" w:rsidRPr="0085565B" w:rsidRDefault="0085565B" w:rsidP="0085565B">
      <w:pPr>
        <w:pStyle w:val="a3"/>
        <w:numPr>
          <w:ilvl w:val="0"/>
          <w:numId w:val="48"/>
        </w:numPr>
        <w:spacing w:line="240" w:lineRule="auto"/>
        <w:jc w:val="both"/>
        <w:rPr>
          <w:lang w:val="ru-RU"/>
        </w:rPr>
      </w:pPr>
      <w:r w:rsidRPr="0085565B">
        <w:rPr>
          <w:lang w:val="ru-RU"/>
        </w:rPr>
        <w:t>отсутствие жесткой зависимости от поставщика программного обеспечения.</w:t>
      </w:r>
    </w:p>
    <w:p w:rsidR="0085565B" w:rsidRPr="0085565B" w:rsidRDefault="0085565B" w:rsidP="0085565B">
      <w:pPr>
        <w:pStyle w:val="a3"/>
        <w:numPr>
          <w:ilvl w:val="0"/>
          <w:numId w:val="48"/>
        </w:numPr>
        <w:spacing w:line="240" w:lineRule="auto"/>
        <w:jc w:val="both"/>
        <w:rPr>
          <w:lang w:val="ru-RU"/>
        </w:rPr>
      </w:pPr>
      <w:r w:rsidRPr="0085565B">
        <w:rPr>
          <w:lang w:val="ru-RU"/>
        </w:rPr>
        <w:t xml:space="preserve">использование </w:t>
      </w:r>
      <w:r w:rsidRPr="0085565B">
        <w:t>Java</w:t>
      </w:r>
      <w:r w:rsidRPr="0085565B">
        <w:rPr>
          <w:lang w:val="ru-RU"/>
        </w:rPr>
        <w:t>-технологий позволяет компаниям двигаться быстрее, быть более гибкими и более эффективно реагировать на изменяющиеся условия рынка, создавая возможности для получения прибыли.</w:t>
      </w:r>
    </w:p>
    <w:p w:rsidR="0085565B" w:rsidRDefault="0085565B" w:rsidP="0085565B">
      <w:pPr>
        <w:pStyle w:val="a3"/>
        <w:numPr>
          <w:ilvl w:val="0"/>
          <w:numId w:val="48"/>
        </w:numPr>
        <w:spacing w:line="240" w:lineRule="auto"/>
        <w:jc w:val="both"/>
        <w:rPr>
          <w:lang w:val="ru-RU"/>
        </w:rPr>
      </w:pPr>
      <w:r w:rsidRPr="0085565B">
        <w:rPr>
          <w:lang w:val="ru-RU"/>
        </w:rPr>
        <w:t xml:space="preserve">никакая другая современная технология не обладает такими широкими возможностями на настольных компьютерах, серверах и мобильных устройствах одновременно с признанием в промышленности и широтой распространения, как платформа </w:t>
      </w:r>
      <w:r w:rsidRPr="0085565B">
        <w:t>Java</w:t>
      </w:r>
      <w:r w:rsidRPr="0085565B">
        <w:rPr>
          <w:lang w:val="ru-RU"/>
        </w:rPr>
        <w:t>.</w:t>
      </w:r>
    </w:p>
    <w:p w:rsidR="0085565B" w:rsidRPr="0085565B" w:rsidRDefault="0085565B" w:rsidP="0085565B">
      <w:r w:rsidRPr="0085565B">
        <w:t xml:space="preserve">На данный момент существует множество средств разработки на этом языке. Для разработки данного проекта была выбрана среда </w:t>
      </w:r>
      <w:proofErr w:type="spellStart"/>
      <w:r w:rsidRPr="0085565B">
        <w:t>Eclipse</w:t>
      </w:r>
      <w:proofErr w:type="spellEnd"/>
      <w:r w:rsidRPr="0085565B">
        <w:t xml:space="preserve"> </w:t>
      </w:r>
      <w:proofErr w:type="spellStart"/>
      <w:r w:rsidR="008956D0">
        <w:rPr>
          <w:lang w:val="en-US"/>
        </w:rPr>
        <w:t>Kepler</w:t>
      </w:r>
      <w:proofErr w:type="spellEnd"/>
      <w:r w:rsidRPr="0085565B">
        <w:t xml:space="preserve"> (</w:t>
      </w:r>
      <w:r>
        <w:t>4.3</w:t>
      </w:r>
      <w:r w:rsidRPr="0085565B">
        <w:t xml:space="preserve">). Она зарекомендовала себя своей стабильностью и широкими возможностями. Дизайн среды ориентирован на продуктивность работы программистов, позволяя им сконцентрироваться на разработке функциональности, в то время как </w:t>
      </w:r>
      <w:proofErr w:type="spellStart"/>
      <w:r w:rsidRPr="0085565B">
        <w:t>Eclipse</w:t>
      </w:r>
      <w:proofErr w:type="spellEnd"/>
      <w:r w:rsidRPr="0085565B">
        <w:t xml:space="preserve"> берет на себя выполнение рутинных операций.</w:t>
      </w:r>
    </w:p>
    <w:p w:rsidR="00237CC3" w:rsidRPr="00744A21" w:rsidRDefault="00744A21" w:rsidP="00237CC3">
      <w:commentRangeStart w:id="122"/>
      <w:r>
        <w:t xml:space="preserve">Тут написать что-то про </w:t>
      </w:r>
      <w:proofErr w:type="spellStart"/>
      <w:r>
        <w:rPr>
          <w:lang w:val="en-US"/>
        </w:rPr>
        <w:t>javafx</w:t>
      </w:r>
      <w:commentRangeEnd w:id="122"/>
      <w:proofErr w:type="spellEnd"/>
      <w:r>
        <w:rPr>
          <w:rStyle w:val="a8"/>
        </w:rPr>
        <w:commentReference w:id="122"/>
      </w:r>
    </w:p>
    <w:p w:rsidR="00237CC3" w:rsidRDefault="00237CC3" w:rsidP="00237CC3"/>
    <w:p w:rsidR="00237CC3" w:rsidRDefault="00237CC3" w:rsidP="00237CC3"/>
    <w:p w:rsidR="00237CC3" w:rsidRDefault="00237CC3" w:rsidP="00237CC3">
      <w:bookmarkStart w:id="123" w:name="_GoBack"/>
      <w:bookmarkEnd w:id="123"/>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3E5AD3" w:rsidRDefault="003E5AD3" w:rsidP="003E5AD3">
      <w:pPr>
        <w:pStyle w:val="3"/>
      </w:pPr>
      <w:bookmarkStart w:id="124" w:name="_Toc389304229"/>
      <w:r>
        <w:lastRenderedPageBreak/>
        <w:t>Диаграммы пакетов разработанного программного комплекса</w:t>
      </w:r>
      <w:bookmarkEnd w:id="124"/>
    </w:p>
    <w:p w:rsidR="00237CC3" w:rsidRDefault="00237CC3" w:rsidP="00237CC3">
      <w:r>
        <w:t xml:space="preserve">В данном разделе приводятся диаграммы классов и описание основных пакетов разработанного программного комплекса. </w:t>
      </w:r>
    </w:p>
    <w:p w:rsidR="00237CC3" w:rsidRPr="004A784B" w:rsidRDefault="00237CC3" w:rsidP="00237CC3">
      <w:r>
        <w:t xml:space="preserve">На рисунке </w:t>
      </w:r>
      <w:r>
        <w:fldChar w:fldCharType="begin"/>
      </w:r>
      <w:r>
        <w:instrText xml:space="preserve"> REF pic_class_diagr_boiler \h </w:instrText>
      </w:r>
      <w:r>
        <w:fldChar w:fldCharType="separate"/>
      </w:r>
      <w:r w:rsidR="00D177B1">
        <w:rPr>
          <w:noProof/>
        </w:rPr>
        <w:t>3</w:t>
      </w:r>
      <w:r w:rsidR="00D177B1">
        <w:t>.</w:t>
      </w:r>
      <w:r w:rsidR="00D177B1">
        <w:rPr>
          <w:noProof/>
        </w:rPr>
        <w:t>1</w:t>
      </w:r>
      <w:r>
        <w:fldChar w:fldCharType="end"/>
      </w:r>
      <w:r w:rsidRPr="00AA66C3">
        <w:t xml:space="preserve"> </w:t>
      </w:r>
      <w:r>
        <w:t>ниже представлена диаграмма классов для пакета расчета расхода топлива котлоагрегатом.</w:t>
      </w:r>
    </w:p>
    <w:p w:rsidR="00237CC3" w:rsidRPr="00F97665" w:rsidRDefault="00CF71ED" w:rsidP="00237CC3">
      <w:r>
        <w:rPr>
          <w:noProof/>
          <w:lang w:eastAsia="ru-RU"/>
        </w:rPr>
        <w:drawing>
          <wp:anchor distT="0" distB="0" distL="114300" distR="114300" simplePos="0" relativeHeight="251667968" behindDoc="1" locked="0" layoutInCell="1" allowOverlap="1" wp14:anchorId="7E199D52" wp14:editId="37B546EE">
            <wp:simplePos x="0" y="0"/>
            <wp:positionH relativeFrom="column">
              <wp:posOffset>236220</wp:posOffset>
            </wp:positionH>
            <wp:positionV relativeFrom="paragraph">
              <wp:posOffset>23495</wp:posOffset>
            </wp:positionV>
            <wp:extent cx="6819900" cy="6924675"/>
            <wp:effectExtent l="0" t="0" r="0" b="9525"/>
            <wp:wrapTight wrapText="bothSides">
              <wp:wrapPolygon edited="0">
                <wp:start x="0" y="0"/>
                <wp:lineTo x="0" y="21570"/>
                <wp:lineTo x="21540" y="21570"/>
                <wp:lineTo x="21540" y="0"/>
                <wp:lineTo x="0" y="0"/>
              </wp:wrapPolygon>
            </wp:wrapTight>
            <wp:docPr id="15" name="Рисунок 15" descr="D:\github\diplom\javafx_ws\BoilerStationMCO\uml\bo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github\diplom\javafx_ws\BoilerStationMCO\uml\boil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92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68992" behindDoc="0" locked="0" layoutInCell="1" allowOverlap="1" wp14:anchorId="406EE0C4" wp14:editId="78B1A3E7">
                <wp:simplePos x="0" y="0"/>
                <wp:positionH relativeFrom="column">
                  <wp:posOffset>453390</wp:posOffset>
                </wp:positionH>
                <wp:positionV relativeFrom="paragraph">
                  <wp:posOffset>7005320</wp:posOffset>
                </wp:positionV>
                <wp:extent cx="6819900" cy="635"/>
                <wp:effectExtent l="0" t="0" r="0" b="0"/>
                <wp:wrapTight wrapText="bothSides">
                  <wp:wrapPolygon edited="0">
                    <wp:start x="0" y="0"/>
                    <wp:lineTo x="0" y="21600"/>
                    <wp:lineTo x="21600" y="21600"/>
                    <wp:lineTo x="21600" y="0"/>
                  </wp:wrapPolygon>
                </wp:wrapTight>
                <wp:docPr id="17" name="Поле 17"/>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a:effectLst/>
                      </wps:spPr>
                      <wps:txbx>
                        <w:txbxContent>
                          <w:p w:rsidR="003B4D4F" w:rsidRPr="00AB0BEA" w:rsidRDefault="003B4D4F" w:rsidP="00237CC3">
                            <w:pPr>
                              <w:pStyle w:val="af"/>
                              <w:rPr>
                                <w:noProof/>
                                <w:szCs w:val="24"/>
                              </w:rPr>
                            </w:pPr>
                            <w:r>
                              <w:t xml:space="preserve">Рис. </w:t>
                            </w:r>
                            <w:bookmarkStart w:id="125" w:name="pic_class_diagr_boiler"/>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1</w:t>
                            </w:r>
                            <w:r>
                              <w:fldChar w:fldCharType="end"/>
                            </w:r>
                            <w:bookmarkEnd w:id="125"/>
                            <w:r>
                              <w:t xml:space="preserve"> Диаграмма </w:t>
                            </w:r>
                            <w:proofErr w:type="gramStart"/>
                            <w:r>
                              <w:t>классов пакета расчета расхода топлива</w:t>
                            </w:r>
                            <w:proofErr w:type="gramEnd"/>
                            <w:r>
                              <w:t xml:space="preserve">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7" o:spid="_x0000_s1027" type="#_x0000_t202" style="position:absolute;left:0;text-align:left;margin-left:35.7pt;margin-top:551.6pt;width:53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" stroked="f">
                <v:textbox style="mso-fit-shape-to-text:t" inset="0,0,0,0">
                  <w:txbxContent>
                    <w:p w:rsidR="003B4D4F" w:rsidRPr="00AB0BEA" w:rsidRDefault="003B4D4F" w:rsidP="00237CC3">
                      <w:pPr>
                        <w:pStyle w:val="af"/>
                        <w:rPr>
                          <w:noProof/>
                          <w:szCs w:val="24"/>
                        </w:rPr>
                      </w:pPr>
                      <w:r>
                        <w:t xml:space="preserve">Рис. </w:t>
                      </w:r>
                      <w:bookmarkStart w:id="126" w:name="pic_class_diagr_boiler"/>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1</w:t>
                      </w:r>
                      <w:r>
                        <w:fldChar w:fldCharType="end"/>
                      </w:r>
                      <w:bookmarkEnd w:id="126"/>
                      <w:r>
                        <w:t xml:space="preserve"> Диаграмма </w:t>
                      </w:r>
                      <w:proofErr w:type="gramStart"/>
                      <w:r>
                        <w:t>классов пакета расчета расхода топлива</w:t>
                      </w:r>
                      <w:proofErr w:type="gramEnd"/>
                      <w:r>
                        <w:t xml:space="preserve"> котлоагрегатом</w:t>
                      </w:r>
                    </w:p>
                  </w:txbxContent>
                </v:textbox>
                <w10:wrap type="tight"/>
              </v:shape>
            </w:pict>
          </mc:Fallback>
        </mc:AlternateContent>
      </w:r>
    </w:p>
    <w:p w:rsidR="00237CC3" w:rsidRDefault="00237CC3" w:rsidP="00237CC3"/>
    <w:p w:rsidR="00237CC3"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Pr="00B07A4B" w:rsidRDefault="00237CC3" w:rsidP="00237CC3"/>
    <w:p w:rsidR="00237CC3" w:rsidRDefault="00237CC3" w:rsidP="00237CC3"/>
    <w:p w:rsidR="00237CC3" w:rsidRDefault="00237CC3" w:rsidP="00237CC3">
      <w:pPr>
        <w:tabs>
          <w:tab w:val="left" w:pos="1755"/>
        </w:tabs>
      </w:pPr>
      <w:r>
        <w:lastRenderedPageBreak/>
        <w:t>Опишем подробнее основные классы, входящие в состав данного пакета.</w:t>
      </w:r>
    </w:p>
    <w:p w:rsidR="00237CC3" w:rsidRPr="000C3A57" w:rsidRDefault="00237CC3" w:rsidP="00237CC3">
      <w:pPr>
        <w:tabs>
          <w:tab w:val="left" w:pos="1755"/>
        </w:tabs>
        <w:ind w:firstLine="0"/>
        <w:rPr>
          <w:b/>
        </w:rPr>
      </w:pPr>
      <w:r w:rsidRPr="000C3A57">
        <w:rPr>
          <w:b/>
          <w:lang w:val="en-US"/>
        </w:rPr>
        <w:t>Decision</w:t>
      </w:r>
    </w:p>
    <w:p w:rsidR="00237CC3" w:rsidRDefault="00237CC3" w:rsidP="00237CC3">
      <w:r w:rsidRPr="000C3A57">
        <w:t xml:space="preserve"> </w:t>
      </w:r>
      <w:r>
        <w:t>Класс «</w:t>
      </w:r>
      <w:r>
        <w:rPr>
          <w:lang w:val="en-US"/>
        </w:rPr>
        <w:t>Decision</w:t>
      </w:r>
      <w:r>
        <w:t>»</w:t>
      </w:r>
      <w:r w:rsidRPr="000C3A57">
        <w:t xml:space="preserve"> </w:t>
      </w:r>
      <w:r>
        <w:t>представляет собой решение многокритериальной оптимизационной задачи. Он хранит в себе оптимальное значение целевой функции, состав котлоагрегатов очереди с оптимальным распределением паровых нагрузок между ними, а также оптимальный векторный критерий.</w:t>
      </w:r>
    </w:p>
    <w:p w:rsidR="00237CC3" w:rsidRPr="00DE18BC" w:rsidRDefault="00237CC3" w:rsidP="00237CC3">
      <w:pPr>
        <w:ind w:firstLine="0"/>
        <w:rPr>
          <w:b/>
        </w:rPr>
      </w:pPr>
      <w:proofErr w:type="spellStart"/>
      <w:r w:rsidRPr="00777306">
        <w:rPr>
          <w:b/>
          <w:lang w:val="en-US"/>
        </w:rPr>
        <w:t>BoilerStation</w:t>
      </w:r>
      <w:proofErr w:type="spellEnd"/>
    </w:p>
    <w:p w:rsidR="00237CC3" w:rsidRDefault="00237CC3" w:rsidP="00237CC3">
      <w:r>
        <w:t>Класс «</w:t>
      </w:r>
      <w:proofErr w:type="spellStart"/>
      <w:r>
        <w:rPr>
          <w:lang w:val="en-US"/>
        </w:rPr>
        <w:t>BoilerStation</w:t>
      </w:r>
      <w:proofErr w:type="spellEnd"/>
      <w:r>
        <w:t>» представляет собой очередь котлоагрегатов. Она хранит в себе текущий состав очереди, режим работы и паровую нагрузку для каждого из котлоагрегатов.</w:t>
      </w:r>
    </w:p>
    <w:p w:rsidR="00237CC3" w:rsidRPr="00DE18BC" w:rsidRDefault="00237CC3" w:rsidP="00237CC3">
      <w:pPr>
        <w:ind w:firstLine="0"/>
        <w:rPr>
          <w:b/>
        </w:rPr>
      </w:pPr>
      <w:proofErr w:type="spellStart"/>
      <w:r w:rsidRPr="001B17C1">
        <w:rPr>
          <w:b/>
          <w:lang w:val="en-US"/>
        </w:rPr>
        <w:t>BoilerStates</w:t>
      </w:r>
      <w:proofErr w:type="spellEnd"/>
    </w:p>
    <w:p w:rsidR="00237CC3" w:rsidRDefault="00237CC3" w:rsidP="00237CC3">
      <w:r>
        <w:t>Перечисление «</w:t>
      </w:r>
      <w:proofErr w:type="spellStart"/>
      <w:r>
        <w:rPr>
          <w:lang w:val="en-US"/>
        </w:rPr>
        <w:t>BoilerStates</w:t>
      </w:r>
      <w:proofErr w:type="spellEnd"/>
      <w:r>
        <w:t>» - это все возможные состояние работы котлоагрегатов очереди. Допускаются значения:</w:t>
      </w:r>
    </w:p>
    <w:p w:rsidR="00237CC3" w:rsidRDefault="00237CC3" w:rsidP="00237CC3">
      <w:pPr>
        <w:spacing w:line="240" w:lineRule="auto"/>
      </w:pPr>
      <w:r>
        <w:t xml:space="preserve">- </w:t>
      </w:r>
      <w:proofErr w:type="spellStart"/>
      <w:r>
        <w:t>неопределено</w:t>
      </w:r>
      <w:proofErr w:type="spellEnd"/>
      <w:r>
        <w:t>;</w:t>
      </w:r>
    </w:p>
    <w:p w:rsidR="00237CC3" w:rsidRDefault="00237CC3" w:rsidP="00237CC3">
      <w:pPr>
        <w:spacing w:line="240" w:lineRule="auto"/>
      </w:pPr>
      <w:r>
        <w:t>- работает на газе;</w:t>
      </w:r>
    </w:p>
    <w:p w:rsidR="00237CC3" w:rsidRDefault="00237CC3" w:rsidP="00237CC3">
      <w:pPr>
        <w:spacing w:line="240" w:lineRule="auto"/>
      </w:pPr>
      <w:r>
        <w:t>- работает на мазуте;</w:t>
      </w:r>
    </w:p>
    <w:p w:rsidR="00237CC3" w:rsidRDefault="00237CC3" w:rsidP="00237CC3">
      <w:pPr>
        <w:spacing w:line="240" w:lineRule="auto"/>
      </w:pPr>
      <w:r>
        <w:t>- выключен.</w:t>
      </w:r>
    </w:p>
    <w:p w:rsidR="00237CC3" w:rsidRPr="00DE18BC" w:rsidRDefault="00237CC3" w:rsidP="00237CC3">
      <w:pPr>
        <w:spacing w:line="240" w:lineRule="auto"/>
        <w:ind w:firstLine="0"/>
        <w:rPr>
          <w:b/>
        </w:rPr>
      </w:pPr>
      <w:proofErr w:type="spellStart"/>
      <w:r w:rsidRPr="00E12380">
        <w:rPr>
          <w:b/>
          <w:lang w:val="en-US"/>
        </w:rPr>
        <w:t>WorkMode</w:t>
      </w:r>
      <w:proofErr w:type="spellEnd"/>
    </w:p>
    <w:p w:rsidR="00237CC3" w:rsidRDefault="00237CC3" w:rsidP="00237CC3">
      <w:r>
        <w:t>Хранит текущий режим работы для очереди котлоагрегатов.</w:t>
      </w:r>
    </w:p>
    <w:p w:rsidR="00237CC3" w:rsidRPr="00DE18BC" w:rsidRDefault="00237CC3" w:rsidP="00237CC3">
      <w:pPr>
        <w:ind w:firstLine="0"/>
        <w:rPr>
          <w:b/>
        </w:rPr>
      </w:pPr>
      <w:r w:rsidRPr="00E12380">
        <w:rPr>
          <w:b/>
          <w:lang w:val="en-US"/>
        </w:rPr>
        <w:t>Boiler</w:t>
      </w:r>
    </w:p>
    <w:p w:rsidR="00237CC3" w:rsidRDefault="00237CC3" w:rsidP="00237CC3">
      <w:r>
        <w:t>Основной класс данного пакета. Представляет собой котлоагрегат очереди. Хранит текущее состояние котлоагрегата, его паровую нагрузку и режим работы, ограничения на допустимую паровую нагрузку, регрессионные зависимости для различных состояний данного котлоагрегата. Используется для определения величины расхода топлива котлоагрегатом при текущей конфигурации его работы.</w:t>
      </w:r>
    </w:p>
    <w:p w:rsidR="00237CC3" w:rsidRPr="00DE18BC" w:rsidRDefault="00237CC3" w:rsidP="00237CC3">
      <w:pPr>
        <w:ind w:firstLine="0"/>
        <w:rPr>
          <w:b/>
        </w:rPr>
      </w:pPr>
      <w:proofErr w:type="spellStart"/>
      <w:r w:rsidRPr="00F872DD">
        <w:rPr>
          <w:b/>
          <w:lang w:val="en-US"/>
        </w:rPr>
        <w:t>BoilerRegressionFunction</w:t>
      </w:r>
      <w:proofErr w:type="spellEnd"/>
    </w:p>
    <w:p w:rsidR="00237CC3" w:rsidRPr="003D3E89" w:rsidRDefault="00237CC3" w:rsidP="00237CC3">
      <w:r>
        <w:t xml:space="preserve">Используется для хранения регрессионных зависимостей котлоагрегата. Хранит в себе регрессионные зависимости для различных режимов работы котла. Реализует интерфейс </w:t>
      </w:r>
      <w:proofErr w:type="spellStart"/>
      <w:r w:rsidRPr="00F872DD">
        <w:rPr>
          <w:b/>
          <w:lang w:val="en-US"/>
        </w:rPr>
        <w:t>IBoilerRegressionFunction</w:t>
      </w:r>
      <w:proofErr w:type="spellEnd"/>
      <w:r w:rsidRPr="003D3E89">
        <w:t>.</w:t>
      </w:r>
    </w:p>
    <w:p w:rsidR="00237CC3" w:rsidRPr="003D3E89" w:rsidRDefault="00237CC3" w:rsidP="00237CC3">
      <w:r>
        <w:t>На рисунке</w:t>
      </w:r>
      <w:r w:rsidRPr="00975D2E">
        <w:t xml:space="preserve"> </w:t>
      </w:r>
      <w:r>
        <w:fldChar w:fldCharType="begin"/>
      </w:r>
      <w:r>
        <w:instrText xml:space="preserve"> REF pic_class_diagr_criteria \h </w:instrText>
      </w:r>
      <w:r>
        <w:fldChar w:fldCharType="separate"/>
      </w:r>
      <w:r w:rsidR="00D177B1">
        <w:rPr>
          <w:noProof/>
        </w:rPr>
        <w:t>3</w:t>
      </w:r>
      <w:r w:rsidR="00D177B1">
        <w:t>.</w:t>
      </w:r>
      <w:r w:rsidR="00D177B1">
        <w:rPr>
          <w:noProof/>
        </w:rPr>
        <w:t>2</w:t>
      </w:r>
      <w:r>
        <w:fldChar w:fldCharType="end"/>
      </w:r>
      <w:r>
        <w:t xml:space="preserve"> ниже представлена диаграмма классов для пакета выделенных критериев оптимизации (раздел </w:t>
      </w:r>
      <w:r>
        <w:fldChar w:fldCharType="begin"/>
      </w:r>
      <w:r>
        <w:instrText xml:space="preserve"> REF _Ref388559554 \r \h </w:instrText>
      </w:r>
      <w:r>
        <w:fldChar w:fldCharType="separate"/>
      </w:r>
      <w:r w:rsidR="00D177B1">
        <w:t>1.1</w:t>
      </w:r>
      <w:r>
        <w:fldChar w:fldCharType="end"/>
      </w:r>
      <w:r>
        <w:t>).</w:t>
      </w:r>
    </w:p>
    <w:p w:rsidR="00237CC3" w:rsidRDefault="00CF71ED" w:rsidP="00237CC3">
      <w:pPr>
        <w:tabs>
          <w:tab w:val="left" w:pos="1755"/>
        </w:tabs>
      </w:pPr>
      <w:r>
        <w:rPr>
          <w:noProof/>
          <w:lang w:eastAsia="ru-RU"/>
        </w:rPr>
        <w:lastRenderedPageBreak/>
        <w:drawing>
          <wp:anchor distT="0" distB="0" distL="114300" distR="114300" simplePos="0" relativeHeight="251670016" behindDoc="1" locked="0" layoutInCell="1" allowOverlap="1" wp14:anchorId="51E9D9EA" wp14:editId="1359CFBC">
            <wp:simplePos x="0" y="0"/>
            <wp:positionH relativeFrom="column">
              <wp:posOffset>234315</wp:posOffset>
            </wp:positionH>
            <wp:positionV relativeFrom="paragraph">
              <wp:posOffset>-8255</wp:posOffset>
            </wp:positionV>
            <wp:extent cx="5940425" cy="2965450"/>
            <wp:effectExtent l="0" t="0" r="3175" b="6350"/>
            <wp:wrapTight wrapText="bothSides">
              <wp:wrapPolygon edited="0">
                <wp:start x="0" y="0"/>
                <wp:lineTo x="0" y="21507"/>
                <wp:lineTo x="21542" y="21507"/>
                <wp:lineTo x="21542" y="0"/>
                <wp:lineTo x="0" y="0"/>
              </wp:wrapPolygon>
            </wp:wrapTight>
            <wp:docPr id="19" name="Рисунок 19" descr="D:\github\diplom\javafx_ws\BoilerStationMCO\uml\c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github\diplom\javafx_ws\BoilerStationMCO\uml\criter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6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1040" behindDoc="0" locked="0" layoutInCell="1" allowOverlap="1" wp14:anchorId="77831E15" wp14:editId="7C261412">
                <wp:simplePos x="0" y="0"/>
                <wp:positionH relativeFrom="column">
                  <wp:posOffset>453390</wp:posOffset>
                </wp:positionH>
                <wp:positionV relativeFrom="paragraph">
                  <wp:posOffset>3026410</wp:posOffset>
                </wp:positionV>
                <wp:extent cx="5940425" cy="635"/>
                <wp:effectExtent l="0" t="0" r="0" b="0"/>
                <wp:wrapTight wrapText="bothSides">
                  <wp:wrapPolygon edited="0">
                    <wp:start x="0" y="0"/>
                    <wp:lineTo x="0" y="21600"/>
                    <wp:lineTo x="21600" y="21600"/>
                    <wp:lineTo x="21600" y="0"/>
                  </wp:wrapPolygon>
                </wp:wrapTight>
                <wp:docPr id="20" name="Поле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B4D4F" w:rsidRPr="00297B8E" w:rsidRDefault="003B4D4F" w:rsidP="00237CC3">
                            <w:pPr>
                              <w:pStyle w:val="af"/>
                              <w:rPr>
                                <w:noProof/>
                                <w:szCs w:val="24"/>
                              </w:rPr>
                            </w:pPr>
                            <w:r>
                              <w:t xml:space="preserve">Рис. </w:t>
                            </w:r>
                            <w:bookmarkStart w:id="127" w:name="pic_class_diagr_criteria"/>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2</w:t>
                            </w:r>
                            <w:r>
                              <w:fldChar w:fldCharType="end"/>
                            </w:r>
                            <w:bookmarkEnd w:id="127"/>
                            <w:r>
                              <w:t xml:space="preserve"> Диаграмма классов пакета выделенных критериев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0" o:spid="_x0000_s1028" type="#_x0000_t202" style="position:absolute;left:0;text-align:left;margin-left:35.7pt;margin-top:238.3pt;width:467.7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" stroked="f">
                <v:textbox style="mso-fit-shape-to-text:t" inset="0,0,0,0">
                  <w:txbxContent>
                    <w:p w:rsidR="003B4D4F" w:rsidRPr="00297B8E" w:rsidRDefault="003B4D4F" w:rsidP="00237CC3">
                      <w:pPr>
                        <w:pStyle w:val="af"/>
                        <w:rPr>
                          <w:noProof/>
                          <w:szCs w:val="24"/>
                        </w:rPr>
                      </w:pPr>
                      <w:r>
                        <w:t xml:space="preserve">Рис. </w:t>
                      </w:r>
                      <w:bookmarkStart w:id="128" w:name="pic_class_diagr_criteria"/>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2</w:t>
                      </w:r>
                      <w:r>
                        <w:fldChar w:fldCharType="end"/>
                      </w:r>
                      <w:bookmarkEnd w:id="128"/>
                      <w:r>
                        <w:t xml:space="preserve"> Диаграмма классов пакета выделенных критериев оптимизации</w:t>
                      </w:r>
                    </w:p>
                  </w:txbxContent>
                </v:textbox>
                <w10:wrap type="tight"/>
              </v:shape>
            </w:pict>
          </mc:Fallback>
        </mc:AlternateContent>
      </w:r>
    </w:p>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E859F6" w:rsidRDefault="00237CC3" w:rsidP="00237CC3"/>
    <w:p w:rsidR="00237CC3" w:rsidRPr="00DE18BC" w:rsidRDefault="00237CC3" w:rsidP="00237CC3">
      <w:pPr>
        <w:ind w:firstLine="0"/>
      </w:pPr>
    </w:p>
    <w:p w:rsidR="00237CC3" w:rsidRPr="00E859F6" w:rsidRDefault="00237CC3" w:rsidP="00237CC3">
      <w:pPr>
        <w:tabs>
          <w:tab w:val="left" w:pos="1755"/>
        </w:tabs>
        <w:ind w:firstLine="0"/>
      </w:pPr>
      <w:r>
        <w:t>Опишем подробнее основные классы, входящие в состав данного пакета.</w:t>
      </w:r>
    </w:p>
    <w:p w:rsidR="00237CC3" w:rsidRPr="00DE18BC" w:rsidRDefault="00237CC3" w:rsidP="00237CC3">
      <w:pPr>
        <w:tabs>
          <w:tab w:val="left" w:pos="1755"/>
        </w:tabs>
        <w:ind w:firstLine="0"/>
        <w:rPr>
          <w:b/>
        </w:rPr>
      </w:pPr>
      <w:proofErr w:type="spellStart"/>
      <w:r w:rsidRPr="00E859F6">
        <w:rPr>
          <w:b/>
          <w:lang w:val="en-US"/>
        </w:rPr>
        <w:t>ICriteriaTargetFunction</w:t>
      </w:r>
      <w:proofErr w:type="spellEnd"/>
    </w:p>
    <w:p w:rsidR="00237CC3" w:rsidRDefault="00237CC3" w:rsidP="00237CC3">
      <w:r>
        <w:t>Данный интерфейс реализуют все выделенные критерии оптимизации. Все классы, реализующие данный интерфейс, должны уметь возвращать значение критерия для заданного состава очереди котлоагрегатов.</w:t>
      </w:r>
    </w:p>
    <w:p w:rsidR="00237CC3" w:rsidRPr="00BB75F1" w:rsidRDefault="00237CC3" w:rsidP="00237CC3">
      <w:pPr>
        <w:ind w:firstLine="0"/>
        <w:jc w:val="left"/>
        <w:rPr>
          <w:b/>
        </w:rPr>
      </w:pPr>
      <w:proofErr w:type="spellStart"/>
      <w:r w:rsidRPr="00BB75F1">
        <w:rPr>
          <w:b/>
          <w:lang w:val="en-US"/>
        </w:rPr>
        <w:t>GasConsumptionTargetFunction</w:t>
      </w:r>
      <w:proofErr w:type="spellEnd"/>
    </w:p>
    <w:p w:rsidR="00237CC3" w:rsidRPr="00BB75F1" w:rsidRDefault="00237CC3" w:rsidP="00237CC3">
      <w:pPr>
        <w:rPr>
          <w:b/>
        </w:rPr>
      </w:pPr>
      <w:r>
        <w:t xml:space="preserve">Представляет собой целевую функцию расхода газа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Maz</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расхода мазута котлоагрегатом.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Money</w:t>
      </w:r>
      <w:r w:rsidRPr="00BB75F1">
        <w:rPr>
          <w:b/>
          <w:lang w:val="en-US"/>
        </w:rPr>
        <w:t>ConsumptionTargetFunction</w:t>
      </w:r>
      <w:proofErr w:type="spellEnd"/>
    </w:p>
    <w:p w:rsidR="00237CC3" w:rsidRDefault="00237CC3" w:rsidP="00237CC3">
      <w:pPr>
        <w:rPr>
          <w:b/>
        </w:rPr>
      </w:pPr>
      <w:r>
        <w:t xml:space="preserve">Представляет собой целевую функцию финансовых затрат на используемое топливо. Реализует интерфейс </w:t>
      </w:r>
      <w:proofErr w:type="spellStart"/>
      <w:r w:rsidRPr="00E859F6">
        <w:rPr>
          <w:b/>
          <w:lang w:val="en-US"/>
        </w:rPr>
        <w:t>ICriteriaTargetFunction</w:t>
      </w:r>
      <w:proofErr w:type="spellEnd"/>
      <w:r>
        <w:rPr>
          <w:b/>
        </w:rPr>
        <w:t>.</w:t>
      </w:r>
    </w:p>
    <w:p w:rsidR="00237CC3" w:rsidRPr="00BB75F1" w:rsidRDefault="00237CC3" w:rsidP="00237CC3">
      <w:pPr>
        <w:ind w:firstLine="0"/>
        <w:jc w:val="left"/>
        <w:rPr>
          <w:b/>
        </w:rPr>
      </w:pPr>
      <w:proofErr w:type="spellStart"/>
      <w:r>
        <w:rPr>
          <w:b/>
          <w:lang w:val="en-US"/>
        </w:rPr>
        <w:t>KPD</w:t>
      </w:r>
      <w:r w:rsidRPr="00BB75F1">
        <w:rPr>
          <w:b/>
          <w:lang w:val="en-US"/>
        </w:rPr>
        <w:t>TargetFunction</w:t>
      </w:r>
      <w:proofErr w:type="spellEnd"/>
    </w:p>
    <w:p w:rsidR="00237CC3" w:rsidRPr="00BB75F1" w:rsidRDefault="00237CC3" w:rsidP="00237CC3">
      <w:pPr>
        <w:rPr>
          <w:b/>
        </w:rPr>
      </w:pPr>
      <w:r>
        <w:t xml:space="preserve">Представляет собой целевую функцию </w:t>
      </w:r>
      <w:commentRangeStart w:id="129"/>
      <w:r>
        <w:t xml:space="preserve">КПД </w:t>
      </w:r>
      <w:commentRangeEnd w:id="129"/>
      <w:r>
        <w:rPr>
          <w:rStyle w:val="a8"/>
        </w:rPr>
        <w:commentReference w:id="129"/>
      </w:r>
      <w:r>
        <w:t xml:space="preserve">очереди котлоагрегатов. Реализует интерфейс </w:t>
      </w:r>
      <w:proofErr w:type="spellStart"/>
      <w:r w:rsidRPr="00E859F6">
        <w:rPr>
          <w:b/>
          <w:lang w:val="en-US"/>
        </w:rPr>
        <w:t>ICriteriaTargetFunction</w:t>
      </w:r>
      <w:proofErr w:type="spellEnd"/>
      <w:r>
        <w:rPr>
          <w:b/>
        </w:rPr>
        <w:t>.</w:t>
      </w:r>
    </w:p>
    <w:p w:rsidR="00237CC3" w:rsidRPr="00BB75F1" w:rsidRDefault="00237CC3" w:rsidP="00237CC3">
      <w:r>
        <w:t>На рисунке</w:t>
      </w:r>
      <w:r w:rsidRPr="00E6151C">
        <w:t xml:space="preserve"> </w:t>
      </w:r>
      <w:r>
        <w:fldChar w:fldCharType="begin"/>
      </w:r>
      <w:r>
        <w:instrText xml:space="preserve"> REF pic_class_diagr_mco \h </w:instrText>
      </w:r>
      <w:r>
        <w:fldChar w:fldCharType="separate"/>
      </w:r>
      <w:r w:rsidR="00D177B1">
        <w:rPr>
          <w:noProof/>
        </w:rPr>
        <w:t>3</w:t>
      </w:r>
      <w:r w:rsidR="00D177B1">
        <w:t>.</w:t>
      </w:r>
      <w:r w:rsidR="00D177B1">
        <w:rPr>
          <w:noProof/>
        </w:rPr>
        <w:t>3</w:t>
      </w:r>
      <w:r>
        <w:fldChar w:fldCharType="end"/>
      </w:r>
      <w:r>
        <w:t xml:space="preserve"> ниже представлена диаграмма классов для пакета многокритериальной оптимизации.</w:t>
      </w:r>
    </w:p>
    <w:p w:rsidR="00237CC3" w:rsidRDefault="00CF71ED" w:rsidP="00224690">
      <w:pPr>
        <w:ind w:firstLine="708"/>
      </w:pPr>
      <w:r>
        <w:rPr>
          <w:b/>
          <w:noProof/>
          <w:lang w:eastAsia="ru-RU"/>
        </w:rPr>
        <w:lastRenderedPageBreak/>
        <w:drawing>
          <wp:anchor distT="0" distB="0" distL="114300" distR="114300" simplePos="0" relativeHeight="251672064" behindDoc="1" locked="0" layoutInCell="1" allowOverlap="1" wp14:anchorId="5BDCEDE6" wp14:editId="459F7808">
            <wp:simplePos x="0" y="0"/>
            <wp:positionH relativeFrom="column">
              <wp:posOffset>41275</wp:posOffset>
            </wp:positionH>
            <wp:positionV relativeFrom="paragraph">
              <wp:posOffset>3175</wp:posOffset>
            </wp:positionV>
            <wp:extent cx="6389370" cy="3590925"/>
            <wp:effectExtent l="0" t="0" r="0" b="9525"/>
            <wp:wrapTight wrapText="bothSides">
              <wp:wrapPolygon edited="0">
                <wp:start x="0" y="0"/>
                <wp:lineTo x="0" y="21543"/>
                <wp:lineTo x="21510" y="21543"/>
                <wp:lineTo x="21510" y="0"/>
                <wp:lineTo x="0" y="0"/>
              </wp:wrapPolygon>
            </wp:wrapTight>
            <wp:docPr id="23" name="Рисунок 23" descr="D:\github\diplom\javafx_ws\BoilerStationMCO\uml\m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github\diplom\javafx_ws\BoilerStationMCO\uml\mc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937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CC3">
        <w:rPr>
          <w:noProof/>
          <w:lang w:eastAsia="ru-RU"/>
        </w:rPr>
        <mc:AlternateContent>
          <mc:Choice Requires="wps">
            <w:drawing>
              <wp:anchor distT="0" distB="0" distL="114300" distR="114300" simplePos="0" relativeHeight="251673088" behindDoc="0" locked="0" layoutInCell="1" allowOverlap="1" wp14:anchorId="11CC9ED4" wp14:editId="71F5EF46">
                <wp:simplePos x="0" y="0"/>
                <wp:positionH relativeFrom="column">
                  <wp:posOffset>234315</wp:posOffset>
                </wp:positionH>
                <wp:positionV relativeFrom="paragraph">
                  <wp:posOffset>3651250</wp:posOffset>
                </wp:positionV>
                <wp:extent cx="6389370" cy="635"/>
                <wp:effectExtent l="0" t="0" r="0" b="0"/>
                <wp:wrapTight wrapText="bothSides">
                  <wp:wrapPolygon edited="0">
                    <wp:start x="0" y="0"/>
                    <wp:lineTo x="0" y="21600"/>
                    <wp:lineTo x="21600" y="21600"/>
                    <wp:lineTo x="21600" y="0"/>
                  </wp:wrapPolygon>
                </wp:wrapTight>
                <wp:docPr id="24" name="Поле 24"/>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a:effectLst/>
                      </wps:spPr>
                      <wps:txbx>
                        <w:txbxContent>
                          <w:p w:rsidR="003B4D4F" w:rsidRPr="00A87973" w:rsidRDefault="003B4D4F" w:rsidP="00237CC3">
                            <w:pPr>
                              <w:pStyle w:val="af"/>
                              <w:rPr>
                                <w:b/>
                                <w:noProof/>
                                <w:szCs w:val="24"/>
                              </w:rPr>
                            </w:pPr>
                            <w:r>
                              <w:t xml:space="preserve">Рис. </w:t>
                            </w:r>
                            <w:bookmarkStart w:id="130" w:name="pic_class_diagr_mc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3</w:t>
                            </w:r>
                            <w:r>
                              <w:fldChar w:fldCharType="end"/>
                            </w:r>
                            <w:bookmarkEnd w:id="130"/>
                            <w:r>
                              <w:t xml:space="preserve"> Диаграмма классов пакета многокритериальной оптимизации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4" o:spid="_x0000_s1029" type="#_x0000_t202" style="position:absolute;left:0;text-align:left;margin-left:18.45pt;margin-top:287.5pt;width:503.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" stroked="f">
                <v:textbox style="mso-fit-shape-to-text:t" inset="0,0,0,0">
                  <w:txbxContent>
                    <w:p w:rsidR="003B4D4F" w:rsidRPr="00A87973" w:rsidRDefault="003B4D4F" w:rsidP="00237CC3">
                      <w:pPr>
                        <w:pStyle w:val="af"/>
                        <w:rPr>
                          <w:b/>
                          <w:noProof/>
                          <w:szCs w:val="24"/>
                        </w:rPr>
                      </w:pPr>
                      <w:r>
                        <w:t xml:space="preserve">Рис. </w:t>
                      </w:r>
                      <w:bookmarkStart w:id="131" w:name="pic_class_diagr_mc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3</w:t>
                      </w:r>
                      <w:r>
                        <w:fldChar w:fldCharType="end"/>
                      </w:r>
                      <w:bookmarkEnd w:id="131"/>
                      <w:r>
                        <w:t xml:space="preserve"> Диаграмма классов пакета многокритериальной оптимизации</w:t>
                      </w:r>
                    </w:p>
                  </w:txbxContent>
                </v:textbox>
                <w10:wrap type="tight"/>
              </v:shape>
            </w:pict>
          </mc:Fallback>
        </mc:AlternateContent>
      </w:r>
      <w:r w:rsidR="00237CC3">
        <w:t>Опишем подробнее основные классы, входящие в состав данного пакета.</w:t>
      </w:r>
    </w:p>
    <w:p w:rsidR="00242AE2" w:rsidRPr="00372F5D" w:rsidRDefault="00242AE2" w:rsidP="00237CC3">
      <w:pPr>
        <w:tabs>
          <w:tab w:val="left" w:pos="1755"/>
        </w:tabs>
        <w:ind w:firstLine="0"/>
        <w:rPr>
          <w:b/>
        </w:rPr>
      </w:pPr>
      <w:proofErr w:type="spellStart"/>
      <w:r w:rsidRPr="00242AE2">
        <w:rPr>
          <w:b/>
          <w:lang w:val="en-US"/>
        </w:rPr>
        <w:t>DecisionUtils</w:t>
      </w:r>
      <w:proofErr w:type="spellEnd"/>
    </w:p>
    <w:p w:rsidR="00242AE2" w:rsidRDefault="00242AE2" w:rsidP="00242AE2">
      <w:r>
        <w:t xml:space="preserve">Данный класс содержит вспомогательные методы для проведения многокритериальной оптимизации. Реализует описанный в разделе </w:t>
      </w:r>
      <w:r>
        <w:fldChar w:fldCharType="begin"/>
      </w:r>
      <w:r>
        <w:instrText xml:space="preserve"> REF _Ref388991839 \r \h </w:instrText>
      </w:r>
      <w:r>
        <w:fldChar w:fldCharType="separate"/>
      </w:r>
      <w:r>
        <w:t>2.4.2</w:t>
      </w:r>
      <w:r>
        <w:fldChar w:fldCharType="end"/>
      </w:r>
      <w:r>
        <w:t xml:space="preserve"> алгоритм выбора начального решения для метода прямых выборочных процедур с уменьшением интервала поиска.</w:t>
      </w:r>
    </w:p>
    <w:p w:rsidR="00001CEB" w:rsidRPr="000F0945" w:rsidRDefault="00001CEB" w:rsidP="00001CEB">
      <w:pPr>
        <w:ind w:firstLine="0"/>
        <w:rPr>
          <w:b/>
        </w:rPr>
      </w:pPr>
      <w:proofErr w:type="spellStart"/>
      <w:r w:rsidRPr="00001CEB">
        <w:rPr>
          <w:b/>
          <w:lang w:val="en-US"/>
        </w:rPr>
        <w:t>DirectSamplingProcedures</w:t>
      </w:r>
      <w:proofErr w:type="spellEnd"/>
    </w:p>
    <w:p w:rsidR="00001CEB" w:rsidRPr="00372F5D" w:rsidRDefault="00001CEB" w:rsidP="00001CEB">
      <w:pPr>
        <w:rPr>
          <w:b/>
        </w:rPr>
      </w:pPr>
      <w:r>
        <w:t>Реализует метод прямых выборочных процедур с уменьшением интервала поиска для проведения «локальной» оптимизации распределения паровых нагрузок на заданной комбинации котлоагрегатов.</w:t>
      </w:r>
      <w:r w:rsidR="00E70C3E">
        <w:t xml:space="preserve"> Для выбора начального решения использует класс </w:t>
      </w:r>
      <w:proofErr w:type="spellStart"/>
      <w:r w:rsidR="00E70C3E" w:rsidRPr="00E70C3E">
        <w:rPr>
          <w:b/>
          <w:lang w:val="en-US"/>
        </w:rPr>
        <w:t>DecisionUtils</w:t>
      </w:r>
      <w:proofErr w:type="spellEnd"/>
      <w:r w:rsidR="00E70C3E" w:rsidRPr="00372F5D">
        <w:rPr>
          <w:b/>
        </w:rPr>
        <w:t>.</w:t>
      </w:r>
    </w:p>
    <w:p w:rsidR="00B43173" w:rsidRPr="00B43173" w:rsidRDefault="00B43173" w:rsidP="00B43173">
      <w:pPr>
        <w:ind w:firstLine="0"/>
        <w:rPr>
          <w:b/>
        </w:rPr>
      </w:pPr>
      <w:proofErr w:type="spellStart"/>
      <w:r>
        <w:rPr>
          <w:b/>
          <w:lang w:val="en-US"/>
        </w:rPr>
        <w:t>ParetoSet</w:t>
      </w:r>
      <w:proofErr w:type="spellEnd"/>
    </w:p>
    <w:p w:rsidR="00B43173" w:rsidRDefault="00B43173" w:rsidP="00B43173">
      <w:r>
        <w:t xml:space="preserve">Реализует алгоритм построения множества Парето, описанный в разделе </w:t>
      </w:r>
      <w:r>
        <w:fldChar w:fldCharType="begin"/>
      </w:r>
      <w:r>
        <w:instrText xml:space="preserve"> REF _Ref388639260 \r \h </w:instrText>
      </w:r>
      <w:r>
        <w:fldChar w:fldCharType="separate"/>
      </w:r>
      <w:r>
        <w:t>2.3.2</w:t>
      </w:r>
      <w:r>
        <w:fldChar w:fldCharType="end"/>
      </w:r>
      <w:r>
        <w:t>.</w:t>
      </w:r>
    </w:p>
    <w:p w:rsidR="00B43173" w:rsidRPr="00B43173" w:rsidRDefault="00B43173" w:rsidP="00B43173">
      <w:pPr>
        <w:ind w:firstLine="0"/>
        <w:rPr>
          <w:b/>
        </w:rPr>
      </w:pPr>
      <w:proofErr w:type="spellStart"/>
      <w:r>
        <w:rPr>
          <w:b/>
          <w:lang w:val="en-US"/>
        </w:rPr>
        <w:t>TargetProgrammingMethod</w:t>
      </w:r>
      <w:proofErr w:type="spellEnd"/>
    </w:p>
    <w:p w:rsidR="00B43173" w:rsidRPr="000F0945" w:rsidRDefault="00B43173" w:rsidP="00B43173">
      <w:r>
        <w:t xml:space="preserve">Реализует метод целевого программирования, описанный в разделе </w:t>
      </w:r>
      <w:r>
        <w:fldChar w:fldCharType="begin"/>
      </w:r>
      <w:r>
        <w:instrText xml:space="preserve"> REF _Ref388639260 \r \h </w:instrText>
      </w:r>
      <w:r>
        <w:fldChar w:fldCharType="separate"/>
      </w:r>
      <w:r>
        <w:t>2.3.2</w:t>
      </w:r>
      <w:r>
        <w:fldChar w:fldCharType="end"/>
      </w:r>
      <w:r>
        <w:t>, для окончательного выбора оптимального решения.</w:t>
      </w:r>
    </w:p>
    <w:p w:rsidR="00A948BB" w:rsidRPr="000F0945" w:rsidRDefault="00A948BB" w:rsidP="00B43173"/>
    <w:p w:rsidR="00A948BB" w:rsidRPr="00372F5D" w:rsidRDefault="00A948BB" w:rsidP="00A948BB">
      <w:pPr>
        <w:ind w:firstLine="0"/>
        <w:rPr>
          <w:b/>
        </w:rPr>
      </w:pPr>
      <w:proofErr w:type="spellStart"/>
      <w:r>
        <w:rPr>
          <w:b/>
          <w:lang w:val="en-US"/>
        </w:rPr>
        <w:lastRenderedPageBreak/>
        <w:t>MultiCriteriaOptimization</w:t>
      </w:r>
      <w:proofErr w:type="spellEnd"/>
    </w:p>
    <w:p w:rsidR="00A948BB" w:rsidRPr="008E0D22" w:rsidRDefault="00A948BB" w:rsidP="00A948BB">
      <w:r>
        <w:t>Реализует разработанный и описанный в разделе</w:t>
      </w:r>
      <w:r w:rsidR="008E0D22">
        <w:t xml:space="preserve"> </w:t>
      </w:r>
      <w:r w:rsidR="008E0D22">
        <w:fldChar w:fldCharType="begin"/>
      </w:r>
      <w:r w:rsidR="008E0D22">
        <w:instrText xml:space="preserve"> REF _Ref388991049 \r \h </w:instrText>
      </w:r>
      <w:r w:rsidR="008E0D22">
        <w:fldChar w:fldCharType="separate"/>
      </w:r>
      <w:r w:rsidR="008E0D22">
        <w:t>2.3</w:t>
      </w:r>
      <w:r w:rsidR="008E0D22">
        <w:fldChar w:fldCharType="end"/>
      </w:r>
      <w:r>
        <w:t xml:space="preserve"> метод многокритериальной </w:t>
      </w:r>
      <w:proofErr w:type="gramStart"/>
      <w:r>
        <w:t>оптимизации режимов работы котельного отделения электростанции</w:t>
      </w:r>
      <w:proofErr w:type="gramEnd"/>
      <w:r>
        <w:t xml:space="preserve">. Использует классы: </w:t>
      </w:r>
      <w:proofErr w:type="spellStart"/>
      <w:r>
        <w:rPr>
          <w:b/>
          <w:lang w:val="en-US"/>
        </w:rPr>
        <w:t>DirectSamplingProcedures</w:t>
      </w:r>
      <w:proofErr w:type="spellEnd"/>
      <w:r w:rsidRPr="008E0D22">
        <w:rPr>
          <w:b/>
        </w:rPr>
        <w:t xml:space="preserve">, </w:t>
      </w:r>
      <w:proofErr w:type="spellStart"/>
      <w:r>
        <w:rPr>
          <w:b/>
          <w:lang w:val="en-US"/>
        </w:rPr>
        <w:t>ParetoSet</w:t>
      </w:r>
      <w:proofErr w:type="spellEnd"/>
      <w:r w:rsidRPr="008E0D22">
        <w:rPr>
          <w:b/>
        </w:rPr>
        <w:t xml:space="preserve">, </w:t>
      </w:r>
      <w:proofErr w:type="spellStart"/>
      <w:r>
        <w:rPr>
          <w:b/>
          <w:lang w:val="en-US"/>
        </w:rPr>
        <w:t>TargetProgrammingMethod</w:t>
      </w:r>
      <w:proofErr w:type="spellEnd"/>
      <w:r w:rsidRPr="008E0D22">
        <w:rPr>
          <w:b/>
        </w:rPr>
        <w:t>.</w:t>
      </w:r>
    </w:p>
    <w:p w:rsidR="00CF71ED" w:rsidRPr="007264B6" w:rsidRDefault="00502754" w:rsidP="007264B6">
      <w:r>
        <w:rPr>
          <w:noProof/>
          <w:lang w:eastAsia="ru-RU"/>
        </w:rPr>
        <mc:AlternateContent>
          <mc:Choice Requires="wps">
            <w:drawing>
              <wp:anchor distT="0" distB="0" distL="114300" distR="114300" simplePos="0" relativeHeight="251676160" behindDoc="0" locked="0" layoutInCell="1" allowOverlap="1" wp14:anchorId="02E93C7B" wp14:editId="48C1EB50">
                <wp:simplePos x="0" y="0"/>
                <wp:positionH relativeFrom="column">
                  <wp:posOffset>107315</wp:posOffset>
                </wp:positionH>
                <wp:positionV relativeFrom="paragraph">
                  <wp:posOffset>6112510</wp:posOffset>
                </wp:positionV>
                <wp:extent cx="6786245" cy="635"/>
                <wp:effectExtent l="0" t="0" r="0" b="0"/>
                <wp:wrapTight wrapText="bothSides">
                  <wp:wrapPolygon edited="0">
                    <wp:start x="0" y="0"/>
                    <wp:lineTo x="0" y="21600"/>
                    <wp:lineTo x="21600" y="21600"/>
                    <wp:lineTo x="21600" y="0"/>
                  </wp:wrapPolygon>
                </wp:wrapTight>
                <wp:docPr id="38" name="Поле 38"/>
                <wp:cNvGraphicFramePr/>
                <a:graphic xmlns:a="http://schemas.openxmlformats.org/drawingml/2006/main">
                  <a:graphicData uri="http://schemas.microsoft.com/office/word/2010/wordprocessingShape">
                    <wps:wsp>
                      <wps:cNvSpPr txBox="1"/>
                      <wps:spPr>
                        <a:xfrm>
                          <a:off x="0" y="0"/>
                          <a:ext cx="6786245" cy="635"/>
                        </a:xfrm>
                        <a:prstGeom prst="rect">
                          <a:avLst/>
                        </a:prstGeom>
                        <a:solidFill>
                          <a:prstClr val="white"/>
                        </a:solidFill>
                        <a:ln>
                          <a:noFill/>
                        </a:ln>
                        <a:effectLst/>
                      </wps:spPr>
                      <wps:txbx>
                        <w:txbxContent>
                          <w:p w:rsidR="003B4D4F" w:rsidRPr="001434E0" w:rsidRDefault="003B4D4F" w:rsidP="00502754">
                            <w:pPr>
                              <w:pStyle w:val="af"/>
                              <w:rPr>
                                <w:noProof/>
                                <w:szCs w:val="24"/>
                              </w:rPr>
                            </w:pPr>
                            <w:r>
                              <w:t xml:space="preserve">Рис. </w:t>
                            </w:r>
                            <w:bookmarkStart w:id="132" w:name="pic_class_diagr_paret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4</w:t>
                            </w:r>
                            <w:r>
                              <w:fldChar w:fldCharType="end"/>
                            </w:r>
                            <w:bookmarkEnd w:id="132"/>
                            <w:r>
                              <w:t xml:space="preserve"> Диаграмма классов пакета построения и сужения множества Парето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38" o:spid="_x0000_s1030" type="#_x0000_t202" style="position:absolute;left:0;text-align:left;margin-left:8.45pt;margin-top:481.3pt;width:534.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" stroked="f">
                <v:textbox style="mso-fit-shape-to-text:t" inset="0,0,0,0">
                  <w:txbxContent>
                    <w:p w:rsidR="003B4D4F" w:rsidRPr="001434E0" w:rsidRDefault="003B4D4F" w:rsidP="00502754">
                      <w:pPr>
                        <w:pStyle w:val="af"/>
                        <w:rPr>
                          <w:noProof/>
                          <w:szCs w:val="24"/>
                        </w:rPr>
                      </w:pPr>
                      <w:r>
                        <w:t xml:space="preserve">Рис. </w:t>
                      </w:r>
                      <w:bookmarkStart w:id="133" w:name="pic_class_diagr_pareto"/>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4</w:t>
                      </w:r>
                      <w:r>
                        <w:fldChar w:fldCharType="end"/>
                      </w:r>
                      <w:bookmarkEnd w:id="133"/>
                      <w:r>
                        <w:t xml:space="preserve"> Диаграмма классов пакета построения и сужения множества Парето</w:t>
                      </w:r>
                    </w:p>
                  </w:txbxContent>
                </v:textbox>
                <w10:wrap type="tight"/>
              </v:shape>
            </w:pict>
          </mc:Fallback>
        </mc:AlternateContent>
      </w:r>
      <w:r w:rsidR="00CF71ED">
        <w:rPr>
          <w:noProof/>
          <w:lang w:eastAsia="ru-RU"/>
        </w:rPr>
        <w:drawing>
          <wp:anchor distT="0" distB="0" distL="114300" distR="114300" simplePos="0" relativeHeight="251674112" behindDoc="1" locked="0" layoutInCell="1" allowOverlap="1" wp14:anchorId="526D317B" wp14:editId="42102F39">
            <wp:simplePos x="0" y="0"/>
            <wp:positionH relativeFrom="column">
              <wp:posOffset>107315</wp:posOffset>
            </wp:positionH>
            <wp:positionV relativeFrom="paragraph">
              <wp:posOffset>605155</wp:posOffset>
            </wp:positionV>
            <wp:extent cx="6786245" cy="5450205"/>
            <wp:effectExtent l="0" t="0" r="0" b="0"/>
            <wp:wrapTight wrapText="bothSides">
              <wp:wrapPolygon edited="0">
                <wp:start x="0" y="0"/>
                <wp:lineTo x="0" y="21517"/>
                <wp:lineTo x="21525" y="21517"/>
                <wp:lineTo x="21525" y="0"/>
                <wp:lineTo x="0" y="0"/>
              </wp:wrapPolygon>
            </wp:wrapTight>
            <wp:docPr id="37" name="Рисунок 37" descr="D:\github\diplom\javafx_ws\BoilerStationMCO\uml\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github\diplom\javafx_ws\BoilerStationMCO\uml\pare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6245"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D22">
        <w:t>На рисунке</w:t>
      </w:r>
      <w:r w:rsidR="00442C39" w:rsidRPr="00442C39">
        <w:t xml:space="preserve"> </w:t>
      </w:r>
      <w:r w:rsidR="00442C39">
        <w:fldChar w:fldCharType="begin"/>
      </w:r>
      <w:r w:rsidR="00442C39">
        <w:instrText xml:space="preserve"> REF pic_class_diagr_pareto \h </w:instrText>
      </w:r>
      <w:r w:rsidR="00442C39">
        <w:fldChar w:fldCharType="separate"/>
      </w:r>
      <w:r w:rsidR="00442C39">
        <w:rPr>
          <w:noProof/>
        </w:rPr>
        <w:t>3</w:t>
      </w:r>
      <w:r w:rsidR="00442C39">
        <w:t>.</w:t>
      </w:r>
      <w:r w:rsidR="00442C39">
        <w:rPr>
          <w:noProof/>
        </w:rPr>
        <w:t>4</w:t>
      </w:r>
      <w:r w:rsidR="00442C39">
        <w:fldChar w:fldCharType="end"/>
      </w:r>
      <w:r w:rsidR="008E0D22">
        <w:t xml:space="preserve"> ниже представлена диаграмма классов для пакета </w:t>
      </w:r>
      <w:r w:rsidR="00CF71ED">
        <w:t>построения и сужения множества Парето.</w:t>
      </w:r>
    </w:p>
    <w:p w:rsidR="007264B6" w:rsidRPr="000F0945" w:rsidRDefault="007264B6" w:rsidP="007264B6">
      <w:r>
        <w:lastRenderedPageBreak/>
        <w:t>Опишем подробнее основные классы, входящие в состав данного пакета.</w:t>
      </w:r>
    </w:p>
    <w:p w:rsidR="007264B6" w:rsidRPr="00372F5D" w:rsidRDefault="006E1DDB" w:rsidP="006E1DDB">
      <w:pPr>
        <w:ind w:firstLine="0"/>
        <w:rPr>
          <w:b/>
        </w:rPr>
      </w:pPr>
      <w:proofErr w:type="spellStart"/>
      <w:r>
        <w:rPr>
          <w:b/>
          <w:lang w:val="en-US"/>
        </w:rPr>
        <w:t>CriteriaTarget</w:t>
      </w:r>
      <w:proofErr w:type="spellEnd"/>
    </w:p>
    <w:p w:rsidR="006E1DDB" w:rsidRDefault="006E1DDB" w:rsidP="006E1DDB">
      <w:r>
        <w:t xml:space="preserve">Перечисление. Содержит возможные цели </w:t>
      </w:r>
      <w:proofErr w:type="gramStart"/>
      <w:r>
        <w:t>оптимизации</w:t>
      </w:r>
      <w:proofErr w:type="gramEnd"/>
      <w:r>
        <w:t xml:space="preserve"> выделенные критериев. Допускает значения: </w:t>
      </w:r>
      <w:proofErr w:type="spellStart"/>
      <w:proofErr w:type="gramStart"/>
      <w:r>
        <w:rPr>
          <w:lang w:val="en-US"/>
        </w:rPr>
        <w:t>CriteriaTarget</w:t>
      </w:r>
      <w:proofErr w:type="spellEnd"/>
      <w:r w:rsidRPr="00494AD4">
        <w:rPr>
          <w:b/>
        </w:rPr>
        <w:t>.</w:t>
      </w:r>
      <w:r>
        <w:rPr>
          <w:b/>
          <w:lang w:val="en-US"/>
        </w:rPr>
        <w:t>MIN</w:t>
      </w:r>
      <w:r w:rsidRPr="00494AD4">
        <w:t xml:space="preserve">, </w:t>
      </w:r>
      <w:proofErr w:type="spellStart"/>
      <w:r>
        <w:rPr>
          <w:lang w:val="en-US"/>
        </w:rPr>
        <w:t>CriteriaTarget</w:t>
      </w:r>
      <w:proofErr w:type="spellEnd"/>
      <w:r w:rsidRPr="00494AD4">
        <w:t>.</w:t>
      </w:r>
      <w:r w:rsidR="00494AD4">
        <w:rPr>
          <w:b/>
          <w:lang w:val="en-US"/>
        </w:rPr>
        <w:t>MAX</w:t>
      </w:r>
      <w:r w:rsidR="00494AD4" w:rsidRPr="00494AD4">
        <w:t xml:space="preserve">, </w:t>
      </w:r>
      <w:r w:rsidR="00494AD4">
        <w:t>используемые при минимизации и максимизации выделенных критериев соответственно</w:t>
      </w:r>
      <w:r w:rsidR="007F77EC">
        <w:t>.</w:t>
      </w:r>
      <w:proofErr w:type="gramEnd"/>
    </w:p>
    <w:p w:rsidR="007F77EC" w:rsidRPr="000F0945" w:rsidRDefault="007F77EC" w:rsidP="007F77EC">
      <w:pPr>
        <w:ind w:firstLine="0"/>
        <w:rPr>
          <w:b/>
        </w:rPr>
      </w:pPr>
      <w:r>
        <w:rPr>
          <w:b/>
          <w:lang w:val="en-US"/>
        </w:rPr>
        <w:t>Criteria</w:t>
      </w:r>
    </w:p>
    <w:p w:rsidR="007F77EC" w:rsidRPr="000F0945" w:rsidRDefault="007F77EC" w:rsidP="007F77EC">
      <w:pPr>
        <w:ind w:firstLine="0"/>
      </w:pPr>
      <w:r w:rsidRPr="000F0945">
        <w:rPr>
          <w:b/>
        </w:rPr>
        <w:tab/>
      </w:r>
      <w:r>
        <w:t xml:space="preserve">Хранит название критерия оптимизации, его значение, а также цель оптимизации. Использует </w:t>
      </w:r>
      <w:proofErr w:type="spellStart"/>
      <w:r>
        <w:rPr>
          <w:b/>
          <w:lang w:val="en-US"/>
        </w:rPr>
        <w:t>CriteriaTarget</w:t>
      </w:r>
      <w:proofErr w:type="spellEnd"/>
      <w:r w:rsidRPr="000F0945">
        <w:rPr>
          <w:b/>
        </w:rPr>
        <w:t>.</w:t>
      </w:r>
      <w:r w:rsidRPr="000F0945">
        <w:t xml:space="preserve"> </w:t>
      </w:r>
    </w:p>
    <w:p w:rsidR="007F77EC" w:rsidRPr="000F0945" w:rsidRDefault="007F77EC" w:rsidP="007F77EC">
      <w:pPr>
        <w:ind w:firstLine="0"/>
        <w:rPr>
          <w:b/>
        </w:rPr>
      </w:pPr>
      <w:proofErr w:type="spellStart"/>
      <w:r>
        <w:rPr>
          <w:b/>
          <w:lang w:val="en-US"/>
        </w:rPr>
        <w:t>VectorCriteria</w:t>
      </w:r>
      <w:proofErr w:type="spellEnd"/>
    </w:p>
    <w:p w:rsidR="007F77EC" w:rsidRPr="007F77EC" w:rsidRDefault="007F77EC" w:rsidP="007F77EC">
      <w:pPr>
        <w:ind w:firstLine="0"/>
        <w:rPr>
          <w:b/>
        </w:rPr>
      </w:pPr>
      <w:r w:rsidRPr="000F0945">
        <w:rPr>
          <w:b/>
        </w:rPr>
        <w:tab/>
      </w:r>
      <w:r>
        <w:t xml:space="preserve">Векторный критерий оптимизации. Представляет собой набор выделенных критериев оптимизации, представленных классами </w:t>
      </w:r>
      <w:r>
        <w:rPr>
          <w:b/>
          <w:lang w:val="en-US"/>
        </w:rPr>
        <w:t>Criteria</w:t>
      </w:r>
      <w:r w:rsidRPr="007F77EC">
        <w:rPr>
          <w:b/>
        </w:rPr>
        <w:t>.</w:t>
      </w:r>
    </w:p>
    <w:p w:rsidR="007F77EC" w:rsidRPr="000F0945" w:rsidRDefault="007F77EC" w:rsidP="007F77EC">
      <w:pPr>
        <w:ind w:firstLine="0"/>
        <w:rPr>
          <w:b/>
        </w:rPr>
      </w:pPr>
      <w:proofErr w:type="spellStart"/>
      <w:r>
        <w:rPr>
          <w:b/>
          <w:lang w:val="en-US"/>
        </w:rPr>
        <w:t>ParetoMeasure</w:t>
      </w:r>
      <w:proofErr w:type="spellEnd"/>
    </w:p>
    <w:p w:rsidR="007F77EC" w:rsidRPr="000F0945" w:rsidRDefault="007F77EC" w:rsidP="007F77EC">
      <w:pPr>
        <w:ind w:firstLine="0"/>
        <w:rPr>
          <w:b/>
        </w:rPr>
      </w:pPr>
      <w:r w:rsidRPr="000F0945">
        <w:rPr>
          <w:b/>
        </w:rPr>
        <w:tab/>
      </w:r>
      <w:r>
        <w:t xml:space="preserve">Представляет собой меру для сравнения векторных критериев и возможности построения множества Парето. Реализует интерфейс </w:t>
      </w:r>
      <w:proofErr w:type="spellStart"/>
      <w:r>
        <w:rPr>
          <w:b/>
          <w:lang w:val="en-US"/>
        </w:rPr>
        <w:t>IMeasure</w:t>
      </w:r>
      <w:proofErr w:type="spellEnd"/>
      <w:r w:rsidRPr="000F0945">
        <w:rPr>
          <w:b/>
        </w:rPr>
        <w:t>.</w:t>
      </w:r>
    </w:p>
    <w:p w:rsidR="004577E3" w:rsidRPr="000F0945" w:rsidRDefault="004577E3" w:rsidP="007F77EC">
      <w:pPr>
        <w:ind w:firstLine="0"/>
        <w:rPr>
          <w:b/>
        </w:rPr>
      </w:pPr>
      <w:proofErr w:type="spellStart"/>
      <w:r>
        <w:rPr>
          <w:b/>
          <w:lang w:val="en-US"/>
        </w:rPr>
        <w:t>RelativeImportance</w:t>
      </w:r>
      <w:proofErr w:type="spellEnd"/>
    </w:p>
    <w:p w:rsidR="004577E3" w:rsidRDefault="004577E3" w:rsidP="007F77EC">
      <w:pPr>
        <w:ind w:firstLine="0"/>
      </w:pPr>
      <w:r w:rsidRPr="000F0945">
        <w:rPr>
          <w:b/>
        </w:rPr>
        <w:tab/>
      </w:r>
      <w:r>
        <w:t>Представляет собой коэффициент относительной важности критериев. Хранит значение относительной важности, а также номера более значимого критерия и менее значимого.</w:t>
      </w:r>
    </w:p>
    <w:p w:rsidR="004577E3" w:rsidRPr="000F0945" w:rsidRDefault="004577E3" w:rsidP="007F77EC">
      <w:pPr>
        <w:ind w:firstLine="0"/>
        <w:rPr>
          <w:b/>
        </w:rPr>
      </w:pPr>
      <w:proofErr w:type="spellStart"/>
      <w:r>
        <w:rPr>
          <w:b/>
          <w:lang w:val="en-US"/>
        </w:rPr>
        <w:t>RelativeImportanceMessage</w:t>
      </w:r>
      <w:proofErr w:type="spellEnd"/>
    </w:p>
    <w:p w:rsidR="004577E3" w:rsidRDefault="004577E3" w:rsidP="007F77EC">
      <w:pPr>
        <w:ind w:firstLine="0"/>
      </w:pPr>
      <w:r w:rsidRPr="000F0945">
        <w:rPr>
          <w:b/>
        </w:rPr>
        <w:tab/>
      </w:r>
      <w:r>
        <w:t xml:space="preserve">Сообщение об относительной важности. Хранит заданные коэффициенты относительной важности критериев оптимизации с помощью классов </w:t>
      </w:r>
      <w:proofErr w:type="spellStart"/>
      <w:r>
        <w:rPr>
          <w:b/>
          <w:lang w:val="en-US"/>
        </w:rPr>
        <w:t>RelativeImportance</w:t>
      </w:r>
      <w:proofErr w:type="spellEnd"/>
      <w:r w:rsidRPr="004577E3">
        <w:rPr>
          <w:b/>
        </w:rPr>
        <w:t xml:space="preserve">. </w:t>
      </w:r>
      <w:r>
        <w:t>Позволяет пересчитывать координаты векторных критериев на основе заданных коэффициентов относительной важности.</w:t>
      </w:r>
    </w:p>
    <w:p w:rsidR="003D2E31" w:rsidRPr="004577E3" w:rsidRDefault="003D2E31" w:rsidP="007F77EC">
      <w:pPr>
        <w:ind w:firstLine="0"/>
      </w:pPr>
      <w:r>
        <w:tab/>
        <w:t xml:space="preserve">На рисунке </w:t>
      </w:r>
      <w:r w:rsidR="00D217DA">
        <w:fldChar w:fldCharType="begin"/>
      </w:r>
      <w:r w:rsidR="00D217DA">
        <w:instrText xml:space="preserve"> REF pic_class_diagr_regression \h </w:instrText>
      </w:r>
      <w:r w:rsidR="00D217DA">
        <w:fldChar w:fldCharType="separate"/>
      </w:r>
      <w:r w:rsidR="00D217DA">
        <w:rPr>
          <w:noProof/>
        </w:rPr>
        <w:t>3</w:t>
      </w:r>
      <w:r w:rsidR="00D217DA">
        <w:t>.</w:t>
      </w:r>
      <w:r w:rsidR="00D217DA">
        <w:rPr>
          <w:noProof/>
        </w:rPr>
        <w:t>5</w:t>
      </w:r>
      <w:r w:rsidR="00D217DA">
        <w:fldChar w:fldCharType="end"/>
      </w:r>
      <w:r w:rsidR="00D217DA" w:rsidRPr="00D217DA">
        <w:t xml:space="preserve"> </w:t>
      </w:r>
      <w:r>
        <w:t>пре</w:t>
      </w:r>
      <w:r w:rsidR="00D217DA">
        <w:t xml:space="preserve">дставлена диаграмма классов </w:t>
      </w:r>
      <w:r>
        <w:t xml:space="preserve">пакета построения </w:t>
      </w:r>
      <w:r w:rsidR="00D217DA">
        <w:t>функциональных</w:t>
      </w:r>
      <w:r>
        <w:t xml:space="preserve"> зависимостей для котлоагрегатов.</w:t>
      </w:r>
    </w:p>
    <w:p w:rsidR="007264B6" w:rsidRPr="007264B6" w:rsidRDefault="007264B6" w:rsidP="007264B6"/>
    <w:p w:rsidR="007264B6" w:rsidRPr="007264B6" w:rsidRDefault="007264B6" w:rsidP="007264B6"/>
    <w:p w:rsidR="00237CC3" w:rsidRDefault="00237CC3" w:rsidP="00237CC3"/>
    <w:p w:rsidR="00237CC3" w:rsidRDefault="00237CC3" w:rsidP="00237CC3"/>
    <w:p w:rsidR="00237CC3" w:rsidRDefault="00237CC3" w:rsidP="00237CC3"/>
    <w:p w:rsidR="007D5AE4" w:rsidRPr="007D5AE4" w:rsidRDefault="00B56C00" w:rsidP="007D5AE4">
      <w:r>
        <w:rPr>
          <w:noProof/>
          <w:lang w:eastAsia="ru-RU"/>
        </w:rPr>
        <w:lastRenderedPageBreak/>
        <mc:AlternateContent>
          <mc:Choice Requires="wps">
            <w:drawing>
              <wp:anchor distT="0" distB="0" distL="114300" distR="114300" simplePos="0" relativeHeight="251679232" behindDoc="0" locked="0" layoutInCell="1" allowOverlap="1" wp14:anchorId="01F07AFF" wp14:editId="01AB4196">
                <wp:simplePos x="0" y="0"/>
                <wp:positionH relativeFrom="column">
                  <wp:posOffset>118745</wp:posOffset>
                </wp:positionH>
                <wp:positionV relativeFrom="paragraph">
                  <wp:posOffset>5166995</wp:posOffset>
                </wp:positionV>
                <wp:extent cx="6391910" cy="635"/>
                <wp:effectExtent l="0" t="0" r="0" b="0"/>
                <wp:wrapTight wrapText="bothSides">
                  <wp:wrapPolygon edited="0">
                    <wp:start x="0" y="0"/>
                    <wp:lineTo x="0" y="21600"/>
                    <wp:lineTo x="21600" y="21600"/>
                    <wp:lineTo x="21600" y="0"/>
                  </wp:wrapPolygon>
                </wp:wrapTight>
                <wp:docPr id="40" name="Поле 40"/>
                <wp:cNvGraphicFramePr/>
                <a:graphic xmlns:a="http://schemas.openxmlformats.org/drawingml/2006/main">
                  <a:graphicData uri="http://schemas.microsoft.com/office/word/2010/wordprocessingShape">
                    <wps:wsp>
                      <wps:cNvSpPr txBox="1"/>
                      <wps:spPr>
                        <a:xfrm>
                          <a:off x="0" y="0"/>
                          <a:ext cx="6391910" cy="635"/>
                        </a:xfrm>
                        <a:prstGeom prst="rect">
                          <a:avLst/>
                        </a:prstGeom>
                        <a:solidFill>
                          <a:prstClr val="white"/>
                        </a:solidFill>
                        <a:ln>
                          <a:noFill/>
                        </a:ln>
                        <a:effectLst/>
                      </wps:spPr>
                      <wps:txbx>
                        <w:txbxContent>
                          <w:p w:rsidR="003B4D4F" w:rsidRPr="00523A88" w:rsidRDefault="003B4D4F" w:rsidP="00B56C00">
                            <w:pPr>
                              <w:pStyle w:val="af"/>
                              <w:rPr>
                                <w:noProof/>
                                <w:szCs w:val="24"/>
                              </w:rPr>
                            </w:pPr>
                            <w:r>
                              <w:t xml:space="preserve">Рис. </w:t>
                            </w:r>
                            <w:bookmarkStart w:id="134" w:name="pic_class_diagr_regression"/>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5</w:t>
                            </w:r>
                            <w:r>
                              <w:fldChar w:fldCharType="end"/>
                            </w:r>
                            <w:bookmarkEnd w:id="134"/>
                            <w:r>
                              <w:t xml:space="preserve"> Диаграмма классов пакета построения функциональных зависимостей для котлоагрегатов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0" o:spid="_x0000_s1031" type="#_x0000_t202" style="position:absolute;left:0;text-align:left;margin-left:9.35pt;margin-top:406.85pt;width:503.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" stroked="f">
                <v:textbox style="mso-fit-shape-to-text:t" inset="0,0,0,0">
                  <w:txbxContent>
                    <w:p w:rsidR="003B4D4F" w:rsidRPr="00523A88" w:rsidRDefault="003B4D4F" w:rsidP="00B56C00">
                      <w:pPr>
                        <w:pStyle w:val="af"/>
                        <w:rPr>
                          <w:noProof/>
                          <w:szCs w:val="24"/>
                        </w:rPr>
                      </w:pPr>
                      <w:r>
                        <w:t xml:space="preserve">Рис. </w:t>
                      </w:r>
                      <w:bookmarkStart w:id="135" w:name="pic_class_diagr_regression"/>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5</w:t>
                      </w:r>
                      <w:r>
                        <w:fldChar w:fldCharType="end"/>
                      </w:r>
                      <w:bookmarkEnd w:id="135"/>
                      <w:r>
                        <w:t xml:space="preserve"> Диаграмма классов пакета построения функциональных зависимостей для котлоагрегатов</w:t>
                      </w:r>
                    </w:p>
                  </w:txbxContent>
                </v:textbox>
                <w10:wrap type="tight"/>
              </v:shape>
            </w:pict>
          </mc:Fallback>
        </mc:AlternateContent>
      </w:r>
      <w:r>
        <w:rPr>
          <w:noProof/>
          <w:lang w:eastAsia="ru-RU"/>
        </w:rPr>
        <w:drawing>
          <wp:anchor distT="0" distB="0" distL="114300" distR="114300" simplePos="0" relativeHeight="251677184" behindDoc="1" locked="0" layoutInCell="1" allowOverlap="1" wp14:anchorId="21FFCCC5" wp14:editId="6D5F71A8">
            <wp:simplePos x="0" y="0"/>
            <wp:positionH relativeFrom="column">
              <wp:posOffset>118745</wp:posOffset>
            </wp:positionH>
            <wp:positionV relativeFrom="paragraph">
              <wp:posOffset>3810</wp:posOffset>
            </wp:positionV>
            <wp:extent cx="6391910" cy="5106035"/>
            <wp:effectExtent l="0" t="0" r="8890" b="0"/>
            <wp:wrapTight wrapText="bothSides">
              <wp:wrapPolygon edited="0">
                <wp:start x="0" y="0"/>
                <wp:lineTo x="0" y="21517"/>
                <wp:lineTo x="21566" y="21517"/>
                <wp:lineTo x="21566" y="0"/>
                <wp:lineTo x="0" y="0"/>
              </wp:wrapPolygon>
            </wp:wrapTight>
            <wp:docPr id="39" name="Рисунок 39" descr="D:\github\diplom\javafx_ws\BoilerStationMCO\uml\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github\diplom\javafx_ws\BoilerStationMCO\uml\regres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5106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D5AE4" w:rsidRPr="007D5AE4">
        <w:t xml:space="preserve"> </w:t>
      </w:r>
      <w:r w:rsidR="007D5AE4">
        <w:t>Опишем подробнее основные классы, входящие в состав данного пакета.</w:t>
      </w:r>
    </w:p>
    <w:p w:rsidR="00237CC3" w:rsidRPr="000F0945" w:rsidRDefault="00E656AE" w:rsidP="007D5AE4">
      <w:pPr>
        <w:ind w:firstLine="0"/>
        <w:rPr>
          <w:b/>
        </w:rPr>
      </w:pPr>
      <w:proofErr w:type="spellStart"/>
      <w:r>
        <w:rPr>
          <w:b/>
          <w:lang w:val="en-US"/>
        </w:rPr>
        <w:t>PolynomialRegression</w:t>
      </w:r>
      <w:proofErr w:type="spellEnd"/>
    </w:p>
    <w:p w:rsidR="00E656AE" w:rsidRDefault="00E656AE" w:rsidP="007D5AE4">
      <w:pPr>
        <w:ind w:firstLine="0"/>
      </w:pPr>
      <w:r w:rsidRPr="000F0945">
        <w:rPr>
          <w:b/>
        </w:rPr>
        <w:tab/>
      </w:r>
      <w:r>
        <w:t>Описывает полиномиальную зависимость между двумя наборами действительных значений.</w:t>
      </w:r>
    </w:p>
    <w:p w:rsidR="008C765B" w:rsidRPr="000F0945" w:rsidRDefault="008C765B" w:rsidP="007D5AE4">
      <w:pPr>
        <w:ind w:firstLine="0"/>
        <w:rPr>
          <w:b/>
        </w:rPr>
      </w:pPr>
      <w:proofErr w:type="spellStart"/>
      <w:r>
        <w:rPr>
          <w:b/>
          <w:lang w:val="en-US"/>
        </w:rPr>
        <w:t>CubicalRegressionFunction</w:t>
      </w:r>
      <w:proofErr w:type="spellEnd"/>
    </w:p>
    <w:p w:rsidR="008C765B" w:rsidRPr="00372F5D" w:rsidRDefault="008C765B" w:rsidP="007D5AE4">
      <w:pPr>
        <w:ind w:firstLine="0"/>
        <w:rPr>
          <w:b/>
        </w:rPr>
      </w:pPr>
      <w:r w:rsidRPr="000F0945">
        <w:rPr>
          <w:b/>
        </w:rPr>
        <w:tab/>
      </w:r>
      <w:r>
        <w:t xml:space="preserve">Представляет собой полиномиальную зависимость 3-ей степени между двумя наборами действительных значений. Использует класс </w:t>
      </w:r>
      <w:proofErr w:type="spellStart"/>
      <w:r>
        <w:rPr>
          <w:b/>
          <w:lang w:val="en-US"/>
        </w:rPr>
        <w:t>PolynomialRegression</w:t>
      </w:r>
      <w:proofErr w:type="spellEnd"/>
      <w:r w:rsidR="002762A8" w:rsidRPr="00372F5D">
        <w:rPr>
          <w:b/>
        </w:rPr>
        <w:t xml:space="preserve">, </w:t>
      </w:r>
      <w:r w:rsidR="002762A8">
        <w:t xml:space="preserve">реализует интерфейс </w:t>
      </w:r>
      <w:proofErr w:type="spellStart"/>
      <w:r w:rsidR="002762A8">
        <w:rPr>
          <w:b/>
          <w:lang w:val="en-US"/>
        </w:rPr>
        <w:t>IRegressionFunction</w:t>
      </w:r>
      <w:proofErr w:type="spellEnd"/>
      <w:r w:rsidRPr="00372F5D">
        <w:rPr>
          <w:b/>
        </w:rPr>
        <w:t>.</w:t>
      </w:r>
    </w:p>
    <w:p w:rsidR="00A246D1" w:rsidRPr="00372F5D" w:rsidRDefault="00A246D1" w:rsidP="007D5AE4">
      <w:pPr>
        <w:ind w:firstLine="0"/>
        <w:rPr>
          <w:b/>
        </w:rPr>
      </w:pPr>
    </w:p>
    <w:p w:rsidR="00A246D1" w:rsidRPr="00372F5D" w:rsidRDefault="00A246D1" w:rsidP="007D5AE4">
      <w:pPr>
        <w:ind w:firstLine="0"/>
        <w:rPr>
          <w:b/>
        </w:rPr>
      </w:pPr>
    </w:p>
    <w:p w:rsidR="00A246D1" w:rsidRPr="00372F5D" w:rsidRDefault="00A246D1" w:rsidP="007D5AE4">
      <w:pPr>
        <w:ind w:firstLine="0"/>
        <w:rPr>
          <w:b/>
        </w:rPr>
      </w:pPr>
    </w:p>
    <w:p w:rsidR="00A246D1" w:rsidRPr="006C185C" w:rsidRDefault="00A246D1" w:rsidP="007D5AE4">
      <w:pPr>
        <w:ind w:firstLine="0"/>
        <w:rPr>
          <w:b/>
        </w:rPr>
      </w:pPr>
      <w:proofErr w:type="spellStart"/>
      <w:r>
        <w:rPr>
          <w:b/>
          <w:lang w:val="en-US"/>
        </w:rPr>
        <w:lastRenderedPageBreak/>
        <w:t>BoilerRegressionFunction</w:t>
      </w:r>
      <w:proofErr w:type="spellEnd"/>
    </w:p>
    <w:p w:rsidR="00A246D1" w:rsidRPr="00372BE3" w:rsidRDefault="00A246D1" w:rsidP="007D5AE4">
      <w:pPr>
        <w:ind w:firstLine="0"/>
        <w:rPr>
          <w:b/>
        </w:rPr>
      </w:pPr>
      <w:r w:rsidRPr="006C185C">
        <w:rPr>
          <w:b/>
        </w:rPr>
        <w:tab/>
      </w:r>
      <w:r>
        <w:t>Хранит функциональные зависимости параметров котлоагрегата, описанные в разделе</w:t>
      </w:r>
      <w:r w:rsidR="006C185C" w:rsidRPr="006C185C">
        <w:t xml:space="preserve"> </w:t>
      </w:r>
      <w:r w:rsidR="006C185C">
        <w:fldChar w:fldCharType="begin"/>
      </w:r>
      <w:r w:rsidR="006C185C">
        <w:instrText xml:space="preserve"> REF _Ref389307168 \r \h </w:instrText>
      </w:r>
      <w:r w:rsidR="006C185C">
        <w:fldChar w:fldCharType="separate"/>
      </w:r>
      <w:r w:rsidR="006C185C">
        <w:t>2.2.7</w:t>
      </w:r>
      <w:r w:rsidR="006C185C">
        <w:fldChar w:fldCharType="end"/>
      </w:r>
      <w:r>
        <w:t xml:space="preserve"> от паровой нагрузки на котлоагрегат. Использует интерфейсы </w:t>
      </w:r>
      <w:proofErr w:type="spellStart"/>
      <w:r>
        <w:rPr>
          <w:b/>
          <w:lang w:val="en-US"/>
        </w:rPr>
        <w:t>IRegressionFunction</w:t>
      </w:r>
      <w:proofErr w:type="spellEnd"/>
      <w:r w:rsidRPr="00372BE3">
        <w:t xml:space="preserve">, </w:t>
      </w:r>
      <w:r>
        <w:t xml:space="preserve">реализует интерфейс </w:t>
      </w:r>
      <w:proofErr w:type="spellStart"/>
      <w:r>
        <w:rPr>
          <w:b/>
          <w:lang w:val="en-US"/>
        </w:rPr>
        <w:t>IBoilerRegressionFunction</w:t>
      </w:r>
      <w:proofErr w:type="spellEnd"/>
      <w:r w:rsidRPr="00372BE3">
        <w:rPr>
          <w:b/>
        </w:rPr>
        <w:t>.</w:t>
      </w:r>
    </w:p>
    <w:p w:rsidR="00237CC3" w:rsidRDefault="00AB740B" w:rsidP="00237CC3">
      <w:r>
        <w:rPr>
          <w:noProof/>
          <w:lang w:eastAsia="ru-RU"/>
        </w:rPr>
        <mc:AlternateContent>
          <mc:Choice Requires="wps">
            <w:drawing>
              <wp:anchor distT="0" distB="0" distL="114300" distR="114300" simplePos="0" relativeHeight="251682304" behindDoc="0" locked="0" layoutInCell="1" allowOverlap="1" wp14:anchorId="46518768" wp14:editId="40C47D65">
                <wp:simplePos x="0" y="0"/>
                <wp:positionH relativeFrom="column">
                  <wp:posOffset>178435</wp:posOffset>
                </wp:positionH>
                <wp:positionV relativeFrom="paragraph">
                  <wp:posOffset>3191510</wp:posOffset>
                </wp:positionV>
                <wp:extent cx="6386195" cy="635"/>
                <wp:effectExtent l="0" t="0" r="0" b="0"/>
                <wp:wrapTight wrapText="bothSides">
                  <wp:wrapPolygon edited="0">
                    <wp:start x="0" y="0"/>
                    <wp:lineTo x="0" y="21600"/>
                    <wp:lineTo x="21600" y="21600"/>
                    <wp:lineTo x="21600" y="0"/>
                  </wp:wrapPolygon>
                </wp:wrapTight>
                <wp:docPr id="42" name="Поле 4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a:effectLst/>
                      </wps:spPr>
                      <wps:txbx>
                        <w:txbxContent>
                          <w:p w:rsidR="003B4D4F" w:rsidRPr="00B35681" w:rsidRDefault="003B4D4F" w:rsidP="00AB740B">
                            <w:pPr>
                              <w:pStyle w:val="af"/>
                              <w:rPr>
                                <w:noProof/>
                                <w:szCs w:val="24"/>
                              </w:rPr>
                            </w:pPr>
                            <w:r>
                              <w:t xml:space="preserve">Рис. </w:t>
                            </w:r>
                            <w:bookmarkStart w:id="136"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36"/>
                            <w:r>
                              <w:t xml:space="preserve"> Диаграмма классов пакета, реализующего метод целевого программирования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2" o:spid="_x0000_s1032" type="#_x0000_t202" style="position:absolute;left:0;text-align:left;margin-left:14.05pt;margin-top:251.3pt;width:50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" stroked="f">
                <v:textbox style="mso-fit-shape-to-text:t" inset="0,0,0,0">
                  <w:txbxContent>
                    <w:p w:rsidR="003B4D4F" w:rsidRPr="00B35681" w:rsidRDefault="003B4D4F" w:rsidP="00AB740B">
                      <w:pPr>
                        <w:pStyle w:val="af"/>
                        <w:rPr>
                          <w:noProof/>
                          <w:szCs w:val="24"/>
                        </w:rPr>
                      </w:pPr>
                      <w:r>
                        <w:t xml:space="preserve">Рис. </w:t>
                      </w:r>
                      <w:bookmarkStart w:id="137" w:name="pic_class_diagr_tmp"/>
                      <w:r>
                        <w:fldChar w:fldCharType="begin"/>
                      </w:r>
                      <w:r>
                        <w:instrText xml:space="preserve"> STYLEREF 1 \s </w:instrText>
                      </w:r>
                      <w:r>
                        <w:fldChar w:fldCharType="separate"/>
                      </w:r>
                      <w:r>
                        <w:rPr>
                          <w:noProof/>
                        </w:rPr>
                        <w:t>3</w:t>
                      </w:r>
                      <w:r>
                        <w:fldChar w:fldCharType="end"/>
                      </w:r>
                      <w:r>
                        <w:t>.</w:t>
                      </w:r>
                      <w:r>
                        <w:fldChar w:fldCharType="begin"/>
                      </w:r>
                      <w:r>
                        <w:instrText xml:space="preserve"> SEQ Рис. \* ARABIC \s 1 </w:instrText>
                      </w:r>
                      <w:r>
                        <w:fldChar w:fldCharType="separate"/>
                      </w:r>
                      <w:r>
                        <w:rPr>
                          <w:noProof/>
                        </w:rPr>
                        <w:t>6</w:t>
                      </w:r>
                      <w:r>
                        <w:fldChar w:fldCharType="end"/>
                      </w:r>
                      <w:bookmarkEnd w:id="137"/>
                      <w:r>
                        <w:t xml:space="preserve"> Диаграмма классов пакета, реализующего метод целевого программирования</w:t>
                      </w:r>
                    </w:p>
                  </w:txbxContent>
                </v:textbox>
                <w10:wrap type="tight"/>
              </v:shape>
            </w:pict>
          </mc:Fallback>
        </mc:AlternateContent>
      </w:r>
      <w:r w:rsidR="00372BE3">
        <w:rPr>
          <w:noProof/>
          <w:lang w:eastAsia="ru-RU"/>
        </w:rPr>
        <w:drawing>
          <wp:anchor distT="0" distB="0" distL="114300" distR="114300" simplePos="0" relativeHeight="251680256" behindDoc="1" locked="0" layoutInCell="1" allowOverlap="1" wp14:anchorId="1290AC93" wp14:editId="5339499C">
            <wp:simplePos x="0" y="0"/>
            <wp:positionH relativeFrom="column">
              <wp:posOffset>178435</wp:posOffset>
            </wp:positionH>
            <wp:positionV relativeFrom="paragraph">
              <wp:posOffset>605155</wp:posOffset>
            </wp:positionV>
            <wp:extent cx="6386195" cy="2529205"/>
            <wp:effectExtent l="0" t="0" r="0" b="4445"/>
            <wp:wrapTight wrapText="bothSides">
              <wp:wrapPolygon edited="0">
                <wp:start x="0" y="0"/>
                <wp:lineTo x="0" y="21475"/>
                <wp:lineTo x="21521" y="21475"/>
                <wp:lineTo x="21521" y="0"/>
                <wp:lineTo x="0" y="0"/>
              </wp:wrapPolygon>
            </wp:wrapTight>
            <wp:docPr id="41" name="Рисунок 41" descr="D:\github\diplom\javafx_ws\BoilerStationMCO\uml\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github\diplom\javafx_ws\BoilerStationMCO\uml\t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9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E3">
        <w:t xml:space="preserve">На рисунке </w:t>
      </w:r>
      <w:r w:rsidR="00A01DE6">
        <w:fldChar w:fldCharType="begin"/>
      </w:r>
      <w:r w:rsidR="00A01DE6">
        <w:instrText xml:space="preserve"> REF pic_class_diagr_tmp \h </w:instrText>
      </w:r>
      <w:r w:rsidR="00A01DE6">
        <w:fldChar w:fldCharType="separate"/>
      </w:r>
      <w:r w:rsidR="00A01DE6">
        <w:rPr>
          <w:noProof/>
        </w:rPr>
        <w:t>3</w:t>
      </w:r>
      <w:r w:rsidR="00A01DE6">
        <w:t>.</w:t>
      </w:r>
      <w:r w:rsidR="00A01DE6">
        <w:rPr>
          <w:noProof/>
        </w:rPr>
        <w:t>6</w:t>
      </w:r>
      <w:r w:rsidR="00A01DE6">
        <w:fldChar w:fldCharType="end"/>
      </w:r>
      <w:r w:rsidR="00A01DE6" w:rsidRPr="006C185C">
        <w:t xml:space="preserve"> </w:t>
      </w:r>
      <w:r w:rsidR="00372BE3">
        <w:t>представлена диаграмма классов пакета, реализующего метод целевого программирования.</w:t>
      </w:r>
    </w:p>
    <w:p w:rsidR="006C185C" w:rsidRPr="007D5AE4" w:rsidRDefault="006C185C" w:rsidP="006C185C">
      <w:r>
        <w:t>Опишем подробнее основные классы, входящие в состав данного пакета.</w:t>
      </w:r>
    </w:p>
    <w:p w:rsidR="00372BE3" w:rsidRPr="003F7E1E" w:rsidRDefault="006C185C" w:rsidP="006C185C">
      <w:pPr>
        <w:ind w:firstLine="0"/>
        <w:rPr>
          <w:b/>
        </w:rPr>
      </w:pPr>
      <w:proofErr w:type="spellStart"/>
      <w:r>
        <w:rPr>
          <w:b/>
          <w:lang w:val="en-US"/>
        </w:rPr>
        <w:t>QuadraticLengthMeasure</w:t>
      </w:r>
      <w:proofErr w:type="spellEnd"/>
    </w:p>
    <w:p w:rsidR="00237CC3" w:rsidRPr="003F7E1E" w:rsidRDefault="003F7E1E" w:rsidP="00237CC3">
      <w:r>
        <w:t xml:space="preserve">Представляет собой квадратичную меру расстояния между векторами на </w:t>
      </w:r>
      <w:proofErr w:type="spellStart"/>
      <w:r>
        <w:t>критериальном</w:t>
      </w:r>
      <w:proofErr w:type="spellEnd"/>
      <w:r>
        <w:t xml:space="preserve"> пространстве, используемую для выбора окончательного оптимального решения задачи многокритериальной оптимизации</w:t>
      </w:r>
      <w:r w:rsidR="00EA5248">
        <w:t xml:space="preserve"> (раздел </w:t>
      </w:r>
      <w:r w:rsidR="00EA5248">
        <w:fldChar w:fldCharType="begin"/>
      </w:r>
      <w:r w:rsidR="00EA5248">
        <w:instrText xml:space="preserve"> REF _Ref388639260 \r \h </w:instrText>
      </w:r>
      <w:r w:rsidR="00EA5248">
        <w:fldChar w:fldCharType="separate"/>
      </w:r>
      <w:r w:rsidR="00EA5248">
        <w:t>2.3.2</w:t>
      </w:r>
      <w:r w:rsidR="00EA5248">
        <w:fldChar w:fldCharType="end"/>
      </w:r>
      <w:r w:rsidR="00EA5248">
        <w:t xml:space="preserve">), описанной в разделе </w:t>
      </w:r>
      <w:r w:rsidR="00EA5248">
        <w:fldChar w:fldCharType="begin"/>
      </w:r>
      <w:r w:rsidR="00EA5248">
        <w:instrText xml:space="preserve"> REF _Ref388559554 \r \h </w:instrText>
      </w:r>
      <w:r w:rsidR="00EA5248">
        <w:fldChar w:fldCharType="separate"/>
      </w:r>
      <w:r w:rsidR="00EA5248">
        <w:t>1.1</w:t>
      </w:r>
      <w:r w:rsidR="00EA5248">
        <w:fldChar w:fldCharType="end"/>
      </w:r>
      <w:r>
        <w:t xml:space="preserve">. Реализует интерфейс </w:t>
      </w:r>
      <w:proofErr w:type="spellStart"/>
      <w:r>
        <w:rPr>
          <w:b/>
          <w:lang w:val="en-US"/>
        </w:rPr>
        <w:t>ILengthMeasure</w:t>
      </w:r>
      <w:proofErr w:type="spellEnd"/>
      <w:r w:rsidRPr="00EA5248">
        <w:rPr>
          <w:b/>
        </w:rPr>
        <w:t>.</w:t>
      </w:r>
    </w:p>
    <w:p w:rsidR="00237CC3" w:rsidRDefault="00237CC3" w:rsidP="00237CC3"/>
    <w:p w:rsidR="00237CC3" w:rsidRDefault="00237CC3" w:rsidP="00237CC3"/>
    <w:p w:rsidR="00237CC3" w:rsidRDefault="00237CC3" w:rsidP="00237CC3"/>
    <w:p w:rsidR="00237CC3" w:rsidRDefault="00237CC3" w:rsidP="00237CC3"/>
    <w:p w:rsidR="00237CC3" w:rsidRDefault="00237CC3" w:rsidP="00237CC3"/>
    <w:p w:rsidR="00B56C00" w:rsidRDefault="00B56C00" w:rsidP="00237CC3"/>
    <w:p w:rsidR="00B56C00" w:rsidRDefault="00B56C00" w:rsidP="00237CC3"/>
    <w:p w:rsidR="00A11C6C" w:rsidRPr="00372BE3" w:rsidRDefault="00A11C6C" w:rsidP="004C1AFE">
      <w:pPr>
        <w:ind w:firstLine="0"/>
      </w:pPr>
    </w:p>
    <w:p w:rsidR="00F6651B" w:rsidRDefault="00F6651B" w:rsidP="00F6651B">
      <w:pPr>
        <w:pStyle w:val="2"/>
        <w:rPr>
          <w:lang w:val="en-US"/>
        </w:rPr>
      </w:pPr>
      <w:bookmarkStart w:id="138" w:name="_Toc389304230"/>
      <w:r>
        <w:lastRenderedPageBreak/>
        <w:t>Тестирование программного комплекса</w:t>
      </w:r>
      <w:bookmarkEnd w:id="138"/>
    </w:p>
    <w:p w:rsidR="00274640" w:rsidRPr="00274640" w:rsidRDefault="00274640" w:rsidP="00274640">
      <w:r>
        <w:t xml:space="preserve">В данном разделе описываются </w:t>
      </w:r>
      <w:r w:rsidR="00E43B2E">
        <w:t xml:space="preserve">проведенные тесты и </w:t>
      </w:r>
      <w:r>
        <w:t>результаты тестирования разработанного программного продукта.</w:t>
      </w:r>
    </w:p>
    <w:p w:rsidR="00F6651B" w:rsidRDefault="00F6651B" w:rsidP="00F6651B">
      <w:pPr>
        <w:pStyle w:val="3"/>
      </w:pPr>
      <w:bookmarkStart w:id="139" w:name="_Toc389304231"/>
      <w:r>
        <w:t>Модульное тестирование</w:t>
      </w:r>
      <w:bookmarkEnd w:id="139"/>
    </w:p>
    <w:p w:rsidR="00EB5AC0" w:rsidRDefault="00F91D0D" w:rsidP="00EB5AC0">
      <w:r>
        <w:t xml:space="preserve">В таблице </w:t>
      </w:r>
      <w:r w:rsidR="00DF6952">
        <w:fldChar w:fldCharType="begin"/>
      </w:r>
      <w:r w:rsidR="00DF6952">
        <w:instrText xml:space="preserve"> REF tbl_tech_module_testing \h </w:instrText>
      </w:r>
      <w:r w:rsidR="00DF6952">
        <w:fldChar w:fldCharType="separate"/>
      </w:r>
      <w:r w:rsidR="00DF6952">
        <w:rPr>
          <w:noProof/>
        </w:rPr>
        <w:t>3</w:t>
      </w:r>
      <w:r w:rsidR="00DF6952">
        <w:t>.</w:t>
      </w:r>
      <w:r w:rsidR="00DF6952">
        <w:rPr>
          <w:noProof/>
        </w:rPr>
        <w:t>1</w:t>
      </w:r>
      <w:r w:rsidR="00DF6952">
        <w:fldChar w:fldCharType="end"/>
      </w:r>
      <w:r w:rsidR="00DF6952" w:rsidRPr="007F7E17">
        <w:t xml:space="preserve"> </w:t>
      </w:r>
      <w:r>
        <w:t xml:space="preserve">представлены результаты модульного тестирования для разработанного </w:t>
      </w:r>
      <w:proofErr w:type="gramStart"/>
      <w:r>
        <w:t>метод</w:t>
      </w:r>
      <w:proofErr w:type="gramEnd"/>
      <w:r w:rsidR="00DF6952" w:rsidRPr="00DF6952">
        <w:t xml:space="preserve"> </w:t>
      </w:r>
      <w:r>
        <w:t>а многокритериальной оптимизации режимов работы котельного отделения электростанции.</w:t>
      </w:r>
    </w:p>
    <w:p w:rsidR="00372F5D" w:rsidRDefault="00372F5D" w:rsidP="00372F5D">
      <w:pPr>
        <w:pStyle w:val="af"/>
        <w:keepNext/>
      </w:pPr>
      <w:r>
        <w:t xml:space="preserve">Таблица </w:t>
      </w:r>
      <w:bookmarkStart w:id="140" w:name="tbl_tech_module_testing"/>
      <w:r w:rsidR="004755F6">
        <w:fldChar w:fldCharType="begin"/>
      </w:r>
      <w:r w:rsidR="004755F6">
        <w:instrText xml:space="preserve"> STYLEREF 1 \s </w:instrText>
      </w:r>
      <w:r w:rsidR="004755F6">
        <w:fldChar w:fldCharType="separate"/>
      </w:r>
      <w:r w:rsidR="004755F6">
        <w:rPr>
          <w:noProof/>
        </w:rPr>
        <w:t>3</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w:t>
      </w:r>
      <w:r w:rsidR="004755F6">
        <w:fldChar w:fldCharType="end"/>
      </w:r>
      <w:bookmarkEnd w:id="140"/>
      <w:r>
        <w:t xml:space="preserve"> Модульное тестирование разработанного метода многокритериальной оптимизации</w:t>
      </w:r>
    </w:p>
    <w:tbl>
      <w:tblPr>
        <w:tblStyle w:val="a4"/>
        <w:tblW w:w="0" w:type="auto"/>
        <w:tblInd w:w="-34" w:type="dxa"/>
        <w:tblLayout w:type="fixed"/>
        <w:tblLook w:val="04A0" w:firstRow="1" w:lastRow="0" w:firstColumn="1" w:lastColumn="0" w:noHBand="0" w:noVBand="1"/>
      </w:tblPr>
      <w:tblGrid>
        <w:gridCol w:w="284"/>
        <w:gridCol w:w="1985"/>
        <w:gridCol w:w="2126"/>
        <w:gridCol w:w="1417"/>
        <w:gridCol w:w="2268"/>
        <w:gridCol w:w="1525"/>
      </w:tblGrid>
      <w:tr w:rsidR="00AA12C1" w:rsidRPr="00AA12C1" w:rsidTr="007E0F07">
        <w:tc>
          <w:tcPr>
            <w:tcW w:w="284" w:type="dxa"/>
          </w:tcPr>
          <w:p w:rsidR="00372F5D" w:rsidRPr="00AA12C1" w:rsidRDefault="00615F87" w:rsidP="00615F87">
            <w:pPr>
              <w:spacing w:line="240" w:lineRule="auto"/>
              <w:ind w:firstLine="0"/>
              <w:rPr>
                <w:b/>
                <w:sz w:val="22"/>
                <w:szCs w:val="22"/>
              </w:rPr>
            </w:pPr>
            <w:r w:rsidRPr="00AA12C1">
              <w:rPr>
                <w:b/>
                <w:sz w:val="22"/>
                <w:szCs w:val="22"/>
              </w:rPr>
              <w:t>№</w:t>
            </w:r>
          </w:p>
        </w:tc>
        <w:tc>
          <w:tcPr>
            <w:tcW w:w="1985" w:type="dxa"/>
          </w:tcPr>
          <w:p w:rsidR="00372F5D" w:rsidRPr="00AA12C1" w:rsidRDefault="00615F87" w:rsidP="00615F87">
            <w:pPr>
              <w:spacing w:line="240" w:lineRule="auto"/>
              <w:ind w:firstLine="0"/>
              <w:rPr>
                <w:b/>
                <w:sz w:val="22"/>
                <w:szCs w:val="22"/>
              </w:rPr>
            </w:pPr>
            <w:r w:rsidRPr="00AA12C1">
              <w:rPr>
                <w:b/>
                <w:sz w:val="22"/>
                <w:szCs w:val="22"/>
              </w:rPr>
              <w:t>Тестируемый метод</w:t>
            </w:r>
          </w:p>
        </w:tc>
        <w:tc>
          <w:tcPr>
            <w:tcW w:w="2126" w:type="dxa"/>
          </w:tcPr>
          <w:p w:rsidR="00372F5D" w:rsidRPr="00AA12C1" w:rsidRDefault="00615F87" w:rsidP="00615F87">
            <w:pPr>
              <w:spacing w:line="240" w:lineRule="auto"/>
              <w:ind w:firstLine="0"/>
              <w:rPr>
                <w:b/>
                <w:sz w:val="22"/>
                <w:szCs w:val="22"/>
              </w:rPr>
            </w:pPr>
            <w:r w:rsidRPr="00AA12C1">
              <w:rPr>
                <w:b/>
                <w:sz w:val="22"/>
                <w:szCs w:val="22"/>
              </w:rPr>
              <w:t>Описание теста</w:t>
            </w:r>
          </w:p>
        </w:tc>
        <w:tc>
          <w:tcPr>
            <w:tcW w:w="1417" w:type="dxa"/>
          </w:tcPr>
          <w:p w:rsidR="00372F5D" w:rsidRPr="00AA12C1" w:rsidRDefault="00615F87" w:rsidP="00615F87">
            <w:pPr>
              <w:spacing w:line="240" w:lineRule="auto"/>
              <w:ind w:firstLine="0"/>
              <w:rPr>
                <w:b/>
                <w:sz w:val="22"/>
                <w:szCs w:val="22"/>
              </w:rPr>
            </w:pPr>
            <w:r w:rsidRPr="00AA12C1">
              <w:rPr>
                <w:b/>
                <w:sz w:val="22"/>
                <w:szCs w:val="22"/>
              </w:rPr>
              <w:t>Степень важности</w:t>
            </w:r>
          </w:p>
        </w:tc>
        <w:tc>
          <w:tcPr>
            <w:tcW w:w="2268" w:type="dxa"/>
          </w:tcPr>
          <w:p w:rsidR="00372F5D" w:rsidRPr="00AA12C1" w:rsidRDefault="00615F87" w:rsidP="00615F87">
            <w:pPr>
              <w:spacing w:line="240" w:lineRule="auto"/>
              <w:ind w:firstLine="0"/>
              <w:rPr>
                <w:b/>
                <w:sz w:val="22"/>
                <w:szCs w:val="22"/>
              </w:rPr>
            </w:pPr>
            <w:r w:rsidRPr="00AA12C1">
              <w:rPr>
                <w:b/>
                <w:sz w:val="22"/>
                <w:szCs w:val="22"/>
              </w:rPr>
              <w:t>Ожидаемый результат</w:t>
            </w:r>
          </w:p>
        </w:tc>
        <w:tc>
          <w:tcPr>
            <w:tcW w:w="1525" w:type="dxa"/>
          </w:tcPr>
          <w:p w:rsidR="00372F5D" w:rsidRPr="00AA12C1" w:rsidRDefault="00A93E5E" w:rsidP="00AA12C1">
            <w:pPr>
              <w:spacing w:line="240" w:lineRule="auto"/>
              <w:ind w:firstLine="0"/>
              <w:rPr>
                <w:b/>
                <w:sz w:val="22"/>
                <w:szCs w:val="22"/>
              </w:rPr>
            </w:pPr>
            <w:r>
              <w:rPr>
                <w:b/>
                <w:sz w:val="22"/>
                <w:szCs w:val="22"/>
              </w:rPr>
              <w:t>Результат теста</w:t>
            </w:r>
          </w:p>
        </w:tc>
      </w:tr>
      <w:tr w:rsidR="00A93E5E" w:rsidRPr="00AA12C1" w:rsidTr="007E0F07">
        <w:tc>
          <w:tcPr>
            <w:tcW w:w="284" w:type="dxa"/>
          </w:tcPr>
          <w:p w:rsidR="00A93E5E" w:rsidRPr="00AA12C1" w:rsidRDefault="00A93E5E" w:rsidP="00615F87">
            <w:pPr>
              <w:spacing w:line="240" w:lineRule="auto"/>
              <w:ind w:firstLine="0"/>
              <w:rPr>
                <w:sz w:val="22"/>
                <w:szCs w:val="22"/>
                <w:lang w:val="en-US"/>
              </w:rPr>
            </w:pPr>
            <w:r w:rsidRPr="00AA12C1">
              <w:rPr>
                <w:sz w:val="22"/>
                <w:szCs w:val="22"/>
                <w:lang w:val="en-US"/>
              </w:rPr>
              <w:t>1</w:t>
            </w:r>
          </w:p>
        </w:tc>
        <w:tc>
          <w:tcPr>
            <w:tcW w:w="1985" w:type="dxa"/>
          </w:tcPr>
          <w:p w:rsidR="00A93E5E" w:rsidRPr="00AA12C1" w:rsidRDefault="00A93E5E" w:rsidP="00615F87">
            <w:pPr>
              <w:spacing w:line="240" w:lineRule="auto"/>
              <w:ind w:firstLine="0"/>
              <w:rPr>
                <w:sz w:val="22"/>
                <w:szCs w:val="22"/>
                <w:lang w:val="en-US"/>
              </w:rPr>
            </w:pPr>
            <w:proofErr w:type="spellStart"/>
            <w:r w:rsidRPr="00AA12C1">
              <w:rPr>
                <w:sz w:val="22"/>
                <w:szCs w:val="22"/>
                <w:lang w:val="en-US"/>
              </w:rPr>
              <w:t>WorkMode.getAllWorkModes</w:t>
            </w:r>
            <w:proofErr w:type="spellEnd"/>
          </w:p>
        </w:tc>
        <w:tc>
          <w:tcPr>
            <w:tcW w:w="2126" w:type="dxa"/>
          </w:tcPr>
          <w:p w:rsidR="00A93E5E" w:rsidRPr="00AA12C1" w:rsidRDefault="00A93E5E" w:rsidP="00615F87">
            <w:pPr>
              <w:spacing w:line="240" w:lineRule="auto"/>
              <w:ind w:firstLine="0"/>
              <w:rPr>
                <w:sz w:val="22"/>
                <w:szCs w:val="22"/>
              </w:rPr>
            </w:pPr>
            <w:r w:rsidRPr="00AA12C1">
              <w:rPr>
                <w:sz w:val="22"/>
                <w:szCs w:val="22"/>
              </w:rPr>
              <w:t>Проверка генерации всех возможных режимов работы очереди котлоагрегатов</w:t>
            </w:r>
          </w:p>
        </w:tc>
        <w:tc>
          <w:tcPr>
            <w:tcW w:w="1417" w:type="dxa"/>
          </w:tcPr>
          <w:p w:rsidR="00A93E5E" w:rsidRPr="00AA12C1" w:rsidRDefault="00A93E5E" w:rsidP="00615F87">
            <w:pPr>
              <w:spacing w:line="240" w:lineRule="auto"/>
              <w:ind w:firstLine="0"/>
              <w:rPr>
                <w:sz w:val="22"/>
                <w:szCs w:val="22"/>
              </w:rPr>
            </w:pPr>
            <w:r w:rsidRPr="00AA12C1">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очереди, состоящей из 6 котлоагрегатов, работающих на газе или мазуте, сгенерировано 729 возможных состояний.</w:t>
            </w:r>
          </w:p>
        </w:tc>
        <w:tc>
          <w:tcPr>
            <w:tcW w:w="1525" w:type="dxa"/>
          </w:tcPr>
          <w:p w:rsidR="00A93E5E" w:rsidRPr="00AA12C1" w:rsidRDefault="00A93E5E" w:rsidP="003B4D4F">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A93E5E" w:rsidP="00615F87">
            <w:pPr>
              <w:spacing w:line="240" w:lineRule="auto"/>
              <w:ind w:firstLine="0"/>
              <w:rPr>
                <w:sz w:val="22"/>
                <w:szCs w:val="22"/>
              </w:rPr>
            </w:pPr>
            <w:r>
              <w:rPr>
                <w:sz w:val="22"/>
                <w:szCs w:val="22"/>
              </w:rPr>
              <w:t>2</w:t>
            </w:r>
          </w:p>
        </w:tc>
        <w:tc>
          <w:tcPr>
            <w:tcW w:w="1985" w:type="dxa"/>
          </w:tcPr>
          <w:p w:rsidR="00A93E5E" w:rsidRPr="00A93E5E" w:rsidRDefault="00A93E5E" w:rsidP="00615F87">
            <w:pPr>
              <w:spacing w:line="240" w:lineRule="auto"/>
              <w:ind w:firstLine="0"/>
              <w:rPr>
                <w:sz w:val="22"/>
                <w:szCs w:val="22"/>
                <w:lang w:val="en-US"/>
              </w:rPr>
            </w:pPr>
            <w:proofErr w:type="spellStart"/>
            <w:r>
              <w:rPr>
                <w:sz w:val="22"/>
                <w:szCs w:val="22"/>
                <w:lang w:val="en-US"/>
              </w:rPr>
              <w:t>ParetoSet.calculateParetoSet</w:t>
            </w:r>
            <w:proofErr w:type="spellEnd"/>
          </w:p>
        </w:tc>
        <w:tc>
          <w:tcPr>
            <w:tcW w:w="2126" w:type="dxa"/>
          </w:tcPr>
          <w:p w:rsidR="00A93E5E" w:rsidRPr="00AA12C1" w:rsidRDefault="00A93E5E" w:rsidP="00615F87">
            <w:pPr>
              <w:spacing w:line="240" w:lineRule="auto"/>
              <w:ind w:firstLine="0"/>
              <w:rPr>
                <w:sz w:val="22"/>
                <w:szCs w:val="22"/>
              </w:rPr>
            </w:pPr>
            <w:r>
              <w:rPr>
                <w:sz w:val="22"/>
                <w:szCs w:val="22"/>
              </w:rPr>
              <w:t>Проверка вычисления множества Парето на основе множества возможных векторных решений</w:t>
            </w:r>
          </w:p>
        </w:tc>
        <w:tc>
          <w:tcPr>
            <w:tcW w:w="1417" w:type="dxa"/>
          </w:tcPr>
          <w:p w:rsidR="00A93E5E" w:rsidRPr="00AA12C1" w:rsidRDefault="00A93E5E" w:rsidP="00615F87">
            <w:pPr>
              <w:spacing w:line="240" w:lineRule="auto"/>
              <w:ind w:firstLine="0"/>
              <w:rPr>
                <w:sz w:val="22"/>
                <w:szCs w:val="22"/>
              </w:rPr>
            </w:pPr>
            <w:r>
              <w:rPr>
                <w:sz w:val="22"/>
                <w:szCs w:val="22"/>
              </w:rPr>
              <w:t>Фатальная</w:t>
            </w:r>
          </w:p>
        </w:tc>
        <w:tc>
          <w:tcPr>
            <w:tcW w:w="2268" w:type="dxa"/>
          </w:tcPr>
          <w:p w:rsidR="00A93E5E" w:rsidRPr="00AA12C1" w:rsidRDefault="00A93E5E" w:rsidP="00615F87">
            <w:pPr>
              <w:spacing w:line="240" w:lineRule="auto"/>
              <w:ind w:firstLine="0"/>
              <w:rPr>
                <w:sz w:val="22"/>
                <w:szCs w:val="22"/>
              </w:rPr>
            </w:pPr>
            <w:r>
              <w:rPr>
                <w:sz w:val="22"/>
                <w:szCs w:val="22"/>
              </w:rPr>
              <w:t>Для заданного множества возможных векторных решений построено множество Парето оптимальных решений</w:t>
            </w:r>
          </w:p>
        </w:tc>
        <w:tc>
          <w:tcPr>
            <w:tcW w:w="1525" w:type="dxa"/>
          </w:tcPr>
          <w:p w:rsidR="00A93E5E" w:rsidRPr="00AA12C1" w:rsidRDefault="00A93E5E"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225821" w:rsidP="00615F87">
            <w:pPr>
              <w:spacing w:line="240" w:lineRule="auto"/>
              <w:ind w:firstLine="0"/>
              <w:rPr>
                <w:sz w:val="22"/>
                <w:szCs w:val="22"/>
              </w:rPr>
            </w:pPr>
            <w:r>
              <w:rPr>
                <w:sz w:val="22"/>
                <w:szCs w:val="22"/>
              </w:rPr>
              <w:t>3</w:t>
            </w:r>
          </w:p>
        </w:tc>
        <w:tc>
          <w:tcPr>
            <w:tcW w:w="1985" w:type="dxa"/>
          </w:tcPr>
          <w:p w:rsidR="00A93E5E" w:rsidRPr="00225821" w:rsidRDefault="00225821" w:rsidP="00615F87">
            <w:pPr>
              <w:spacing w:line="240" w:lineRule="auto"/>
              <w:ind w:firstLine="0"/>
              <w:rPr>
                <w:sz w:val="22"/>
                <w:szCs w:val="22"/>
                <w:lang w:val="en-US"/>
              </w:rPr>
            </w:pPr>
            <w:proofErr w:type="spellStart"/>
            <w:r>
              <w:rPr>
                <w:sz w:val="22"/>
                <w:szCs w:val="22"/>
                <w:lang w:val="en-US"/>
              </w:rPr>
              <w:t>RelativeImportanceMessage.getNewVCriteria</w:t>
            </w:r>
            <w:proofErr w:type="spellEnd"/>
          </w:p>
        </w:tc>
        <w:tc>
          <w:tcPr>
            <w:tcW w:w="2126" w:type="dxa"/>
          </w:tcPr>
          <w:p w:rsidR="00A93E5E" w:rsidRPr="00AA12C1" w:rsidRDefault="00225821" w:rsidP="00615F87">
            <w:pPr>
              <w:spacing w:line="240" w:lineRule="auto"/>
              <w:ind w:firstLine="0"/>
              <w:rPr>
                <w:sz w:val="22"/>
                <w:szCs w:val="22"/>
              </w:rPr>
            </w:pPr>
            <w:r>
              <w:rPr>
                <w:sz w:val="22"/>
                <w:szCs w:val="22"/>
              </w:rPr>
              <w:t>Проверка пересчета координат векторного критерия на основе информации об относительной важности критериев оптимизации</w:t>
            </w:r>
          </w:p>
        </w:tc>
        <w:tc>
          <w:tcPr>
            <w:tcW w:w="1417" w:type="dxa"/>
          </w:tcPr>
          <w:p w:rsidR="00A93E5E" w:rsidRPr="00AA12C1" w:rsidRDefault="00225821" w:rsidP="00615F87">
            <w:pPr>
              <w:spacing w:line="240" w:lineRule="auto"/>
              <w:ind w:firstLine="0"/>
              <w:rPr>
                <w:sz w:val="22"/>
                <w:szCs w:val="22"/>
              </w:rPr>
            </w:pPr>
            <w:r>
              <w:rPr>
                <w:sz w:val="22"/>
                <w:szCs w:val="22"/>
              </w:rPr>
              <w:t>Фатальная</w:t>
            </w:r>
          </w:p>
        </w:tc>
        <w:tc>
          <w:tcPr>
            <w:tcW w:w="2268" w:type="dxa"/>
          </w:tcPr>
          <w:p w:rsidR="00A93E5E" w:rsidRPr="00AA12C1" w:rsidRDefault="00225821" w:rsidP="00615F87">
            <w:pPr>
              <w:spacing w:line="240" w:lineRule="auto"/>
              <w:ind w:firstLine="0"/>
              <w:rPr>
                <w:sz w:val="22"/>
                <w:szCs w:val="22"/>
              </w:rPr>
            </w:pPr>
            <w:r>
              <w:rPr>
                <w:sz w:val="22"/>
                <w:szCs w:val="22"/>
              </w:rPr>
              <w:t>Для заданного векторного критерия и коэффициентов относительной важности критериев оптимизации построен новый векторный критерий</w:t>
            </w:r>
          </w:p>
        </w:tc>
        <w:tc>
          <w:tcPr>
            <w:tcW w:w="1525" w:type="dxa"/>
          </w:tcPr>
          <w:p w:rsidR="00A93E5E" w:rsidRPr="00AA12C1" w:rsidRDefault="00225821"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4B1F34" w:rsidP="00615F87">
            <w:pPr>
              <w:spacing w:line="240" w:lineRule="auto"/>
              <w:ind w:firstLine="0"/>
              <w:rPr>
                <w:sz w:val="22"/>
                <w:szCs w:val="22"/>
              </w:rPr>
            </w:pPr>
            <w:r>
              <w:rPr>
                <w:sz w:val="22"/>
                <w:szCs w:val="22"/>
              </w:rPr>
              <w:t>4</w:t>
            </w:r>
          </w:p>
        </w:tc>
        <w:tc>
          <w:tcPr>
            <w:tcW w:w="1985" w:type="dxa"/>
          </w:tcPr>
          <w:p w:rsidR="00A93E5E" w:rsidRPr="004B1F34" w:rsidRDefault="004B1F34" w:rsidP="00615F87">
            <w:pPr>
              <w:spacing w:line="240" w:lineRule="auto"/>
              <w:ind w:firstLine="0"/>
              <w:rPr>
                <w:sz w:val="22"/>
                <w:szCs w:val="22"/>
                <w:lang w:val="en-US"/>
              </w:rPr>
            </w:pPr>
            <w:proofErr w:type="spellStart"/>
            <w:r>
              <w:rPr>
                <w:sz w:val="22"/>
                <w:szCs w:val="22"/>
                <w:lang w:val="en-US"/>
              </w:rPr>
              <w:t>TargetProgrammingMethod.getOptVector</w:t>
            </w:r>
            <w:proofErr w:type="spellEnd"/>
          </w:p>
        </w:tc>
        <w:tc>
          <w:tcPr>
            <w:tcW w:w="2126" w:type="dxa"/>
          </w:tcPr>
          <w:p w:rsidR="00A93E5E" w:rsidRPr="00AA12C1" w:rsidRDefault="004B1F34" w:rsidP="004B1F34">
            <w:pPr>
              <w:spacing w:line="240" w:lineRule="auto"/>
              <w:ind w:firstLine="0"/>
              <w:jc w:val="left"/>
              <w:rPr>
                <w:sz w:val="22"/>
                <w:szCs w:val="22"/>
              </w:rPr>
            </w:pPr>
            <w:r>
              <w:rPr>
                <w:sz w:val="22"/>
                <w:szCs w:val="22"/>
              </w:rPr>
              <w:t>Проверка определения оптимального решения с помощью метода целевого программирования</w:t>
            </w:r>
          </w:p>
        </w:tc>
        <w:tc>
          <w:tcPr>
            <w:tcW w:w="1417" w:type="dxa"/>
          </w:tcPr>
          <w:p w:rsidR="00A93E5E" w:rsidRPr="00AA12C1" w:rsidRDefault="004B1F34" w:rsidP="00615F87">
            <w:pPr>
              <w:spacing w:line="240" w:lineRule="auto"/>
              <w:ind w:firstLine="0"/>
              <w:rPr>
                <w:sz w:val="22"/>
                <w:szCs w:val="22"/>
              </w:rPr>
            </w:pPr>
            <w:r>
              <w:rPr>
                <w:sz w:val="22"/>
                <w:szCs w:val="22"/>
              </w:rPr>
              <w:t>Фатальная</w:t>
            </w:r>
          </w:p>
        </w:tc>
        <w:tc>
          <w:tcPr>
            <w:tcW w:w="2268" w:type="dxa"/>
          </w:tcPr>
          <w:p w:rsidR="00A93E5E" w:rsidRPr="00AA12C1" w:rsidRDefault="004B1F34" w:rsidP="00615F87">
            <w:pPr>
              <w:spacing w:line="240" w:lineRule="auto"/>
              <w:ind w:firstLine="0"/>
              <w:rPr>
                <w:sz w:val="22"/>
                <w:szCs w:val="22"/>
              </w:rPr>
            </w:pPr>
            <w:r>
              <w:rPr>
                <w:sz w:val="22"/>
                <w:szCs w:val="22"/>
              </w:rPr>
              <w:t xml:space="preserve">Для заданного множества векторных критериев выбрано оптимальное решение на </w:t>
            </w:r>
            <w:proofErr w:type="spellStart"/>
            <w:r>
              <w:rPr>
                <w:sz w:val="22"/>
                <w:szCs w:val="22"/>
              </w:rPr>
              <w:t>критериальном</w:t>
            </w:r>
            <w:proofErr w:type="spellEnd"/>
            <w:r>
              <w:rPr>
                <w:sz w:val="22"/>
                <w:szCs w:val="22"/>
              </w:rPr>
              <w:t xml:space="preserve"> пространстве</w:t>
            </w:r>
          </w:p>
        </w:tc>
        <w:tc>
          <w:tcPr>
            <w:tcW w:w="1525" w:type="dxa"/>
          </w:tcPr>
          <w:p w:rsidR="00A93E5E" w:rsidRPr="00AA12C1" w:rsidRDefault="004B1F34" w:rsidP="00615F87">
            <w:pPr>
              <w:spacing w:line="240" w:lineRule="auto"/>
              <w:ind w:firstLine="0"/>
              <w:rPr>
                <w:sz w:val="22"/>
                <w:szCs w:val="22"/>
              </w:rPr>
            </w:pPr>
            <w:r>
              <w:rPr>
                <w:sz w:val="22"/>
                <w:szCs w:val="22"/>
              </w:rPr>
              <w:t>Тест пройден</w:t>
            </w:r>
          </w:p>
        </w:tc>
      </w:tr>
      <w:tr w:rsidR="00A93E5E" w:rsidRPr="00AA12C1" w:rsidTr="007E0F07">
        <w:tc>
          <w:tcPr>
            <w:tcW w:w="284" w:type="dxa"/>
          </w:tcPr>
          <w:p w:rsidR="00A93E5E" w:rsidRPr="00AA12C1" w:rsidRDefault="001E1900" w:rsidP="00615F87">
            <w:pPr>
              <w:spacing w:line="240" w:lineRule="auto"/>
              <w:ind w:firstLine="0"/>
              <w:rPr>
                <w:sz w:val="22"/>
                <w:szCs w:val="22"/>
              </w:rPr>
            </w:pPr>
            <w:r>
              <w:rPr>
                <w:sz w:val="22"/>
                <w:szCs w:val="22"/>
              </w:rPr>
              <w:t>5</w:t>
            </w:r>
          </w:p>
        </w:tc>
        <w:tc>
          <w:tcPr>
            <w:tcW w:w="1985" w:type="dxa"/>
          </w:tcPr>
          <w:p w:rsidR="00A93E5E" w:rsidRPr="001E1900" w:rsidRDefault="001E1900" w:rsidP="00615F87">
            <w:pPr>
              <w:spacing w:line="240" w:lineRule="auto"/>
              <w:ind w:firstLine="0"/>
              <w:rPr>
                <w:sz w:val="22"/>
                <w:szCs w:val="22"/>
                <w:lang w:val="en-US"/>
              </w:rPr>
            </w:pPr>
            <w:proofErr w:type="spellStart"/>
            <w:r>
              <w:rPr>
                <w:sz w:val="22"/>
                <w:szCs w:val="22"/>
                <w:lang w:val="en-US"/>
              </w:rPr>
              <w:t>PrimeDecisionUtils.getPrimeDecision</w:t>
            </w:r>
            <w:proofErr w:type="spellEnd"/>
          </w:p>
        </w:tc>
        <w:tc>
          <w:tcPr>
            <w:tcW w:w="2126" w:type="dxa"/>
          </w:tcPr>
          <w:p w:rsidR="00A93E5E" w:rsidRPr="00AA12C1" w:rsidRDefault="001E1900" w:rsidP="00615F87">
            <w:pPr>
              <w:spacing w:line="240" w:lineRule="auto"/>
              <w:ind w:firstLine="0"/>
              <w:rPr>
                <w:sz w:val="22"/>
                <w:szCs w:val="22"/>
              </w:rPr>
            </w:pPr>
            <w:r>
              <w:rPr>
                <w:sz w:val="22"/>
                <w:szCs w:val="22"/>
              </w:rPr>
              <w:t xml:space="preserve">Проверка выбора начального решения для </w:t>
            </w:r>
            <w:r>
              <w:rPr>
                <w:sz w:val="22"/>
                <w:szCs w:val="22"/>
              </w:rPr>
              <w:lastRenderedPageBreak/>
              <w:t>«локальной» оптимизации на заданной комбинации котлоагрегатов</w:t>
            </w:r>
          </w:p>
        </w:tc>
        <w:tc>
          <w:tcPr>
            <w:tcW w:w="1417" w:type="dxa"/>
          </w:tcPr>
          <w:p w:rsidR="00A93E5E" w:rsidRPr="00AA12C1" w:rsidRDefault="001E1900" w:rsidP="00615F87">
            <w:pPr>
              <w:spacing w:line="240" w:lineRule="auto"/>
              <w:ind w:firstLine="0"/>
              <w:rPr>
                <w:sz w:val="22"/>
                <w:szCs w:val="22"/>
              </w:rPr>
            </w:pPr>
            <w:r>
              <w:rPr>
                <w:sz w:val="22"/>
                <w:szCs w:val="22"/>
              </w:rPr>
              <w:lastRenderedPageBreak/>
              <w:t>Важная</w:t>
            </w:r>
          </w:p>
        </w:tc>
        <w:tc>
          <w:tcPr>
            <w:tcW w:w="2268" w:type="dxa"/>
          </w:tcPr>
          <w:p w:rsidR="00A93E5E" w:rsidRPr="00AA12C1" w:rsidRDefault="001E1900" w:rsidP="00615F87">
            <w:pPr>
              <w:spacing w:line="240" w:lineRule="auto"/>
              <w:ind w:firstLine="0"/>
              <w:rPr>
                <w:sz w:val="22"/>
                <w:szCs w:val="22"/>
              </w:rPr>
            </w:pPr>
            <w:r>
              <w:rPr>
                <w:sz w:val="22"/>
                <w:szCs w:val="22"/>
              </w:rPr>
              <w:t xml:space="preserve">Для заданной комбинации </w:t>
            </w:r>
            <w:proofErr w:type="gramStart"/>
            <w:r>
              <w:rPr>
                <w:sz w:val="22"/>
                <w:szCs w:val="22"/>
              </w:rPr>
              <w:t>работающих</w:t>
            </w:r>
            <w:proofErr w:type="gramEnd"/>
            <w:r>
              <w:rPr>
                <w:sz w:val="22"/>
                <w:szCs w:val="22"/>
              </w:rPr>
              <w:t xml:space="preserve"> </w:t>
            </w:r>
            <w:r>
              <w:rPr>
                <w:sz w:val="22"/>
                <w:szCs w:val="22"/>
              </w:rPr>
              <w:lastRenderedPageBreak/>
              <w:t>котлоагрегатов очереди выбрано начальное решение, удовлетворяющее заданным ограничениям</w:t>
            </w:r>
          </w:p>
        </w:tc>
        <w:tc>
          <w:tcPr>
            <w:tcW w:w="1525" w:type="dxa"/>
          </w:tcPr>
          <w:p w:rsidR="00A93E5E" w:rsidRPr="00AA12C1" w:rsidRDefault="001E1900" w:rsidP="00615F87">
            <w:pPr>
              <w:spacing w:line="240" w:lineRule="auto"/>
              <w:ind w:firstLine="0"/>
              <w:rPr>
                <w:sz w:val="22"/>
                <w:szCs w:val="22"/>
              </w:rPr>
            </w:pPr>
            <w:r>
              <w:rPr>
                <w:sz w:val="22"/>
                <w:szCs w:val="22"/>
              </w:rPr>
              <w:lastRenderedPageBreak/>
              <w:t>Тест пройден</w:t>
            </w:r>
          </w:p>
        </w:tc>
      </w:tr>
      <w:tr w:rsidR="007E0F07" w:rsidRPr="00AA12C1" w:rsidTr="007E0F07">
        <w:tc>
          <w:tcPr>
            <w:tcW w:w="284" w:type="dxa"/>
          </w:tcPr>
          <w:p w:rsidR="007E0F07" w:rsidRDefault="007E0F07" w:rsidP="00615F87">
            <w:pPr>
              <w:spacing w:line="240" w:lineRule="auto"/>
              <w:ind w:firstLine="0"/>
              <w:rPr>
                <w:sz w:val="22"/>
                <w:szCs w:val="22"/>
              </w:rPr>
            </w:pPr>
            <w:r>
              <w:rPr>
                <w:sz w:val="22"/>
                <w:szCs w:val="22"/>
              </w:rPr>
              <w:lastRenderedPageBreak/>
              <w:t>6</w:t>
            </w:r>
          </w:p>
        </w:tc>
        <w:tc>
          <w:tcPr>
            <w:tcW w:w="1985" w:type="dxa"/>
          </w:tcPr>
          <w:p w:rsidR="007E0F07" w:rsidRPr="007E0F07" w:rsidRDefault="007E0F07" w:rsidP="00615F87">
            <w:pPr>
              <w:spacing w:line="240" w:lineRule="auto"/>
              <w:ind w:firstLine="0"/>
              <w:rPr>
                <w:sz w:val="22"/>
                <w:szCs w:val="22"/>
                <w:lang w:val="en-US"/>
              </w:rPr>
            </w:pPr>
            <w:proofErr w:type="spellStart"/>
            <w:r>
              <w:rPr>
                <w:sz w:val="22"/>
                <w:szCs w:val="22"/>
                <w:lang w:val="en-US"/>
              </w:rPr>
              <w:t>DirectSamplingProcedures.getDecision</w:t>
            </w:r>
            <w:proofErr w:type="spellEnd"/>
          </w:p>
        </w:tc>
        <w:tc>
          <w:tcPr>
            <w:tcW w:w="2126" w:type="dxa"/>
          </w:tcPr>
          <w:p w:rsidR="007E0F07" w:rsidRPr="007E0F07" w:rsidRDefault="007E0F07" w:rsidP="00615F87">
            <w:pPr>
              <w:spacing w:line="240" w:lineRule="auto"/>
              <w:ind w:firstLine="0"/>
              <w:rPr>
                <w:sz w:val="22"/>
                <w:szCs w:val="22"/>
              </w:rPr>
            </w:pPr>
            <w:r>
              <w:rPr>
                <w:sz w:val="22"/>
                <w:szCs w:val="22"/>
              </w:rPr>
              <w:t>Проверка выполнения «локальной» оптимизации по распределению паровых нагрузок между котлоагрегатами и формирования множества возможных векторных решений</w:t>
            </w:r>
          </w:p>
        </w:tc>
        <w:tc>
          <w:tcPr>
            <w:tcW w:w="1417" w:type="dxa"/>
          </w:tcPr>
          <w:p w:rsidR="007E0F07" w:rsidRDefault="007E0F07" w:rsidP="00615F87">
            <w:pPr>
              <w:spacing w:line="240" w:lineRule="auto"/>
              <w:ind w:firstLine="0"/>
              <w:rPr>
                <w:sz w:val="22"/>
                <w:szCs w:val="22"/>
              </w:rPr>
            </w:pPr>
            <w:r>
              <w:rPr>
                <w:sz w:val="22"/>
                <w:szCs w:val="22"/>
              </w:rPr>
              <w:t>Фатальная</w:t>
            </w:r>
          </w:p>
        </w:tc>
        <w:tc>
          <w:tcPr>
            <w:tcW w:w="2268" w:type="dxa"/>
          </w:tcPr>
          <w:p w:rsidR="007E0F07" w:rsidRDefault="007E0F07" w:rsidP="00615F87">
            <w:pPr>
              <w:spacing w:line="240" w:lineRule="auto"/>
              <w:ind w:firstLine="0"/>
              <w:rPr>
                <w:sz w:val="22"/>
                <w:szCs w:val="22"/>
              </w:rPr>
            </w:pPr>
            <w:r>
              <w:rPr>
                <w:sz w:val="22"/>
                <w:szCs w:val="22"/>
              </w:rPr>
              <w:t xml:space="preserve">Для очереди из 6 котлоагрегатов построено множество возможных векторных решений и проведена «локальная» оптимизация </w:t>
            </w:r>
            <w:proofErr w:type="gramStart"/>
            <w:r>
              <w:rPr>
                <w:sz w:val="22"/>
                <w:szCs w:val="22"/>
              </w:rPr>
              <w:t>на</w:t>
            </w:r>
            <w:proofErr w:type="gramEnd"/>
            <w:r>
              <w:rPr>
                <w:sz w:val="22"/>
                <w:szCs w:val="22"/>
              </w:rPr>
              <w:t xml:space="preserve"> </w:t>
            </w:r>
            <w:proofErr w:type="gramStart"/>
            <w:r>
              <w:rPr>
                <w:sz w:val="22"/>
                <w:szCs w:val="22"/>
              </w:rPr>
              <w:t>для</w:t>
            </w:r>
            <w:proofErr w:type="gramEnd"/>
            <w:r>
              <w:rPr>
                <w:sz w:val="22"/>
                <w:szCs w:val="22"/>
              </w:rPr>
              <w:t xml:space="preserve"> каждого из режимов работы очереди котлоагрегатов</w:t>
            </w:r>
          </w:p>
        </w:tc>
        <w:tc>
          <w:tcPr>
            <w:tcW w:w="1525" w:type="dxa"/>
          </w:tcPr>
          <w:p w:rsidR="007E0F07" w:rsidRDefault="007E0F07" w:rsidP="00615F87">
            <w:pPr>
              <w:spacing w:line="240" w:lineRule="auto"/>
              <w:ind w:firstLine="0"/>
              <w:rPr>
                <w:sz w:val="22"/>
                <w:szCs w:val="22"/>
              </w:rPr>
            </w:pPr>
            <w:r>
              <w:rPr>
                <w:sz w:val="22"/>
                <w:szCs w:val="22"/>
              </w:rPr>
              <w:t>Тест пройден</w:t>
            </w:r>
          </w:p>
        </w:tc>
      </w:tr>
      <w:tr w:rsidR="00935AA3" w:rsidRPr="00AA12C1" w:rsidTr="007E0F07">
        <w:tc>
          <w:tcPr>
            <w:tcW w:w="284" w:type="dxa"/>
          </w:tcPr>
          <w:p w:rsidR="00935AA3" w:rsidRDefault="00935AA3" w:rsidP="00615F87">
            <w:pPr>
              <w:spacing w:line="240" w:lineRule="auto"/>
              <w:ind w:firstLine="0"/>
              <w:rPr>
                <w:sz w:val="22"/>
                <w:szCs w:val="22"/>
              </w:rPr>
            </w:pPr>
            <w:r>
              <w:rPr>
                <w:sz w:val="22"/>
                <w:szCs w:val="22"/>
              </w:rPr>
              <w:t>7</w:t>
            </w:r>
          </w:p>
        </w:tc>
        <w:tc>
          <w:tcPr>
            <w:tcW w:w="1985" w:type="dxa"/>
          </w:tcPr>
          <w:p w:rsidR="00935AA3" w:rsidRPr="00935AA3" w:rsidRDefault="00935AA3" w:rsidP="00615F87">
            <w:pPr>
              <w:spacing w:line="240" w:lineRule="auto"/>
              <w:ind w:firstLine="0"/>
              <w:rPr>
                <w:sz w:val="22"/>
                <w:szCs w:val="22"/>
                <w:lang w:val="en-US"/>
              </w:rPr>
            </w:pPr>
            <w:proofErr w:type="spellStart"/>
            <w:r>
              <w:rPr>
                <w:sz w:val="22"/>
                <w:szCs w:val="22"/>
                <w:lang w:val="en-US"/>
              </w:rPr>
              <w:t>MultiCriteriaOptimization.solve</w:t>
            </w:r>
            <w:proofErr w:type="spellEnd"/>
          </w:p>
        </w:tc>
        <w:tc>
          <w:tcPr>
            <w:tcW w:w="2126" w:type="dxa"/>
          </w:tcPr>
          <w:p w:rsidR="00935AA3" w:rsidRDefault="00935AA3" w:rsidP="00615F87">
            <w:pPr>
              <w:spacing w:line="240" w:lineRule="auto"/>
              <w:ind w:firstLine="0"/>
              <w:rPr>
                <w:sz w:val="22"/>
                <w:szCs w:val="22"/>
              </w:rPr>
            </w:pPr>
            <w:r>
              <w:rPr>
                <w:sz w:val="22"/>
                <w:szCs w:val="22"/>
              </w:rPr>
              <w:t>Проверка работоспособности разработанного метода многокритериальной оптимизации</w:t>
            </w:r>
          </w:p>
        </w:tc>
        <w:tc>
          <w:tcPr>
            <w:tcW w:w="1417" w:type="dxa"/>
          </w:tcPr>
          <w:p w:rsidR="00935AA3" w:rsidRDefault="00935AA3" w:rsidP="00615F87">
            <w:pPr>
              <w:spacing w:line="240" w:lineRule="auto"/>
              <w:ind w:firstLine="0"/>
              <w:rPr>
                <w:sz w:val="22"/>
                <w:szCs w:val="22"/>
              </w:rPr>
            </w:pPr>
            <w:r>
              <w:rPr>
                <w:sz w:val="22"/>
                <w:szCs w:val="22"/>
              </w:rPr>
              <w:t>Фатальная</w:t>
            </w:r>
          </w:p>
        </w:tc>
        <w:tc>
          <w:tcPr>
            <w:tcW w:w="2268" w:type="dxa"/>
          </w:tcPr>
          <w:p w:rsidR="00935AA3" w:rsidRDefault="00935AA3" w:rsidP="00615F87">
            <w:pPr>
              <w:spacing w:line="240" w:lineRule="auto"/>
              <w:ind w:firstLine="0"/>
              <w:rPr>
                <w:sz w:val="22"/>
                <w:szCs w:val="22"/>
              </w:rPr>
            </w:pPr>
            <w:r>
              <w:rPr>
                <w:sz w:val="22"/>
                <w:szCs w:val="22"/>
              </w:rPr>
              <w:t>Для очереди котлоагрегатов проведена многокритериальная оптимизация режимов работы, рассчитан оптимальный состав оборудования, виды используемого топлива, оптимальные паровые нагрузки для каждого из котлоагрегатов очереди</w:t>
            </w:r>
          </w:p>
        </w:tc>
        <w:tc>
          <w:tcPr>
            <w:tcW w:w="1525" w:type="dxa"/>
          </w:tcPr>
          <w:p w:rsidR="00935AA3" w:rsidRDefault="00935AA3" w:rsidP="00615F87">
            <w:pPr>
              <w:spacing w:line="240" w:lineRule="auto"/>
              <w:ind w:firstLine="0"/>
              <w:rPr>
                <w:sz w:val="22"/>
                <w:szCs w:val="22"/>
              </w:rPr>
            </w:pPr>
            <w:r>
              <w:rPr>
                <w:sz w:val="22"/>
                <w:szCs w:val="22"/>
              </w:rPr>
              <w:t>Тест пройден</w:t>
            </w:r>
          </w:p>
        </w:tc>
      </w:tr>
    </w:tbl>
    <w:p w:rsidR="00F91D0D" w:rsidRDefault="00F91D0D" w:rsidP="00EB5AC0"/>
    <w:p w:rsidR="004215E9" w:rsidRDefault="004215E9" w:rsidP="004215E9">
      <w:pPr>
        <w:ind w:firstLine="0"/>
        <w:rPr>
          <w:b/>
        </w:rPr>
      </w:pPr>
      <w:r>
        <w:rPr>
          <w:b/>
        </w:rPr>
        <w:t>Выводы</w:t>
      </w:r>
    </w:p>
    <w:p w:rsidR="004215E9" w:rsidRPr="004215E9" w:rsidRDefault="004215E9" w:rsidP="004215E9">
      <w:r>
        <w:t xml:space="preserve">Как видно из таблицы </w:t>
      </w:r>
      <w:r w:rsidR="000A0BE1">
        <w:fldChar w:fldCharType="begin"/>
      </w:r>
      <w:r w:rsidR="000A0BE1">
        <w:instrText xml:space="preserve"> REF tbl_tech_module_testing \h </w:instrText>
      </w:r>
      <w:r w:rsidR="000A0BE1">
        <w:fldChar w:fldCharType="separate"/>
      </w:r>
      <w:r w:rsidR="000A0BE1">
        <w:rPr>
          <w:noProof/>
        </w:rPr>
        <w:t>3</w:t>
      </w:r>
      <w:r w:rsidR="000A0BE1">
        <w:t>.</w:t>
      </w:r>
      <w:r w:rsidR="000A0BE1">
        <w:rPr>
          <w:noProof/>
        </w:rPr>
        <w:t>1</w:t>
      </w:r>
      <w:r w:rsidR="000A0BE1">
        <w:fldChar w:fldCharType="end"/>
      </w:r>
      <w:r w:rsidR="00324304">
        <w:t xml:space="preserve">, тестирование разработанного </w:t>
      </w:r>
      <w:proofErr w:type="gramStart"/>
      <w:r w:rsidR="00324304">
        <w:t>метода многокритериальной оптимизации режимов работы котельного отделения электростанции</w:t>
      </w:r>
      <w:proofErr w:type="gramEnd"/>
      <w:r w:rsidR="00324304">
        <w:t xml:space="preserve"> выполнено успешно. Все тесты пройдены. </w:t>
      </w:r>
    </w:p>
    <w:p w:rsidR="00145BE8" w:rsidRDefault="00145BE8" w:rsidP="00145BE8">
      <w:pPr>
        <w:pStyle w:val="1"/>
      </w:pPr>
      <w:bookmarkStart w:id="141" w:name="_Toc389304234"/>
      <w:r>
        <w:lastRenderedPageBreak/>
        <w:t>Исследовательский раздел</w:t>
      </w:r>
      <w:bookmarkEnd w:id="141"/>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42" w:name="_Toc389304235"/>
      <w:r>
        <w:rPr>
          <w:lang w:val="ru-RU"/>
        </w:rPr>
        <w:t>Проверка</w:t>
      </w:r>
      <w:r>
        <w:t xml:space="preserve"> адекватности </w:t>
      </w:r>
      <w:r>
        <w:rPr>
          <w:lang w:val="ru-RU"/>
        </w:rPr>
        <w:t>разработанного метода</w:t>
      </w:r>
      <w:bookmarkEnd w:id="142"/>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43"/>
      <w:r>
        <w:t>СМиОР</w:t>
      </w:r>
      <w:commentRangeEnd w:id="143"/>
      <w:r>
        <w:rPr>
          <w:rStyle w:val="a8"/>
        </w:rPr>
        <w:commentReference w:id="143"/>
      </w:r>
      <w:r>
        <w:t>»),  в состав которой входит бизнес процесс  «</w:t>
      </w:r>
      <w:commentRangeStart w:id="144"/>
      <w:r>
        <w:rPr>
          <w:lang w:val="en-US"/>
        </w:rPr>
        <w:t>I</w:t>
      </w:r>
      <w:r w:rsidRPr="000E3F68">
        <w:t>4</w:t>
      </w:r>
      <w:r>
        <w:rPr>
          <w:lang w:val="en-US"/>
        </w:rPr>
        <w:t>Plan</w:t>
      </w:r>
      <w:commentRangeEnd w:id="144"/>
      <w:r>
        <w:rPr>
          <w:rStyle w:val="a8"/>
        </w:rPr>
        <w:commentReference w:id="144"/>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45"/>
      <w:r w:rsidRPr="00266FF8">
        <w:t>[</w:t>
      </w:r>
      <w:r>
        <w:t>ссылка</w:t>
      </w:r>
      <w:r w:rsidRPr="00266FF8">
        <w:t>]</w:t>
      </w:r>
      <w:r>
        <w:t xml:space="preserve"> </w:t>
      </w:r>
      <w:commentRangeEnd w:id="145"/>
      <w:r>
        <w:rPr>
          <w:rStyle w:val="a8"/>
        </w:rPr>
        <w:commentReference w:id="145"/>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sidR="00D177B1">
        <w:rPr>
          <w:noProof/>
        </w:rPr>
        <w:t>4</w:t>
      </w:r>
      <w:r w:rsidR="00D177B1">
        <w:t>.</w:t>
      </w:r>
      <w:r w:rsidR="00D177B1">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46" w:name="tbl_b4_ga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1</w:t>
      </w:r>
      <w:r w:rsidR="004755F6">
        <w:fldChar w:fldCharType="end"/>
      </w:r>
      <w:bookmarkEnd w:id="146"/>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0E391A">
        <w:trPr>
          <w:trHeight w:val="57"/>
        </w:trPr>
        <w:tc>
          <w:tcPr>
            <w:tcW w:w="2388"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0E391A">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130</w:t>
            </w:r>
          </w:p>
        </w:tc>
        <w:tc>
          <w:tcPr>
            <w:tcW w:w="2389" w:type="dxa"/>
          </w:tcPr>
          <w:p w:rsidR="00145BE8" w:rsidRPr="00D14643" w:rsidRDefault="00145BE8" w:rsidP="000E391A">
            <w:pPr>
              <w:spacing w:line="240" w:lineRule="auto"/>
              <w:ind w:firstLine="0"/>
              <w:jc w:val="center"/>
              <w:rPr>
                <w:lang w:val="en-US"/>
              </w:rPr>
            </w:pPr>
            <w:r>
              <w:rPr>
                <w:lang w:val="en-US"/>
              </w:rPr>
              <w:t>10,42</w:t>
            </w:r>
          </w:p>
        </w:tc>
        <w:tc>
          <w:tcPr>
            <w:tcW w:w="2389" w:type="dxa"/>
          </w:tcPr>
          <w:p w:rsidR="00145BE8" w:rsidRPr="00D14643" w:rsidRDefault="00145BE8" w:rsidP="000E391A">
            <w:pPr>
              <w:spacing w:line="240" w:lineRule="auto"/>
              <w:ind w:firstLine="0"/>
              <w:jc w:val="center"/>
              <w:rPr>
                <w:lang w:val="en-US"/>
              </w:rPr>
            </w:pPr>
            <w:r>
              <w:rPr>
                <w:lang w:val="en-US"/>
              </w:rPr>
              <w:t>10,24</w:t>
            </w:r>
          </w:p>
        </w:tc>
        <w:tc>
          <w:tcPr>
            <w:tcW w:w="2389" w:type="dxa"/>
          </w:tcPr>
          <w:p w:rsidR="00145BE8" w:rsidRPr="00D14643" w:rsidRDefault="00145BE8" w:rsidP="000E391A">
            <w:pPr>
              <w:spacing w:line="240" w:lineRule="auto"/>
              <w:ind w:firstLine="0"/>
              <w:jc w:val="center"/>
              <w:rPr>
                <w:lang w:val="en-US"/>
              </w:rPr>
            </w:pPr>
            <w:r>
              <w:rPr>
                <w:lang w:val="en-US"/>
              </w:rPr>
              <w:t>1,75</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141</w:t>
            </w:r>
          </w:p>
        </w:tc>
        <w:tc>
          <w:tcPr>
            <w:tcW w:w="2389" w:type="dxa"/>
          </w:tcPr>
          <w:p w:rsidR="00145BE8" w:rsidRPr="00D14643" w:rsidRDefault="00145BE8" w:rsidP="000E391A">
            <w:pPr>
              <w:spacing w:line="240" w:lineRule="auto"/>
              <w:ind w:firstLine="0"/>
              <w:jc w:val="center"/>
              <w:rPr>
                <w:lang w:val="en-US"/>
              </w:rPr>
            </w:pPr>
            <w:r>
              <w:rPr>
                <w:lang w:val="en-US"/>
              </w:rPr>
              <w:t>11,31</w:t>
            </w:r>
          </w:p>
        </w:tc>
        <w:tc>
          <w:tcPr>
            <w:tcW w:w="2389" w:type="dxa"/>
          </w:tcPr>
          <w:p w:rsidR="00145BE8" w:rsidRPr="00D14643" w:rsidRDefault="00145BE8" w:rsidP="000E391A">
            <w:pPr>
              <w:spacing w:line="240" w:lineRule="auto"/>
              <w:ind w:firstLine="0"/>
              <w:jc w:val="center"/>
              <w:rPr>
                <w:lang w:val="en-US"/>
              </w:rPr>
            </w:pPr>
            <w:r>
              <w:rPr>
                <w:lang w:val="en-US"/>
              </w:rPr>
              <w:t>11,1</w:t>
            </w:r>
          </w:p>
        </w:tc>
        <w:tc>
          <w:tcPr>
            <w:tcW w:w="2389" w:type="dxa"/>
          </w:tcPr>
          <w:p w:rsidR="00145BE8" w:rsidRPr="00D14643" w:rsidRDefault="00145BE8" w:rsidP="000E391A">
            <w:pPr>
              <w:spacing w:line="240" w:lineRule="auto"/>
              <w:ind w:firstLine="0"/>
              <w:jc w:val="center"/>
              <w:rPr>
                <w:lang w:val="en-US"/>
              </w:rPr>
            </w:pPr>
            <w:r>
              <w:rPr>
                <w:lang w:val="en-US"/>
              </w:rPr>
              <w:t>1,80</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183</w:t>
            </w:r>
          </w:p>
        </w:tc>
        <w:tc>
          <w:tcPr>
            <w:tcW w:w="2389" w:type="dxa"/>
          </w:tcPr>
          <w:p w:rsidR="00145BE8" w:rsidRPr="00D14643" w:rsidRDefault="00145BE8" w:rsidP="000E391A">
            <w:pPr>
              <w:spacing w:line="240" w:lineRule="auto"/>
              <w:ind w:firstLine="0"/>
              <w:jc w:val="center"/>
              <w:rPr>
                <w:lang w:val="en-US"/>
              </w:rPr>
            </w:pPr>
            <w:r>
              <w:rPr>
                <w:lang w:val="en-US"/>
              </w:rPr>
              <w:t>14,63</w:t>
            </w:r>
          </w:p>
        </w:tc>
        <w:tc>
          <w:tcPr>
            <w:tcW w:w="2389" w:type="dxa"/>
          </w:tcPr>
          <w:p w:rsidR="00145BE8" w:rsidRPr="00D14643" w:rsidRDefault="00145BE8" w:rsidP="000E391A">
            <w:pPr>
              <w:spacing w:line="240" w:lineRule="auto"/>
              <w:ind w:firstLine="0"/>
              <w:jc w:val="center"/>
              <w:rPr>
                <w:lang w:val="en-US"/>
              </w:rPr>
            </w:pPr>
            <w:r>
              <w:rPr>
                <w:lang w:val="en-US"/>
              </w:rPr>
              <w:t>14,39</w:t>
            </w:r>
          </w:p>
        </w:tc>
        <w:tc>
          <w:tcPr>
            <w:tcW w:w="2389" w:type="dxa"/>
          </w:tcPr>
          <w:p w:rsidR="00145BE8" w:rsidRPr="00D14643" w:rsidRDefault="00145BE8" w:rsidP="000E391A">
            <w:pPr>
              <w:spacing w:line="240" w:lineRule="auto"/>
              <w:ind w:firstLine="0"/>
              <w:jc w:val="center"/>
              <w:rPr>
                <w:lang w:val="en-US"/>
              </w:rPr>
            </w:pPr>
            <w:r>
              <w:rPr>
                <w:lang w:val="en-US"/>
              </w:rPr>
              <w:t>1,66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198</w:t>
            </w:r>
          </w:p>
        </w:tc>
        <w:tc>
          <w:tcPr>
            <w:tcW w:w="2389" w:type="dxa"/>
          </w:tcPr>
          <w:p w:rsidR="00145BE8" w:rsidRPr="00D14643" w:rsidRDefault="00145BE8" w:rsidP="000E391A">
            <w:pPr>
              <w:spacing w:line="240" w:lineRule="auto"/>
              <w:ind w:firstLine="0"/>
              <w:jc w:val="center"/>
              <w:rPr>
                <w:lang w:val="en-US"/>
              </w:rPr>
            </w:pPr>
            <w:r>
              <w:rPr>
                <w:lang w:val="en-US"/>
              </w:rPr>
              <w:t>15,83</w:t>
            </w:r>
          </w:p>
        </w:tc>
        <w:tc>
          <w:tcPr>
            <w:tcW w:w="2389" w:type="dxa"/>
          </w:tcPr>
          <w:p w:rsidR="00145BE8" w:rsidRPr="00D14643" w:rsidRDefault="00145BE8" w:rsidP="000E391A">
            <w:pPr>
              <w:spacing w:line="240" w:lineRule="auto"/>
              <w:ind w:firstLine="0"/>
              <w:jc w:val="center"/>
              <w:rPr>
                <w:lang w:val="en-US"/>
              </w:rPr>
            </w:pPr>
            <w:r>
              <w:rPr>
                <w:lang w:val="en-US"/>
              </w:rPr>
              <w:t>15,56</w:t>
            </w:r>
          </w:p>
        </w:tc>
        <w:tc>
          <w:tcPr>
            <w:tcW w:w="2389" w:type="dxa"/>
          </w:tcPr>
          <w:p w:rsidR="00145BE8" w:rsidRPr="00D14643" w:rsidRDefault="00145BE8" w:rsidP="000E391A">
            <w:pPr>
              <w:spacing w:line="240" w:lineRule="auto"/>
              <w:ind w:firstLine="0"/>
              <w:jc w:val="center"/>
              <w:rPr>
                <w:lang w:val="en-US"/>
              </w:rPr>
            </w:pPr>
            <w:r>
              <w:rPr>
                <w:lang w:val="en-US"/>
              </w:rPr>
              <w:t>1,76</w:t>
            </w:r>
          </w:p>
        </w:tc>
      </w:tr>
      <w:tr w:rsidR="00145BE8" w:rsidTr="000E391A">
        <w:trPr>
          <w:trHeight w:val="57"/>
        </w:trPr>
        <w:tc>
          <w:tcPr>
            <w:tcW w:w="2388" w:type="dxa"/>
          </w:tcPr>
          <w:p w:rsidR="00145BE8" w:rsidRPr="00D14643" w:rsidRDefault="00145BE8" w:rsidP="000E391A">
            <w:pPr>
              <w:spacing w:line="240" w:lineRule="auto"/>
              <w:ind w:firstLine="0"/>
              <w:jc w:val="center"/>
              <w:rPr>
                <w:lang w:val="en-US"/>
              </w:rPr>
            </w:pPr>
            <w:r>
              <w:rPr>
                <w:lang w:val="en-US"/>
              </w:rPr>
              <w:t>200</w:t>
            </w:r>
          </w:p>
        </w:tc>
        <w:tc>
          <w:tcPr>
            <w:tcW w:w="2389" w:type="dxa"/>
          </w:tcPr>
          <w:p w:rsidR="00145BE8" w:rsidRPr="00D14643" w:rsidRDefault="00145BE8" w:rsidP="000E391A">
            <w:pPr>
              <w:spacing w:line="240" w:lineRule="auto"/>
              <w:ind w:firstLine="0"/>
              <w:jc w:val="center"/>
              <w:rPr>
                <w:lang w:val="en-US"/>
              </w:rPr>
            </w:pPr>
            <w:r>
              <w:rPr>
                <w:lang w:val="en-US"/>
              </w:rPr>
              <w:t>15,99</w:t>
            </w:r>
          </w:p>
        </w:tc>
        <w:tc>
          <w:tcPr>
            <w:tcW w:w="2389" w:type="dxa"/>
          </w:tcPr>
          <w:p w:rsidR="00145BE8" w:rsidRPr="00D14643" w:rsidRDefault="00145BE8" w:rsidP="000E391A">
            <w:pPr>
              <w:spacing w:line="240" w:lineRule="auto"/>
              <w:ind w:firstLine="0"/>
              <w:jc w:val="center"/>
              <w:rPr>
                <w:lang w:val="en-US"/>
              </w:rPr>
            </w:pPr>
            <w:r>
              <w:rPr>
                <w:lang w:val="en-US"/>
              </w:rPr>
              <w:t>15,72</w:t>
            </w:r>
          </w:p>
        </w:tc>
        <w:tc>
          <w:tcPr>
            <w:tcW w:w="2389" w:type="dxa"/>
          </w:tcPr>
          <w:p w:rsidR="00145BE8" w:rsidRPr="00D14643" w:rsidRDefault="00145BE8" w:rsidP="000E391A">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sidR="00D177B1">
        <w:rPr>
          <w:noProof/>
        </w:rPr>
        <w:t>5</w:t>
      </w:r>
      <w:r w:rsidR="00D177B1">
        <w:t>.</w:t>
      </w:r>
      <w:r w:rsidR="00D177B1">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pPr>
      <w:r w:rsidRPr="00803D5C">
        <w:rPr>
          <w:noProof/>
          <w:lang w:eastAsia="ru-RU"/>
        </w:rPr>
        <w:t xml:space="preserve"> </w:t>
      </w:r>
      <w:r>
        <w:rPr>
          <w:noProof/>
          <w:lang w:eastAsia="ru-RU"/>
        </w:rPr>
        <w:t xml:space="preserve">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61824" behindDoc="0" locked="0" layoutInCell="1" allowOverlap="1" wp14:anchorId="45862F0D" wp14:editId="47C7EE06">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B4D4F" w:rsidRPr="00F16FE5" w:rsidRDefault="003B4D4F" w:rsidP="00145BE8">
                            <w:pPr>
                              <w:pStyle w:val="af"/>
                              <w:rPr>
                                <w:noProof/>
                                <w:szCs w:val="24"/>
                              </w:rPr>
                            </w:pPr>
                            <w:r>
                              <w:t xml:space="preserve">Рисунок </w:t>
                            </w:r>
                            <w:bookmarkStart w:id="147"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7"/>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33" type="#_x0000_t202" style="position:absolute;left:0;text-align:left;margin-left:3.75pt;margin-top:278.8pt;width:467.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K9/HylBAgAAcgQA&#10;AA4AAAAAAAAAAAAAAAAALgIAAGRycy9lMm9Eb2MueG1sUEsBAi0AFAAGAAgAAAAhAJfCBJXfAAAA&#10;CQEAAA8AAAAAAAAAAAAAAAAAmwQAAGRycy9kb3ducmV2LnhtbFBLBQYAAAAABAAEAPMAAACnBQAA&#10;AAA=&#10;" stroked="f">
                <v:textbox style="mso-fit-shape-to-text:t" inset="0,0,0,0">
                  <w:txbxContent>
                    <w:p w:rsidR="003B4D4F" w:rsidRPr="00F16FE5" w:rsidRDefault="003B4D4F" w:rsidP="00145BE8">
                      <w:pPr>
                        <w:pStyle w:val="af"/>
                        <w:rPr>
                          <w:noProof/>
                          <w:szCs w:val="24"/>
                        </w:rPr>
                      </w:pPr>
                      <w:r>
                        <w:t xml:space="preserve">Рисунок </w:t>
                      </w:r>
                      <w:bookmarkStart w:id="148"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8"/>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60800" behindDoc="1" locked="0" layoutInCell="1" allowOverlap="1" wp14:anchorId="5C033006" wp14:editId="015639D7">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sidR="00D177B1">
        <w:rPr>
          <w:noProof/>
        </w:rPr>
        <w:t>5</w:t>
      </w:r>
      <w:r w:rsidR="00D177B1">
        <w:t>.</w:t>
      </w:r>
      <w:r w:rsidR="00D177B1">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49" w:name="tbl_b6_ga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2</w:t>
      </w:r>
      <w:r w:rsidR="004755F6">
        <w:fldChar w:fldCharType="end"/>
      </w:r>
      <w:bookmarkEnd w:id="149"/>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0E391A">
        <w:trPr>
          <w:trHeight w:val="57"/>
        </w:trPr>
        <w:tc>
          <w:tcPr>
            <w:tcW w:w="1951" w:type="dxa"/>
          </w:tcPr>
          <w:p w:rsidR="00145BE8" w:rsidRPr="006F7839" w:rsidRDefault="00145BE8" w:rsidP="000E391A">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0E391A">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0E391A">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0E391A">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130</w:t>
            </w:r>
          </w:p>
        </w:tc>
        <w:tc>
          <w:tcPr>
            <w:tcW w:w="2126" w:type="dxa"/>
          </w:tcPr>
          <w:p w:rsidR="00145BE8" w:rsidRPr="00D14643" w:rsidRDefault="00145BE8" w:rsidP="000E391A">
            <w:pPr>
              <w:spacing w:line="240" w:lineRule="auto"/>
              <w:ind w:firstLine="0"/>
              <w:jc w:val="center"/>
              <w:rPr>
                <w:lang w:val="en-US"/>
              </w:rPr>
            </w:pPr>
            <w:r>
              <w:rPr>
                <w:lang w:val="en-US"/>
              </w:rPr>
              <w:t>10,41</w:t>
            </w:r>
          </w:p>
        </w:tc>
        <w:tc>
          <w:tcPr>
            <w:tcW w:w="3261" w:type="dxa"/>
          </w:tcPr>
          <w:p w:rsidR="00145BE8" w:rsidRPr="00D14643" w:rsidRDefault="00145BE8" w:rsidP="000E391A">
            <w:pPr>
              <w:spacing w:line="240" w:lineRule="auto"/>
              <w:ind w:firstLine="0"/>
              <w:jc w:val="center"/>
              <w:rPr>
                <w:lang w:val="en-US"/>
              </w:rPr>
            </w:pPr>
            <w:r>
              <w:rPr>
                <w:lang w:val="en-US"/>
              </w:rPr>
              <w:t>10,24</w:t>
            </w:r>
          </w:p>
        </w:tc>
        <w:tc>
          <w:tcPr>
            <w:tcW w:w="2217" w:type="dxa"/>
          </w:tcPr>
          <w:p w:rsidR="00145BE8" w:rsidRPr="00D14643" w:rsidRDefault="00145BE8" w:rsidP="000E391A">
            <w:pPr>
              <w:spacing w:line="240" w:lineRule="auto"/>
              <w:ind w:firstLine="0"/>
              <w:jc w:val="center"/>
              <w:rPr>
                <w:lang w:val="en-US"/>
              </w:rPr>
            </w:pPr>
            <w:r>
              <w:rPr>
                <w:lang w:val="en-US"/>
              </w:rPr>
              <w:t>1,70</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140</w:t>
            </w:r>
          </w:p>
        </w:tc>
        <w:tc>
          <w:tcPr>
            <w:tcW w:w="2126" w:type="dxa"/>
          </w:tcPr>
          <w:p w:rsidR="00145BE8" w:rsidRPr="00D14643" w:rsidRDefault="00145BE8" w:rsidP="000E391A">
            <w:pPr>
              <w:spacing w:line="240" w:lineRule="auto"/>
              <w:ind w:firstLine="0"/>
              <w:jc w:val="center"/>
              <w:rPr>
                <w:lang w:val="en-US"/>
              </w:rPr>
            </w:pPr>
            <w:r>
              <w:rPr>
                <w:lang w:val="en-US"/>
              </w:rPr>
              <w:t>11,21</w:t>
            </w:r>
          </w:p>
        </w:tc>
        <w:tc>
          <w:tcPr>
            <w:tcW w:w="3261" w:type="dxa"/>
          </w:tcPr>
          <w:p w:rsidR="00145BE8" w:rsidRPr="00D14643" w:rsidRDefault="00145BE8" w:rsidP="000E391A">
            <w:pPr>
              <w:spacing w:line="240" w:lineRule="auto"/>
              <w:ind w:firstLine="0"/>
              <w:jc w:val="center"/>
              <w:rPr>
                <w:lang w:val="en-US"/>
              </w:rPr>
            </w:pPr>
            <w:r>
              <w:rPr>
                <w:lang w:val="en-US"/>
              </w:rPr>
              <w:t>11,03</w:t>
            </w:r>
          </w:p>
        </w:tc>
        <w:tc>
          <w:tcPr>
            <w:tcW w:w="2217" w:type="dxa"/>
          </w:tcPr>
          <w:p w:rsidR="00145BE8" w:rsidRPr="00D14643" w:rsidRDefault="00145BE8" w:rsidP="000E391A">
            <w:pPr>
              <w:spacing w:line="240" w:lineRule="auto"/>
              <w:ind w:firstLine="0"/>
              <w:jc w:val="center"/>
              <w:rPr>
                <w:lang w:val="en-US"/>
              </w:rPr>
            </w:pPr>
            <w:r>
              <w:rPr>
                <w:lang w:val="en-US"/>
              </w:rPr>
              <w:t>1,57</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189</w:t>
            </w:r>
          </w:p>
        </w:tc>
        <w:tc>
          <w:tcPr>
            <w:tcW w:w="2126" w:type="dxa"/>
          </w:tcPr>
          <w:p w:rsidR="00145BE8" w:rsidRPr="00D14643" w:rsidRDefault="00145BE8" w:rsidP="000E391A">
            <w:pPr>
              <w:spacing w:line="240" w:lineRule="auto"/>
              <w:ind w:firstLine="0"/>
              <w:jc w:val="center"/>
              <w:rPr>
                <w:lang w:val="en-US"/>
              </w:rPr>
            </w:pPr>
            <w:r>
              <w:rPr>
                <w:lang w:val="en-US"/>
              </w:rPr>
              <w:t>15,1</w:t>
            </w:r>
          </w:p>
        </w:tc>
        <w:tc>
          <w:tcPr>
            <w:tcW w:w="3261" w:type="dxa"/>
          </w:tcPr>
          <w:p w:rsidR="00145BE8" w:rsidRPr="00D14643" w:rsidRDefault="00145BE8" w:rsidP="000E391A">
            <w:pPr>
              <w:spacing w:line="240" w:lineRule="auto"/>
              <w:ind w:firstLine="0"/>
              <w:jc w:val="center"/>
              <w:rPr>
                <w:lang w:val="en-US"/>
              </w:rPr>
            </w:pPr>
            <w:r>
              <w:rPr>
                <w:lang w:val="en-US"/>
              </w:rPr>
              <w:t>14,84</w:t>
            </w:r>
          </w:p>
        </w:tc>
        <w:tc>
          <w:tcPr>
            <w:tcW w:w="2217" w:type="dxa"/>
          </w:tcPr>
          <w:p w:rsidR="00145BE8" w:rsidRPr="00D14643" w:rsidRDefault="00145BE8" w:rsidP="000E391A">
            <w:pPr>
              <w:spacing w:line="240" w:lineRule="auto"/>
              <w:ind w:firstLine="0"/>
              <w:jc w:val="center"/>
              <w:rPr>
                <w:lang w:val="en-US"/>
              </w:rPr>
            </w:pPr>
            <w:r>
              <w:rPr>
                <w:lang w:val="en-US"/>
              </w:rPr>
              <w:t>1,74</w:t>
            </w:r>
          </w:p>
        </w:tc>
      </w:tr>
      <w:tr w:rsidR="00145BE8" w:rsidTr="000E391A">
        <w:trPr>
          <w:trHeight w:val="57"/>
        </w:trPr>
        <w:tc>
          <w:tcPr>
            <w:tcW w:w="1951" w:type="dxa"/>
          </w:tcPr>
          <w:p w:rsidR="00145BE8" w:rsidRPr="00D14643" w:rsidRDefault="00145BE8" w:rsidP="000E391A">
            <w:pPr>
              <w:spacing w:line="240" w:lineRule="auto"/>
              <w:ind w:firstLine="0"/>
              <w:jc w:val="center"/>
              <w:rPr>
                <w:lang w:val="en-US"/>
              </w:rPr>
            </w:pPr>
            <w:r>
              <w:rPr>
                <w:lang w:val="en-US"/>
              </w:rPr>
              <w:t>219</w:t>
            </w:r>
          </w:p>
        </w:tc>
        <w:tc>
          <w:tcPr>
            <w:tcW w:w="2126" w:type="dxa"/>
          </w:tcPr>
          <w:p w:rsidR="00145BE8" w:rsidRPr="00D14643" w:rsidRDefault="00145BE8" w:rsidP="000E391A">
            <w:pPr>
              <w:spacing w:line="240" w:lineRule="auto"/>
              <w:ind w:firstLine="0"/>
              <w:jc w:val="center"/>
              <w:rPr>
                <w:lang w:val="en-US"/>
              </w:rPr>
            </w:pPr>
            <w:r>
              <w:rPr>
                <w:lang w:val="en-US"/>
              </w:rPr>
              <w:t>17,5</w:t>
            </w:r>
          </w:p>
        </w:tc>
        <w:tc>
          <w:tcPr>
            <w:tcW w:w="3261" w:type="dxa"/>
          </w:tcPr>
          <w:p w:rsidR="00145BE8" w:rsidRPr="00D14643" w:rsidRDefault="00145BE8" w:rsidP="000E391A">
            <w:pPr>
              <w:spacing w:line="240" w:lineRule="auto"/>
              <w:ind w:firstLine="0"/>
              <w:jc w:val="center"/>
              <w:rPr>
                <w:lang w:val="en-US"/>
              </w:rPr>
            </w:pPr>
            <w:r>
              <w:rPr>
                <w:lang w:val="en-US"/>
              </w:rPr>
              <w:t>17,2</w:t>
            </w:r>
          </w:p>
        </w:tc>
        <w:tc>
          <w:tcPr>
            <w:tcW w:w="2217" w:type="dxa"/>
          </w:tcPr>
          <w:p w:rsidR="00145BE8" w:rsidRPr="00D14643" w:rsidRDefault="00145BE8" w:rsidP="000E391A">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sidR="00D177B1">
        <w:rPr>
          <w:noProof/>
        </w:rPr>
        <w:t>4</w:t>
      </w:r>
      <w:r w:rsidR="00D177B1">
        <w:t>.</w:t>
      </w:r>
      <w:r w:rsidR="00D177B1">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sidR="00D177B1">
        <w:rPr>
          <w:noProof/>
        </w:rPr>
        <w:t>5</w:t>
      </w:r>
      <w:r w:rsidR="00D177B1">
        <w:t>.</w:t>
      </w:r>
      <w:r w:rsidR="00D177B1">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63872" behindDoc="0" locked="0" layoutInCell="1" allowOverlap="1" wp14:anchorId="63F5908B" wp14:editId="5EB7217A">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3B4D4F" w:rsidRPr="00BB3E2F" w:rsidRDefault="003B4D4F" w:rsidP="00145BE8">
                            <w:pPr>
                              <w:pStyle w:val="af"/>
                              <w:rPr>
                                <w:noProof/>
                                <w:szCs w:val="24"/>
                              </w:rPr>
                            </w:pPr>
                            <w:r>
                              <w:t xml:space="preserve">Рисунок </w:t>
                            </w:r>
                            <w:bookmarkStart w:id="150"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50"/>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34" type="#_x0000_t202" style="position:absolute;left:0;text-align:left;margin-left:-.85pt;margin-top:277.2pt;width:46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" stroked="f">
                <v:textbox style="mso-fit-shape-to-text:t" inset="0,0,0,0">
                  <w:txbxContent>
                    <w:p w:rsidR="003B4D4F" w:rsidRPr="00BB3E2F" w:rsidRDefault="003B4D4F" w:rsidP="00145BE8">
                      <w:pPr>
                        <w:pStyle w:val="af"/>
                        <w:rPr>
                          <w:noProof/>
                          <w:szCs w:val="24"/>
                        </w:rPr>
                      </w:pPr>
                      <w:r>
                        <w:t xml:space="preserve">Рисунок </w:t>
                      </w:r>
                      <w:bookmarkStart w:id="151"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51"/>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62848" behindDoc="1" locked="0" layoutInCell="1" allowOverlap="1" wp14:anchorId="328C29BA" wp14:editId="46298755">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65920" behindDoc="0" locked="0" layoutInCell="1" allowOverlap="1" wp14:anchorId="42399BA6" wp14:editId="37150BFE">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3B4D4F" w:rsidRPr="00993C9C" w:rsidRDefault="003B4D4F" w:rsidP="00145BE8">
                            <w:pPr>
                              <w:pStyle w:val="af"/>
                              <w:rPr>
                                <w:noProof/>
                                <w:szCs w:val="24"/>
                              </w:rPr>
                            </w:pPr>
                            <w:r>
                              <w:t xml:space="preserve">Рисунок </w:t>
                            </w:r>
                            <w:bookmarkStart w:id="152"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52"/>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35" type="#_x0000_t202" style="position:absolute;left:0;text-align:left;margin-left:-4.65pt;margin-top:374.05pt;width:474.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AR5DQeQAIAAHQE&#10;AAAOAAAAAAAAAAAAAAAAAC4CAABkcnMvZTJvRG9jLnhtbFBLAQItABQABgAIAAAAIQCg1tls4QAA&#10;AAoBAAAPAAAAAAAAAAAAAAAAAJoEAABkcnMvZG93bnJldi54bWxQSwUGAAAAAAQABADzAAAAqAUA&#10;AAAA&#10;" stroked="f">
                <v:textbox style="mso-fit-shape-to-text:t" inset="0,0,0,0">
                  <w:txbxContent>
                    <w:p w:rsidR="003B4D4F" w:rsidRPr="00993C9C" w:rsidRDefault="003B4D4F" w:rsidP="00145BE8">
                      <w:pPr>
                        <w:pStyle w:val="af"/>
                        <w:rPr>
                          <w:noProof/>
                          <w:szCs w:val="24"/>
                        </w:rPr>
                      </w:pPr>
                      <w:r>
                        <w:t xml:space="preserve">Рисунок </w:t>
                      </w:r>
                      <w:bookmarkStart w:id="153"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53"/>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64896" behindDoc="1" locked="0" layoutInCell="1" allowOverlap="1" wp14:anchorId="3D79DD33" wp14:editId="0727C3C6">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54"/>
      <w:r>
        <w:t>ссылка</w:t>
      </w:r>
      <w:commentRangeEnd w:id="154"/>
      <w:r>
        <w:rPr>
          <w:rStyle w:val="a8"/>
        </w:rPr>
        <w:commentReference w:id="154"/>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sidR="00D177B1">
        <w:rPr>
          <w:noProof/>
        </w:rPr>
        <w:t>5</w:t>
      </w:r>
      <w:r w:rsidR="00D177B1">
        <w:t>.</w:t>
      </w:r>
      <w:r w:rsidR="00D177B1">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sidR="00D177B1">
        <w:rPr>
          <w:noProof/>
        </w:rPr>
        <w:t>5</w:t>
      </w:r>
      <w:r w:rsidR="00D177B1">
        <w:t>.</w:t>
      </w:r>
      <w:r w:rsidR="00D177B1">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proofErr w:type="gramStart"/>
      <w:r>
        <w:t>.</w:t>
      </w:r>
      <w:proofErr w:type="gramEnd"/>
      <w:r>
        <w:t xml:space="preserve"> [</w:t>
      </w:r>
      <w:commentRangeStart w:id="155"/>
      <w:proofErr w:type="gramStart"/>
      <w:r>
        <w:t>с</w:t>
      </w:r>
      <w:proofErr w:type="gramEnd"/>
      <w:r>
        <w:t>сылка</w:t>
      </w:r>
      <w:commentRangeEnd w:id="155"/>
      <w:r>
        <w:rPr>
          <w:rStyle w:val="a8"/>
        </w:rPr>
        <w:commentReference w:id="155"/>
      </w:r>
      <w:r w:rsidRPr="0018701A">
        <w:t>]</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 xml:space="preserve"> и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sidR="00D177B1">
        <w:rPr>
          <w:noProof/>
        </w:rPr>
        <w:t>4</w:t>
      </w:r>
      <w:r w:rsidR="00D177B1">
        <w:t>.</w:t>
      </w:r>
      <w:r w:rsidR="00D177B1">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sidR="00D177B1">
        <w:rPr>
          <w:noProof/>
        </w:rPr>
        <w:t>4</w:t>
      </w:r>
      <w:r w:rsidR="00D177B1">
        <w:t>.</w:t>
      </w:r>
      <w:r w:rsidR="00D177B1">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6" w:name="tbl_u_b4"/>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3</w:t>
      </w:r>
      <w:r w:rsidR="004755F6">
        <w:fldChar w:fldCharType="end"/>
      </w:r>
      <w:bookmarkEnd w:id="156"/>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0E391A">
        <w:trPr>
          <w:jc w:val="center"/>
        </w:trPr>
        <w:tc>
          <w:tcPr>
            <w:tcW w:w="1951" w:type="dxa"/>
          </w:tcPr>
          <w:p w:rsidR="00145BE8" w:rsidRPr="00042065" w:rsidRDefault="00145BE8" w:rsidP="000E391A">
            <w:pPr>
              <w:spacing w:line="240" w:lineRule="auto"/>
              <w:ind w:firstLine="0"/>
              <w:rPr>
                <w:b/>
              </w:rPr>
            </w:pPr>
            <w:r w:rsidRPr="00042065">
              <w:rPr>
                <w:b/>
              </w:rPr>
              <w:t>№</w:t>
            </w:r>
          </w:p>
        </w:tc>
        <w:tc>
          <w:tcPr>
            <w:tcW w:w="1828"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951" w:type="dxa"/>
          </w:tcPr>
          <w:p w:rsidR="00145BE8" w:rsidRDefault="00145BE8" w:rsidP="000E391A">
            <w:pPr>
              <w:spacing w:line="240" w:lineRule="auto"/>
              <w:ind w:firstLine="0"/>
              <w:jc w:val="center"/>
            </w:pPr>
            <w:r>
              <w:t>1</w:t>
            </w:r>
          </w:p>
        </w:tc>
        <w:tc>
          <w:tcPr>
            <w:tcW w:w="1828" w:type="dxa"/>
          </w:tcPr>
          <w:p w:rsidR="00145BE8" w:rsidRPr="00042065" w:rsidRDefault="00145BE8" w:rsidP="000E391A">
            <w:pPr>
              <w:spacing w:line="240" w:lineRule="auto"/>
              <w:ind w:firstLine="0"/>
              <w:jc w:val="center"/>
            </w:pPr>
            <w:r w:rsidRPr="00042065">
              <w:t>10,42</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951" w:type="dxa"/>
          </w:tcPr>
          <w:p w:rsidR="00145BE8" w:rsidRDefault="00145BE8" w:rsidP="000E391A">
            <w:pPr>
              <w:spacing w:line="240" w:lineRule="auto"/>
              <w:ind w:firstLine="0"/>
              <w:jc w:val="center"/>
            </w:pPr>
            <w:r>
              <w:t>2</w:t>
            </w:r>
          </w:p>
        </w:tc>
        <w:tc>
          <w:tcPr>
            <w:tcW w:w="1828" w:type="dxa"/>
          </w:tcPr>
          <w:p w:rsidR="00145BE8" w:rsidRPr="00042065" w:rsidRDefault="00145BE8" w:rsidP="000E391A">
            <w:pPr>
              <w:spacing w:line="240" w:lineRule="auto"/>
              <w:ind w:firstLine="0"/>
              <w:jc w:val="center"/>
            </w:pPr>
            <w:r w:rsidRPr="00042065">
              <w:t>11,31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11,1</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951" w:type="dxa"/>
          </w:tcPr>
          <w:p w:rsidR="00145BE8" w:rsidRDefault="00145BE8" w:rsidP="000E391A">
            <w:pPr>
              <w:spacing w:line="240" w:lineRule="auto"/>
              <w:ind w:firstLine="0"/>
              <w:jc w:val="center"/>
            </w:pPr>
            <w:r>
              <w:t>3</w:t>
            </w:r>
          </w:p>
        </w:tc>
        <w:tc>
          <w:tcPr>
            <w:tcW w:w="1828" w:type="dxa"/>
          </w:tcPr>
          <w:p w:rsidR="00145BE8" w:rsidRPr="00042065" w:rsidRDefault="00145BE8" w:rsidP="000E391A">
            <w:pPr>
              <w:spacing w:line="240" w:lineRule="auto"/>
              <w:ind w:firstLine="0"/>
              <w:jc w:val="center"/>
            </w:pPr>
            <w:r w:rsidRPr="00042065">
              <w:t>14,63</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14,39</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951" w:type="dxa"/>
          </w:tcPr>
          <w:p w:rsidR="00145BE8" w:rsidRDefault="00145BE8" w:rsidP="000E391A">
            <w:pPr>
              <w:spacing w:line="240" w:lineRule="auto"/>
              <w:ind w:firstLine="0"/>
              <w:jc w:val="center"/>
            </w:pPr>
            <w:r>
              <w:t>4</w:t>
            </w:r>
          </w:p>
        </w:tc>
        <w:tc>
          <w:tcPr>
            <w:tcW w:w="1828" w:type="dxa"/>
          </w:tcPr>
          <w:p w:rsidR="00145BE8" w:rsidRPr="00042065" w:rsidRDefault="00145BE8" w:rsidP="000E391A">
            <w:pPr>
              <w:spacing w:line="240" w:lineRule="auto"/>
              <w:ind w:firstLine="0"/>
              <w:jc w:val="center"/>
            </w:pPr>
            <w:r w:rsidRPr="00042065">
              <w:t>15,83</w:t>
            </w:r>
          </w:p>
        </w:tc>
        <w:tc>
          <w:tcPr>
            <w:tcW w:w="1880" w:type="dxa"/>
          </w:tcPr>
          <w:p w:rsidR="00145BE8" w:rsidRDefault="00145BE8" w:rsidP="000E391A">
            <w:pPr>
              <w:spacing w:line="240" w:lineRule="auto"/>
              <w:ind w:firstLine="0"/>
              <w:jc w:val="center"/>
            </w:pPr>
            <w:r>
              <w:t>9</w:t>
            </w:r>
          </w:p>
        </w:tc>
        <w:tc>
          <w:tcPr>
            <w:tcW w:w="2001" w:type="dxa"/>
          </w:tcPr>
          <w:p w:rsidR="00145BE8" w:rsidRPr="00D14643" w:rsidRDefault="00145BE8" w:rsidP="000E391A">
            <w:pPr>
              <w:spacing w:line="240" w:lineRule="auto"/>
              <w:ind w:firstLine="0"/>
              <w:jc w:val="center"/>
              <w:rPr>
                <w:lang w:val="en-US"/>
              </w:rPr>
            </w:pPr>
            <w:r>
              <w:rPr>
                <w:lang w:val="en-US"/>
              </w:rPr>
              <w:t>15,56</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951" w:type="dxa"/>
          </w:tcPr>
          <w:p w:rsidR="00145BE8" w:rsidRDefault="00145BE8" w:rsidP="000E391A">
            <w:pPr>
              <w:spacing w:line="240" w:lineRule="auto"/>
              <w:ind w:firstLine="0"/>
              <w:jc w:val="center"/>
            </w:pPr>
            <w:r>
              <w:t>5</w:t>
            </w:r>
          </w:p>
        </w:tc>
        <w:tc>
          <w:tcPr>
            <w:tcW w:w="1828" w:type="dxa"/>
          </w:tcPr>
          <w:p w:rsidR="00145BE8" w:rsidRPr="00042065" w:rsidRDefault="00145BE8" w:rsidP="000E391A">
            <w:pPr>
              <w:spacing w:line="240" w:lineRule="auto"/>
              <w:ind w:firstLine="0"/>
              <w:jc w:val="center"/>
            </w:pPr>
            <w:r w:rsidRPr="00042065">
              <w:t>15,99</w:t>
            </w:r>
          </w:p>
        </w:tc>
        <w:tc>
          <w:tcPr>
            <w:tcW w:w="1880" w:type="dxa"/>
          </w:tcPr>
          <w:p w:rsidR="00145BE8" w:rsidRDefault="00145BE8" w:rsidP="000E391A">
            <w:pPr>
              <w:spacing w:line="240" w:lineRule="auto"/>
              <w:ind w:firstLine="0"/>
              <w:jc w:val="center"/>
            </w:pPr>
            <w:r>
              <w:t>10</w:t>
            </w:r>
          </w:p>
        </w:tc>
        <w:tc>
          <w:tcPr>
            <w:tcW w:w="2001" w:type="dxa"/>
          </w:tcPr>
          <w:p w:rsidR="00145BE8" w:rsidRPr="00D14643" w:rsidRDefault="00145BE8" w:rsidP="000E391A">
            <w:pPr>
              <w:spacing w:line="240" w:lineRule="auto"/>
              <w:ind w:firstLine="0"/>
              <w:jc w:val="center"/>
              <w:rPr>
                <w:lang w:val="en-US"/>
              </w:rPr>
            </w:pPr>
            <w:r>
              <w:rPr>
                <w:lang w:val="en-US"/>
              </w:rPr>
              <w:t>15,72</w:t>
            </w:r>
          </w:p>
        </w:tc>
        <w:tc>
          <w:tcPr>
            <w:tcW w:w="1911" w:type="dxa"/>
          </w:tcPr>
          <w:p w:rsidR="00145BE8" w:rsidRDefault="00145BE8" w:rsidP="000E391A">
            <w:pPr>
              <w:spacing w:line="240" w:lineRule="auto"/>
              <w:ind w:firstLine="0"/>
              <w:jc w:val="center"/>
            </w:pPr>
            <w:r>
              <w:t>8</w:t>
            </w:r>
          </w:p>
        </w:tc>
      </w:tr>
      <w:tr w:rsidR="00145BE8" w:rsidTr="000E391A">
        <w:trPr>
          <w:jc w:val="center"/>
        </w:trPr>
        <w:tc>
          <w:tcPr>
            <w:tcW w:w="1951" w:type="dxa"/>
          </w:tcPr>
          <w:p w:rsidR="00145BE8" w:rsidRDefault="00145BE8" w:rsidP="000E391A">
            <w:pPr>
              <w:spacing w:line="240" w:lineRule="auto"/>
              <w:ind w:firstLine="0"/>
              <w:jc w:val="center"/>
            </w:pPr>
            <w:r>
              <w:t>Сумма рангов</w:t>
            </w:r>
          </w:p>
        </w:tc>
        <w:tc>
          <w:tcPr>
            <w:tcW w:w="1828"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sidRPr="00E20D92">
              <w:rPr>
                <w:b/>
              </w:rPr>
              <w:t>31</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7"/>
      <w:r>
        <w:t>ссылка</w:t>
      </w:r>
      <w:commentRangeEnd w:id="157"/>
      <w:r>
        <w:rPr>
          <w:rStyle w:val="a8"/>
        </w:rPr>
        <w:commentReference w:id="157"/>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sidR="00D177B1">
        <w:rPr>
          <w:noProof/>
        </w:rPr>
        <w:t>4</w:t>
      </w:r>
      <w:r w:rsidR="00D177B1">
        <w:t>.</w:t>
      </w:r>
      <w:r w:rsidR="00D177B1">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sidR="00D177B1">
        <w:rPr>
          <w:noProof/>
        </w:rPr>
        <w:t>4</w:t>
      </w:r>
      <w:r w:rsidR="00D177B1">
        <w:t>.</w:t>
      </w:r>
      <w:r w:rsidR="00D177B1">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8" w:name="tbl_u_b6"/>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4</w:t>
      </w:r>
      <w:r w:rsidR="004755F6">
        <w:fldChar w:fldCharType="end"/>
      </w:r>
      <w:bookmarkEnd w:id="158"/>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0E391A">
        <w:trPr>
          <w:jc w:val="center"/>
        </w:trPr>
        <w:tc>
          <w:tcPr>
            <w:tcW w:w="1876" w:type="dxa"/>
          </w:tcPr>
          <w:p w:rsidR="00145BE8" w:rsidRPr="00042065" w:rsidRDefault="00145BE8" w:rsidP="000E391A">
            <w:pPr>
              <w:spacing w:line="240" w:lineRule="auto"/>
              <w:ind w:firstLine="0"/>
              <w:rPr>
                <w:b/>
              </w:rPr>
            </w:pPr>
            <w:r w:rsidRPr="00042065">
              <w:rPr>
                <w:b/>
              </w:rPr>
              <w:t>№</w:t>
            </w:r>
          </w:p>
        </w:tc>
        <w:tc>
          <w:tcPr>
            <w:tcW w:w="1903" w:type="dxa"/>
          </w:tcPr>
          <w:p w:rsidR="00145BE8" w:rsidRPr="00042065" w:rsidRDefault="00145BE8" w:rsidP="000E391A">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0E391A">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0E391A">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0E391A">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0E391A">
        <w:trPr>
          <w:jc w:val="center"/>
        </w:trPr>
        <w:tc>
          <w:tcPr>
            <w:tcW w:w="1876" w:type="dxa"/>
          </w:tcPr>
          <w:p w:rsidR="00145BE8" w:rsidRDefault="00145BE8" w:rsidP="000E391A">
            <w:pPr>
              <w:spacing w:line="240" w:lineRule="auto"/>
              <w:ind w:firstLine="0"/>
              <w:jc w:val="center"/>
            </w:pPr>
            <w:r>
              <w:t>1</w:t>
            </w:r>
          </w:p>
        </w:tc>
        <w:tc>
          <w:tcPr>
            <w:tcW w:w="1903" w:type="dxa"/>
          </w:tcPr>
          <w:p w:rsidR="00145BE8" w:rsidRPr="00D14643" w:rsidRDefault="00145BE8" w:rsidP="000E391A">
            <w:pPr>
              <w:spacing w:line="240" w:lineRule="auto"/>
              <w:ind w:firstLine="0"/>
              <w:jc w:val="center"/>
              <w:rPr>
                <w:lang w:val="en-US"/>
              </w:rPr>
            </w:pPr>
            <w:r>
              <w:rPr>
                <w:lang w:val="en-US"/>
              </w:rPr>
              <w:t>10,41</w:t>
            </w:r>
          </w:p>
        </w:tc>
        <w:tc>
          <w:tcPr>
            <w:tcW w:w="1880" w:type="dxa"/>
          </w:tcPr>
          <w:p w:rsidR="00145BE8" w:rsidRDefault="00145BE8" w:rsidP="000E391A">
            <w:pPr>
              <w:spacing w:line="240" w:lineRule="auto"/>
              <w:ind w:firstLine="0"/>
              <w:jc w:val="center"/>
            </w:pPr>
            <w:r>
              <w:t>2</w:t>
            </w:r>
          </w:p>
        </w:tc>
        <w:tc>
          <w:tcPr>
            <w:tcW w:w="2001" w:type="dxa"/>
          </w:tcPr>
          <w:p w:rsidR="00145BE8" w:rsidRPr="00D14643" w:rsidRDefault="00145BE8" w:rsidP="000E391A">
            <w:pPr>
              <w:spacing w:line="240" w:lineRule="auto"/>
              <w:ind w:firstLine="0"/>
              <w:jc w:val="center"/>
              <w:rPr>
                <w:lang w:val="en-US"/>
              </w:rPr>
            </w:pPr>
            <w:r>
              <w:rPr>
                <w:lang w:val="en-US"/>
              </w:rPr>
              <w:t>10,24</w:t>
            </w:r>
          </w:p>
        </w:tc>
        <w:tc>
          <w:tcPr>
            <w:tcW w:w="1911" w:type="dxa"/>
          </w:tcPr>
          <w:p w:rsidR="00145BE8" w:rsidRDefault="00145BE8" w:rsidP="000E391A">
            <w:pPr>
              <w:spacing w:line="240" w:lineRule="auto"/>
              <w:ind w:firstLine="0"/>
              <w:jc w:val="center"/>
            </w:pPr>
            <w:r>
              <w:t>1</w:t>
            </w:r>
          </w:p>
        </w:tc>
      </w:tr>
      <w:tr w:rsidR="00145BE8" w:rsidTr="000E391A">
        <w:trPr>
          <w:jc w:val="center"/>
        </w:trPr>
        <w:tc>
          <w:tcPr>
            <w:tcW w:w="1876" w:type="dxa"/>
          </w:tcPr>
          <w:p w:rsidR="00145BE8" w:rsidRDefault="00145BE8" w:rsidP="000E391A">
            <w:pPr>
              <w:spacing w:line="240" w:lineRule="auto"/>
              <w:ind w:firstLine="0"/>
              <w:jc w:val="center"/>
            </w:pPr>
            <w:r>
              <w:t>2</w:t>
            </w:r>
          </w:p>
        </w:tc>
        <w:tc>
          <w:tcPr>
            <w:tcW w:w="1903" w:type="dxa"/>
          </w:tcPr>
          <w:p w:rsidR="00145BE8" w:rsidRPr="00D14643" w:rsidRDefault="00145BE8" w:rsidP="000E391A">
            <w:pPr>
              <w:spacing w:line="240" w:lineRule="auto"/>
              <w:ind w:firstLine="0"/>
              <w:jc w:val="center"/>
              <w:rPr>
                <w:lang w:val="en-US"/>
              </w:rPr>
            </w:pPr>
            <w:r>
              <w:rPr>
                <w:lang w:val="en-US"/>
              </w:rPr>
              <w:t>11,21</w:t>
            </w:r>
          </w:p>
        </w:tc>
        <w:tc>
          <w:tcPr>
            <w:tcW w:w="1880" w:type="dxa"/>
          </w:tcPr>
          <w:p w:rsidR="00145BE8" w:rsidRDefault="00145BE8" w:rsidP="000E391A">
            <w:pPr>
              <w:spacing w:line="240" w:lineRule="auto"/>
              <w:ind w:firstLine="0"/>
              <w:jc w:val="center"/>
            </w:pPr>
            <w:r>
              <w:t>4</w:t>
            </w:r>
          </w:p>
        </w:tc>
        <w:tc>
          <w:tcPr>
            <w:tcW w:w="2001" w:type="dxa"/>
          </w:tcPr>
          <w:p w:rsidR="00145BE8" w:rsidRPr="00D14643" w:rsidRDefault="00145BE8" w:rsidP="000E391A">
            <w:pPr>
              <w:spacing w:line="240" w:lineRule="auto"/>
              <w:ind w:firstLine="0"/>
              <w:jc w:val="center"/>
              <w:rPr>
                <w:lang w:val="en-US"/>
              </w:rPr>
            </w:pPr>
            <w:r>
              <w:rPr>
                <w:lang w:val="en-US"/>
              </w:rPr>
              <w:t>11,03</w:t>
            </w:r>
          </w:p>
        </w:tc>
        <w:tc>
          <w:tcPr>
            <w:tcW w:w="1911" w:type="dxa"/>
          </w:tcPr>
          <w:p w:rsidR="00145BE8" w:rsidRDefault="00145BE8" w:rsidP="000E391A">
            <w:pPr>
              <w:spacing w:line="240" w:lineRule="auto"/>
              <w:ind w:firstLine="0"/>
              <w:jc w:val="center"/>
            </w:pPr>
            <w:r>
              <w:t>3</w:t>
            </w:r>
          </w:p>
        </w:tc>
      </w:tr>
      <w:tr w:rsidR="00145BE8" w:rsidTr="000E391A">
        <w:trPr>
          <w:jc w:val="center"/>
        </w:trPr>
        <w:tc>
          <w:tcPr>
            <w:tcW w:w="1876" w:type="dxa"/>
          </w:tcPr>
          <w:p w:rsidR="00145BE8" w:rsidRDefault="00145BE8" w:rsidP="000E391A">
            <w:pPr>
              <w:spacing w:line="240" w:lineRule="auto"/>
              <w:ind w:firstLine="0"/>
              <w:jc w:val="center"/>
            </w:pPr>
            <w:r>
              <w:t>3</w:t>
            </w:r>
          </w:p>
        </w:tc>
        <w:tc>
          <w:tcPr>
            <w:tcW w:w="1903" w:type="dxa"/>
          </w:tcPr>
          <w:p w:rsidR="00145BE8" w:rsidRPr="00D14643" w:rsidRDefault="00145BE8" w:rsidP="000E391A">
            <w:pPr>
              <w:spacing w:line="240" w:lineRule="auto"/>
              <w:ind w:firstLine="0"/>
              <w:jc w:val="center"/>
              <w:rPr>
                <w:lang w:val="en-US"/>
              </w:rPr>
            </w:pPr>
            <w:r>
              <w:rPr>
                <w:lang w:val="en-US"/>
              </w:rPr>
              <w:t>15,1</w:t>
            </w:r>
          </w:p>
        </w:tc>
        <w:tc>
          <w:tcPr>
            <w:tcW w:w="1880" w:type="dxa"/>
          </w:tcPr>
          <w:p w:rsidR="00145BE8" w:rsidRDefault="00145BE8" w:rsidP="000E391A">
            <w:pPr>
              <w:spacing w:line="240" w:lineRule="auto"/>
              <w:ind w:firstLine="0"/>
              <w:jc w:val="center"/>
            </w:pPr>
            <w:r>
              <w:t>6</w:t>
            </w:r>
          </w:p>
        </w:tc>
        <w:tc>
          <w:tcPr>
            <w:tcW w:w="2001" w:type="dxa"/>
          </w:tcPr>
          <w:p w:rsidR="00145BE8" w:rsidRPr="00D14643" w:rsidRDefault="00145BE8" w:rsidP="000E391A">
            <w:pPr>
              <w:spacing w:line="240" w:lineRule="auto"/>
              <w:ind w:firstLine="0"/>
              <w:jc w:val="center"/>
              <w:rPr>
                <w:lang w:val="en-US"/>
              </w:rPr>
            </w:pPr>
            <w:r>
              <w:rPr>
                <w:lang w:val="en-US"/>
              </w:rPr>
              <w:t>14,84</w:t>
            </w:r>
          </w:p>
        </w:tc>
        <w:tc>
          <w:tcPr>
            <w:tcW w:w="1911" w:type="dxa"/>
          </w:tcPr>
          <w:p w:rsidR="00145BE8" w:rsidRDefault="00145BE8" w:rsidP="000E391A">
            <w:pPr>
              <w:spacing w:line="240" w:lineRule="auto"/>
              <w:ind w:firstLine="0"/>
              <w:jc w:val="center"/>
            </w:pPr>
            <w:r>
              <w:t>5</w:t>
            </w:r>
          </w:p>
        </w:tc>
      </w:tr>
      <w:tr w:rsidR="00145BE8" w:rsidTr="000E391A">
        <w:trPr>
          <w:jc w:val="center"/>
        </w:trPr>
        <w:tc>
          <w:tcPr>
            <w:tcW w:w="1876" w:type="dxa"/>
          </w:tcPr>
          <w:p w:rsidR="00145BE8" w:rsidRDefault="00145BE8" w:rsidP="000E391A">
            <w:pPr>
              <w:spacing w:line="240" w:lineRule="auto"/>
              <w:ind w:firstLine="0"/>
              <w:jc w:val="center"/>
            </w:pPr>
            <w:r>
              <w:t>4</w:t>
            </w:r>
          </w:p>
        </w:tc>
        <w:tc>
          <w:tcPr>
            <w:tcW w:w="1903" w:type="dxa"/>
          </w:tcPr>
          <w:p w:rsidR="00145BE8" w:rsidRPr="00D14643" w:rsidRDefault="00145BE8" w:rsidP="000E391A">
            <w:pPr>
              <w:spacing w:line="240" w:lineRule="auto"/>
              <w:ind w:firstLine="0"/>
              <w:jc w:val="center"/>
              <w:rPr>
                <w:lang w:val="en-US"/>
              </w:rPr>
            </w:pPr>
            <w:r>
              <w:rPr>
                <w:lang w:val="en-US"/>
              </w:rPr>
              <w:t>17,5</w:t>
            </w:r>
          </w:p>
        </w:tc>
        <w:tc>
          <w:tcPr>
            <w:tcW w:w="1880" w:type="dxa"/>
          </w:tcPr>
          <w:p w:rsidR="00145BE8" w:rsidRDefault="00145BE8" w:rsidP="000E391A">
            <w:pPr>
              <w:spacing w:line="240" w:lineRule="auto"/>
              <w:ind w:firstLine="0"/>
              <w:jc w:val="center"/>
            </w:pPr>
            <w:r>
              <w:t>8</w:t>
            </w:r>
          </w:p>
        </w:tc>
        <w:tc>
          <w:tcPr>
            <w:tcW w:w="2001" w:type="dxa"/>
          </w:tcPr>
          <w:p w:rsidR="00145BE8" w:rsidRPr="00D14643" w:rsidRDefault="00145BE8" w:rsidP="000E391A">
            <w:pPr>
              <w:spacing w:line="240" w:lineRule="auto"/>
              <w:ind w:firstLine="0"/>
              <w:jc w:val="center"/>
              <w:rPr>
                <w:lang w:val="en-US"/>
              </w:rPr>
            </w:pPr>
            <w:r>
              <w:rPr>
                <w:lang w:val="en-US"/>
              </w:rPr>
              <w:t>17,2</w:t>
            </w:r>
          </w:p>
        </w:tc>
        <w:tc>
          <w:tcPr>
            <w:tcW w:w="1911" w:type="dxa"/>
          </w:tcPr>
          <w:p w:rsidR="00145BE8" w:rsidRDefault="00145BE8" w:rsidP="000E391A">
            <w:pPr>
              <w:spacing w:line="240" w:lineRule="auto"/>
              <w:ind w:firstLine="0"/>
              <w:jc w:val="center"/>
            </w:pPr>
            <w:r>
              <w:t>7</w:t>
            </w:r>
          </w:p>
        </w:tc>
      </w:tr>
      <w:tr w:rsidR="00145BE8" w:rsidTr="000E391A">
        <w:trPr>
          <w:jc w:val="center"/>
        </w:trPr>
        <w:tc>
          <w:tcPr>
            <w:tcW w:w="1876" w:type="dxa"/>
          </w:tcPr>
          <w:p w:rsidR="00145BE8" w:rsidRDefault="00145BE8" w:rsidP="000E391A">
            <w:pPr>
              <w:spacing w:line="240" w:lineRule="auto"/>
              <w:ind w:firstLine="0"/>
              <w:jc w:val="center"/>
            </w:pPr>
            <w:r>
              <w:t>Сумма рангов</w:t>
            </w:r>
          </w:p>
        </w:tc>
        <w:tc>
          <w:tcPr>
            <w:tcW w:w="1903" w:type="dxa"/>
          </w:tcPr>
          <w:p w:rsidR="00145BE8" w:rsidRDefault="00145BE8" w:rsidP="000E391A">
            <w:pPr>
              <w:spacing w:line="240" w:lineRule="auto"/>
              <w:ind w:firstLine="0"/>
              <w:jc w:val="center"/>
            </w:pPr>
          </w:p>
        </w:tc>
        <w:tc>
          <w:tcPr>
            <w:tcW w:w="1880" w:type="dxa"/>
          </w:tcPr>
          <w:p w:rsidR="00145BE8" w:rsidRPr="00E20D92" w:rsidRDefault="00145BE8" w:rsidP="000E391A">
            <w:pPr>
              <w:spacing w:line="240" w:lineRule="auto"/>
              <w:ind w:firstLine="0"/>
              <w:jc w:val="center"/>
              <w:rPr>
                <w:b/>
              </w:rPr>
            </w:pPr>
            <w:r>
              <w:rPr>
                <w:b/>
              </w:rPr>
              <w:t>20</w:t>
            </w:r>
          </w:p>
        </w:tc>
        <w:tc>
          <w:tcPr>
            <w:tcW w:w="2001" w:type="dxa"/>
          </w:tcPr>
          <w:p w:rsidR="00145BE8" w:rsidRDefault="00145BE8" w:rsidP="000E391A">
            <w:pPr>
              <w:spacing w:line="240" w:lineRule="auto"/>
              <w:ind w:firstLine="0"/>
              <w:jc w:val="center"/>
            </w:pPr>
          </w:p>
        </w:tc>
        <w:tc>
          <w:tcPr>
            <w:tcW w:w="1911" w:type="dxa"/>
          </w:tcPr>
          <w:p w:rsidR="00145BE8" w:rsidRPr="00E20D92" w:rsidRDefault="00145BE8" w:rsidP="000E391A">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9"/>
      <w:r>
        <w:t>ссылка</w:t>
      </w:r>
      <w:commentRangeEnd w:id="159"/>
      <w:r>
        <w:rPr>
          <w:rStyle w:val="a8"/>
        </w:rPr>
        <w:commentReference w:id="159"/>
      </w:r>
      <w:r w:rsidRPr="004A5733">
        <w:t>]</w:t>
      </w:r>
      <w:r>
        <w:t xml:space="preserve"> 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7B6EC3" w:rsidRDefault="00145BE8" w:rsidP="007B6EC3">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7B6EC3" w:rsidRDefault="00145BE8" w:rsidP="007B6EC3">
      <w:pPr>
        <w:pStyle w:val="2"/>
      </w:pPr>
      <w:r w:rsidRPr="007B6EC3">
        <w:t>Эксперименты для возможных с</w:t>
      </w:r>
      <w:r w:rsidR="006774EE">
        <w:t>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sidR="00D177B1">
        <w:rPr>
          <w:noProof/>
        </w:rPr>
        <w:t>4</w:t>
      </w:r>
      <w:r w:rsidR="00D177B1">
        <w:t>.</w:t>
      </w:r>
      <w:r w:rsidR="00D177B1">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60" w:name="tbl_po"/>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5</w:t>
      </w:r>
      <w:r w:rsidR="004755F6">
        <w:fldChar w:fldCharType="end"/>
      </w:r>
      <w:bookmarkEnd w:id="160"/>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9F4C28" w:rsidRDefault="00145BE8" w:rsidP="000E391A">
            <w:pPr>
              <w:spacing w:line="240" w:lineRule="auto"/>
              <w:ind w:firstLine="0"/>
              <w:rPr>
                <w:b/>
              </w:rPr>
            </w:pPr>
            <w:r w:rsidRPr="009F4C28">
              <w:rPr>
                <w:b/>
              </w:rPr>
              <w:t>Компонент</w:t>
            </w:r>
          </w:p>
        </w:tc>
        <w:tc>
          <w:tcPr>
            <w:tcW w:w="4786" w:type="dxa"/>
          </w:tcPr>
          <w:p w:rsidR="00145BE8" w:rsidRPr="009F4C28" w:rsidRDefault="00145BE8" w:rsidP="000E391A">
            <w:pPr>
              <w:spacing w:line="240" w:lineRule="auto"/>
              <w:ind w:firstLine="0"/>
              <w:rPr>
                <w:b/>
              </w:rPr>
            </w:pPr>
            <w:r w:rsidRPr="009F4C28">
              <w:rPr>
                <w:b/>
              </w:rPr>
              <w:t>Значение</w:t>
            </w:r>
          </w:p>
        </w:tc>
      </w:tr>
      <w:tr w:rsidR="00145BE8" w:rsidTr="000E391A">
        <w:tc>
          <w:tcPr>
            <w:tcW w:w="4785" w:type="dxa"/>
          </w:tcPr>
          <w:p w:rsidR="00145BE8" w:rsidRDefault="00145BE8" w:rsidP="000E391A">
            <w:pPr>
              <w:spacing w:line="240" w:lineRule="auto"/>
              <w:ind w:firstLine="0"/>
            </w:pPr>
            <w:r>
              <w:t>Процессор</w:t>
            </w:r>
          </w:p>
        </w:tc>
        <w:tc>
          <w:tcPr>
            <w:tcW w:w="4786" w:type="dxa"/>
          </w:tcPr>
          <w:p w:rsidR="00145BE8" w:rsidRPr="00FE396D" w:rsidRDefault="00145BE8" w:rsidP="000E391A">
            <w:pPr>
              <w:spacing w:line="240" w:lineRule="auto"/>
              <w:ind w:firstLine="0"/>
              <w:rPr>
                <w:lang w:val="en-US"/>
              </w:rPr>
            </w:pPr>
            <w:r>
              <w:rPr>
                <w:lang w:val="en-US"/>
              </w:rPr>
              <w:t>Intel Core i5, 2.3Ghz</w:t>
            </w:r>
          </w:p>
        </w:tc>
      </w:tr>
      <w:tr w:rsidR="00145BE8" w:rsidTr="000E391A">
        <w:tc>
          <w:tcPr>
            <w:tcW w:w="4785" w:type="dxa"/>
          </w:tcPr>
          <w:p w:rsidR="00145BE8" w:rsidRDefault="00145BE8" w:rsidP="000E391A">
            <w:pPr>
              <w:spacing w:line="240" w:lineRule="auto"/>
              <w:ind w:firstLine="0"/>
            </w:pPr>
            <w:r>
              <w:t>Оперативная память</w:t>
            </w:r>
          </w:p>
        </w:tc>
        <w:tc>
          <w:tcPr>
            <w:tcW w:w="4786" w:type="dxa"/>
          </w:tcPr>
          <w:p w:rsidR="00145BE8" w:rsidRPr="00FE396D" w:rsidRDefault="00145BE8" w:rsidP="000E391A">
            <w:pPr>
              <w:spacing w:line="240" w:lineRule="auto"/>
              <w:ind w:firstLine="0"/>
            </w:pPr>
            <w:r>
              <w:rPr>
                <w:lang w:val="en-US"/>
              </w:rPr>
              <w:t>8192</w:t>
            </w:r>
            <w:r>
              <w:t xml:space="preserve"> Мб</w:t>
            </w:r>
          </w:p>
        </w:tc>
      </w:tr>
      <w:tr w:rsidR="00145BE8" w:rsidTr="000E391A">
        <w:tc>
          <w:tcPr>
            <w:tcW w:w="4785" w:type="dxa"/>
          </w:tcPr>
          <w:p w:rsidR="00145BE8" w:rsidRDefault="00145BE8" w:rsidP="000E391A">
            <w:pPr>
              <w:spacing w:line="240" w:lineRule="auto"/>
              <w:ind w:firstLine="0"/>
            </w:pPr>
            <w:r>
              <w:t>Жесткий диск</w:t>
            </w:r>
          </w:p>
        </w:tc>
        <w:tc>
          <w:tcPr>
            <w:tcW w:w="4786" w:type="dxa"/>
          </w:tcPr>
          <w:p w:rsidR="00145BE8" w:rsidRPr="00FE396D" w:rsidRDefault="00145BE8" w:rsidP="000E391A">
            <w:pPr>
              <w:spacing w:line="240" w:lineRule="auto"/>
              <w:ind w:firstLine="0"/>
              <w:rPr>
                <w:lang w:val="en-US"/>
              </w:rPr>
            </w:pPr>
            <w:r>
              <w:t xml:space="preserve">500 </w:t>
            </w:r>
            <w:r>
              <w:rPr>
                <w:lang w:val="en-US"/>
              </w:rPr>
              <w:t>Gb</w:t>
            </w:r>
          </w:p>
        </w:tc>
      </w:tr>
      <w:tr w:rsidR="00145BE8" w:rsidTr="000E391A">
        <w:tc>
          <w:tcPr>
            <w:tcW w:w="4785" w:type="dxa"/>
          </w:tcPr>
          <w:p w:rsidR="00145BE8" w:rsidRDefault="00145BE8" w:rsidP="000E391A">
            <w:pPr>
              <w:spacing w:line="240" w:lineRule="auto"/>
              <w:ind w:firstLine="0"/>
            </w:pPr>
            <w:r>
              <w:t>Видео система</w:t>
            </w:r>
          </w:p>
        </w:tc>
        <w:tc>
          <w:tcPr>
            <w:tcW w:w="4786" w:type="dxa"/>
          </w:tcPr>
          <w:p w:rsidR="00145BE8" w:rsidRPr="00FE396D" w:rsidRDefault="00145BE8" w:rsidP="000E391A">
            <w:pPr>
              <w:spacing w:line="240" w:lineRule="auto"/>
              <w:ind w:firstLine="0"/>
              <w:rPr>
                <w:lang w:val="en-US"/>
              </w:rPr>
            </w:pPr>
            <w:r>
              <w:rPr>
                <w:lang w:val="en-US"/>
              </w:rPr>
              <w:t>NVIDIA GeForce GT 520M</w:t>
            </w:r>
          </w:p>
        </w:tc>
      </w:tr>
      <w:tr w:rsidR="00145BE8" w:rsidTr="000E391A">
        <w:tc>
          <w:tcPr>
            <w:tcW w:w="4785" w:type="dxa"/>
          </w:tcPr>
          <w:p w:rsidR="00145BE8" w:rsidRDefault="00145BE8" w:rsidP="000E391A">
            <w:pPr>
              <w:spacing w:line="240" w:lineRule="auto"/>
              <w:ind w:firstLine="0"/>
            </w:pPr>
            <w:r>
              <w:t>Операционная система</w:t>
            </w:r>
          </w:p>
        </w:tc>
        <w:tc>
          <w:tcPr>
            <w:tcW w:w="4786" w:type="dxa"/>
          </w:tcPr>
          <w:p w:rsidR="00145BE8" w:rsidRPr="00FE396D" w:rsidRDefault="00145BE8" w:rsidP="000E391A">
            <w:pPr>
              <w:spacing w:line="240" w:lineRule="auto"/>
              <w:ind w:firstLine="0"/>
              <w:rPr>
                <w:lang w:val="en-US"/>
              </w:rPr>
            </w:pPr>
            <w:r>
              <w:rPr>
                <w:lang w:val="en-US"/>
              </w:rPr>
              <w:t>Windows 7 Professional, SP1</w:t>
            </w:r>
          </w:p>
        </w:tc>
      </w:tr>
    </w:tbl>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r>
        <w:t xml:space="preserve"> описаны значения параметров, использовавшиеся при расчетах ситуации «Обычная».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61" w:name="tbl_common_param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6</w:t>
      </w:r>
      <w:r w:rsidR="004755F6">
        <w:fldChar w:fldCharType="end"/>
      </w:r>
      <w:r>
        <w:t xml:space="preserve"> </w:t>
      </w:r>
      <w:bookmarkEnd w:id="161"/>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0E391A">
        <w:tc>
          <w:tcPr>
            <w:tcW w:w="4785" w:type="dxa"/>
          </w:tcPr>
          <w:p w:rsidR="00145BE8" w:rsidRPr="008A46FA" w:rsidRDefault="00145BE8" w:rsidP="000E391A">
            <w:pPr>
              <w:spacing w:line="240" w:lineRule="auto"/>
              <w:ind w:firstLine="0"/>
              <w:rPr>
                <w:b/>
              </w:rPr>
            </w:pPr>
            <w:r w:rsidRPr="008A46FA">
              <w:rPr>
                <w:b/>
              </w:rPr>
              <w:t>Параметр</w:t>
            </w:r>
          </w:p>
        </w:tc>
        <w:tc>
          <w:tcPr>
            <w:tcW w:w="4786" w:type="dxa"/>
          </w:tcPr>
          <w:p w:rsidR="00145BE8" w:rsidRPr="008A46FA" w:rsidRDefault="00145BE8" w:rsidP="000E391A">
            <w:pPr>
              <w:spacing w:line="240" w:lineRule="auto"/>
              <w:ind w:firstLine="0"/>
              <w:rPr>
                <w:b/>
              </w:rPr>
            </w:pPr>
            <w:r w:rsidRPr="008A46FA">
              <w:rPr>
                <w:b/>
              </w:rPr>
              <w:t>Значение</w:t>
            </w:r>
          </w:p>
        </w:tc>
      </w:tr>
      <w:tr w:rsidR="00145BE8" w:rsidTr="000E391A">
        <w:tc>
          <w:tcPr>
            <w:tcW w:w="4785" w:type="dxa"/>
          </w:tcPr>
          <w:p w:rsidR="00145BE8" w:rsidRPr="008A46FA" w:rsidRDefault="00145BE8" w:rsidP="000E391A">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0E391A">
            <w:pPr>
              <w:spacing w:line="240" w:lineRule="auto"/>
              <w:ind w:firstLine="0"/>
            </w:pPr>
            <w:r>
              <w:t>638 тонн/час</w:t>
            </w:r>
          </w:p>
        </w:tc>
      </w:tr>
      <w:tr w:rsidR="00145BE8" w:rsidTr="000E391A">
        <w:tc>
          <w:tcPr>
            <w:tcW w:w="4785" w:type="dxa"/>
          </w:tcPr>
          <w:p w:rsidR="00145BE8" w:rsidRDefault="00145BE8" w:rsidP="000E391A">
            <w:pPr>
              <w:spacing w:line="240" w:lineRule="auto"/>
              <w:ind w:firstLine="0"/>
            </w:pPr>
            <w:r>
              <w:t>Цена на газ</w:t>
            </w:r>
          </w:p>
        </w:tc>
        <w:tc>
          <w:tcPr>
            <w:tcW w:w="4786" w:type="dxa"/>
          </w:tcPr>
          <w:p w:rsidR="00145BE8" w:rsidRDefault="00145BE8" w:rsidP="000E391A">
            <w:pPr>
              <w:spacing w:line="240" w:lineRule="auto"/>
              <w:ind w:firstLine="0"/>
            </w:pPr>
            <w:r>
              <w:t>3482 руб./тыс</w:t>
            </w:r>
            <w:proofErr w:type="gramStart"/>
            <w:r>
              <w:t>.н</w:t>
            </w:r>
            <w:proofErr w:type="gramEnd"/>
            <w:r>
              <w:t>м</w:t>
            </w:r>
            <w:r w:rsidRPr="008A46FA">
              <w:rPr>
                <w:vertAlign w:val="superscript"/>
              </w:rPr>
              <w:t>3</w:t>
            </w:r>
          </w:p>
        </w:tc>
      </w:tr>
      <w:tr w:rsidR="00145BE8" w:rsidTr="000E391A">
        <w:tc>
          <w:tcPr>
            <w:tcW w:w="4785" w:type="dxa"/>
          </w:tcPr>
          <w:p w:rsidR="00145BE8" w:rsidRDefault="00145BE8" w:rsidP="000E391A">
            <w:pPr>
              <w:spacing w:line="240" w:lineRule="auto"/>
              <w:ind w:firstLine="0"/>
            </w:pPr>
            <w:r>
              <w:t>Цена на мазут</w:t>
            </w:r>
          </w:p>
        </w:tc>
        <w:tc>
          <w:tcPr>
            <w:tcW w:w="4786" w:type="dxa"/>
          </w:tcPr>
          <w:p w:rsidR="00145BE8" w:rsidRPr="001A2EFC" w:rsidRDefault="00145BE8" w:rsidP="000E391A">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50560" behindDoc="1" locked="0" layoutInCell="1" allowOverlap="1" wp14:anchorId="1B8E3908" wp14:editId="3A2EA0ED">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51584" behindDoc="1" locked="0" layoutInCell="1" allowOverlap="1" wp14:anchorId="29E086B4" wp14:editId="259C82BB">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3B4D4F" w:rsidRPr="004A2EE2" w:rsidRDefault="003B4D4F" w:rsidP="00145BE8">
                            <w:pPr>
                              <w:pStyle w:val="af"/>
                              <w:rPr>
                                <w:noProof/>
                                <w:szCs w:val="24"/>
                              </w:rPr>
                            </w:pPr>
                            <w:r>
                              <w:t xml:space="preserve">Рисунок </w:t>
                            </w:r>
                            <w:bookmarkStart w:id="162"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62"/>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6" type="#_x0000_t202" style="position:absolute;left:0;text-align:left;margin-left:-.9pt;margin-top:199.4pt;width:467.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" stroked="f">
                <v:textbox style="mso-fit-shape-to-text:t" inset="0,0,0,0">
                  <w:txbxContent>
                    <w:p w:rsidR="003B4D4F" w:rsidRPr="004A2EE2" w:rsidRDefault="003B4D4F" w:rsidP="00145BE8">
                      <w:pPr>
                        <w:pStyle w:val="af"/>
                        <w:rPr>
                          <w:noProof/>
                          <w:szCs w:val="24"/>
                        </w:rPr>
                      </w:pPr>
                      <w:r>
                        <w:t xml:space="preserve">Рисунок </w:t>
                      </w:r>
                      <w:bookmarkStart w:id="163"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63"/>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w:t>
      </w:r>
      <w:proofErr w:type="gramStart"/>
      <w:r>
        <w:t>1</w:t>
      </w:r>
      <w:proofErr w:type="gramEnd"/>
      <w:r>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rsidRPr="000F0FDB">
        <w:t>.</w:t>
      </w:r>
    </w:p>
    <w:p w:rsidR="00145BE8" w:rsidRPr="00247933" w:rsidRDefault="00145BE8" w:rsidP="00145BE8">
      <w:pPr>
        <w:pStyle w:val="af"/>
        <w:keepNext/>
      </w:pPr>
      <w:r>
        <w:t xml:space="preserve">Таблица </w:t>
      </w:r>
      <w:bookmarkStart w:id="164" w:name="tbl_common_i4_re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7</w:t>
      </w:r>
      <w:r w:rsidR="004755F6">
        <w:fldChar w:fldCharType="end"/>
      </w:r>
      <w:bookmarkEnd w:id="164"/>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0E391A">
        <w:tc>
          <w:tcPr>
            <w:tcW w:w="3190" w:type="dxa"/>
          </w:tcPr>
          <w:p w:rsidR="00145BE8" w:rsidRPr="00555D0E" w:rsidRDefault="00145BE8" w:rsidP="000E391A">
            <w:pPr>
              <w:spacing w:line="240" w:lineRule="auto"/>
              <w:ind w:firstLine="0"/>
              <w:rPr>
                <w:b/>
              </w:rPr>
            </w:pPr>
            <w:r w:rsidRPr="00555D0E">
              <w:rPr>
                <w:b/>
              </w:rPr>
              <w:t>Котлоагрегат</w:t>
            </w:r>
          </w:p>
        </w:tc>
        <w:tc>
          <w:tcPr>
            <w:tcW w:w="3190" w:type="dxa"/>
          </w:tcPr>
          <w:p w:rsidR="00145BE8" w:rsidRPr="00555D0E" w:rsidRDefault="00145BE8" w:rsidP="000E391A">
            <w:pPr>
              <w:spacing w:line="240" w:lineRule="auto"/>
              <w:ind w:firstLine="0"/>
              <w:rPr>
                <w:b/>
              </w:rPr>
            </w:pPr>
            <w:r w:rsidRPr="00555D0E">
              <w:rPr>
                <w:b/>
              </w:rPr>
              <w:t>Состояние</w:t>
            </w:r>
          </w:p>
        </w:tc>
        <w:tc>
          <w:tcPr>
            <w:tcW w:w="3191" w:type="dxa"/>
          </w:tcPr>
          <w:p w:rsidR="00145BE8" w:rsidRPr="00555D0E" w:rsidRDefault="00145BE8" w:rsidP="000E391A">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0E391A">
        <w:tc>
          <w:tcPr>
            <w:tcW w:w="3190" w:type="dxa"/>
          </w:tcPr>
          <w:p w:rsidR="00145BE8" w:rsidRPr="008271F7" w:rsidRDefault="00145BE8" w:rsidP="000E391A">
            <w:pPr>
              <w:spacing w:line="240" w:lineRule="auto"/>
              <w:ind w:firstLine="0"/>
            </w:pPr>
            <w:r>
              <w:t>К</w:t>
            </w:r>
            <w:proofErr w:type="gramStart"/>
            <w:r>
              <w:t>1</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2</w:t>
            </w:r>
            <w:proofErr w:type="gramEnd"/>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К3</w:t>
            </w:r>
          </w:p>
        </w:tc>
        <w:tc>
          <w:tcPr>
            <w:tcW w:w="3190" w:type="dxa"/>
          </w:tcPr>
          <w:p w:rsidR="00145BE8" w:rsidRDefault="00145BE8" w:rsidP="000E391A">
            <w:pPr>
              <w:spacing w:line="240" w:lineRule="auto"/>
              <w:ind w:firstLine="0"/>
            </w:pPr>
            <w:r>
              <w:t>Выкл.</w:t>
            </w:r>
          </w:p>
        </w:tc>
        <w:tc>
          <w:tcPr>
            <w:tcW w:w="3191" w:type="dxa"/>
          </w:tcPr>
          <w:p w:rsidR="00145BE8" w:rsidRDefault="00145BE8" w:rsidP="000E391A">
            <w:pPr>
              <w:spacing w:line="240" w:lineRule="auto"/>
              <w:ind w:firstLine="0"/>
            </w:pPr>
            <w:r>
              <w:t>0</w:t>
            </w:r>
          </w:p>
        </w:tc>
      </w:tr>
      <w:tr w:rsidR="00145BE8" w:rsidTr="000E391A">
        <w:tc>
          <w:tcPr>
            <w:tcW w:w="3190" w:type="dxa"/>
          </w:tcPr>
          <w:p w:rsidR="00145BE8" w:rsidRDefault="00145BE8" w:rsidP="000E391A">
            <w:pPr>
              <w:spacing w:line="240" w:lineRule="auto"/>
              <w:ind w:firstLine="0"/>
            </w:pPr>
            <w:r>
              <w:t>К</w:t>
            </w:r>
            <w:proofErr w:type="gramStart"/>
            <w:r>
              <w:t>4</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220</w:t>
            </w:r>
          </w:p>
        </w:tc>
      </w:tr>
      <w:tr w:rsidR="00145BE8" w:rsidTr="000E391A">
        <w:tc>
          <w:tcPr>
            <w:tcW w:w="3190" w:type="dxa"/>
          </w:tcPr>
          <w:p w:rsidR="00145BE8" w:rsidRDefault="00145BE8" w:rsidP="000E391A">
            <w:pPr>
              <w:tabs>
                <w:tab w:val="left" w:pos="921"/>
              </w:tabs>
              <w:spacing w:line="240" w:lineRule="auto"/>
              <w:ind w:firstLine="0"/>
            </w:pPr>
            <w:r>
              <w:t>К5</w:t>
            </w:r>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r w:rsidR="00145BE8" w:rsidTr="000E391A">
        <w:tc>
          <w:tcPr>
            <w:tcW w:w="3190" w:type="dxa"/>
          </w:tcPr>
          <w:p w:rsidR="00145BE8" w:rsidRDefault="00145BE8" w:rsidP="000E391A">
            <w:pPr>
              <w:spacing w:line="240" w:lineRule="auto"/>
              <w:ind w:firstLine="0"/>
            </w:pPr>
            <w:r>
              <w:t>К</w:t>
            </w:r>
            <w:proofErr w:type="gramStart"/>
            <w:r>
              <w:t>6</w:t>
            </w:r>
            <w:proofErr w:type="gramEnd"/>
          </w:p>
        </w:tc>
        <w:tc>
          <w:tcPr>
            <w:tcW w:w="3190" w:type="dxa"/>
          </w:tcPr>
          <w:p w:rsidR="00145BE8" w:rsidRDefault="00145BE8" w:rsidP="000E391A">
            <w:pPr>
              <w:spacing w:line="240" w:lineRule="auto"/>
              <w:ind w:firstLine="0"/>
            </w:pPr>
            <w:r>
              <w:t>Работает на газе</w:t>
            </w:r>
          </w:p>
        </w:tc>
        <w:tc>
          <w:tcPr>
            <w:tcW w:w="3191" w:type="dxa"/>
          </w:tcPr>
          <w:p w:rsidR="00145BE8" w:rsidRDefault="00145BE8" w:rsidP="000E391A">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sidR="00D177B1">
        <w:rPr>
          <w:noProof/>
        </w:rPr>
        <w:t>5</w:t>
      </w:r>
      <w:r w:rsidR="00D177B1">
        <w:t>.</w:t>
      </w:r>
      <w:r w:rsidR="00D177B1">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sidR="00D177B1">
        <w:rPr>
          <w:noProof/>
        </w:rPr>
        <w:t>4</w:t>
      </w:r>
      <w:r w:rsidR="00D177B1">
        <w:t>.</w:t>
      </w:r>
      <w:r w:rsidR="00D177B1">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rsidRPr="00010B0F">
        <w:t>.</w:t>
      </w:r>
    </w:p>
    <w:p w:rsidR="00145BE8" w:rsidRPr="00145C2C" w:rsidRDefault="00145BE8" w:rsidP="00145BE8">
      <w:pPr>
        <w:pStyle w:val="af"/>
        <w:keepNext/>
      </w:pPr>
      <w:r>
        <w:t xml:space="preserve">Таблица </w:t>
      </w:r>
      <w:bookmarkStart w:id="165" w:name="tbl_common_comp_re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8</w:t>
      </w:r>
      <w:r w:rsidR="004755F6">
        <w:fldChar w:fldCharType="end"/>
      </w:r>
      <w:bookmarkEnd w:id="165"/>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0E391A">
        <w:tc>
          <w:tcPr>
            <w:tcW w:w="2260" w:type="dxa"/>
          </w:tcPr>
          <w:p w:rsidR="00145BE8" w:rsidRPr="00BB5B3C" w:rsidRDefault="00145BE8" w:rsidP="000E391A">
            <w:pPr>
              <w:spacing w:line="240" w:lineRule="auto"/>
              <w:ind w:firstLine="0"/>
              <w:rPr>
                <w:b/>
              </w:rPr>
            </w:pPr>
          </w:p>
        </w:tc>
        <w:tc>
          <w:tcPr>
            <w:tcW w:w="3231" w:type="dxa"/>
            <w:gridSpan w:val="2"/>
          </w:tcPr>
          <w:p w:rsidR="00145BE8" w:rsidRPr="00BB5B3C" w:rsidRDefault="00145BE8" w:rsidP="000E391A">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0E391A">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0E391A">
        <w:tc>
          <w:tcPr>
            <w:tcW w:w="2260" w:type="dxa"/>
          </w:tcPr>
          <w:p w:rsidR="00145BE8" w:rsidRPr="00BB5B3C" w:rsidRDefault="00145BE8" w:rsidP="000E391A">
            <w:pPr>
              <w:spacing w:line="240" w:lineRule="auto"/>
              <w:ind w:firstLine="0"/>
              <w:rPr>
                <w:b/>
              </w:rPr>
            </w:pPr>
            <w:r w:rsidRPr="00BB5B3C">
              <w:rPr>
                <w:b/>
              </w:rPr>
              <w:t>Котлоагрегат</w:t>
            </w:r>
          </w:p>
        </w:tc>
        <w:tc>
          <w:tcPr>
            <w:tcW w:w="1534" w:type="dxa"/>
          </w:tcPr>
          <w:p w:rsidR="00145BE8" w:rsidRPr="00BB5B3C" w:rsidRDefault="00145BE8" w:rsidP="000E391A">
            <w:pPr>
              <w:spacing w:line="240" w:lineRule="auto"/>
              <w:ind w:firstLine="0"/>
              <w:rPr>
                <w:b/>
              </w:rPr>
            </w:pPr>
            <w:r w:rsidRPr="00BB5B3C">
              <w:rPr>
                <w:b/>
              </w:rPr>
              <w:t>Состояние</w:t>
            </w:r>
          </w:p>
        </w:tc>
        <w:tc>
          <w:tcPr>
            <w:tcW w:w="1697"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0E391A">
            <w:pPr>
              <w:spacing w:line="240" w:lineRule="auto"/>
              <w:ind w:firstLine="0"/>
              <w:rPr>
                <w:b/>
              </w:rPr>
            </w:pPr>
            <w:r w:rsidRPr="00BB5B3C">
              <w:rPr>
                <w:b/>
              </w:rPr>
              <w:t>Состояние</w:t>
            </w:r>
          </w:p>
        </w:tc>
        <w:tc>
          <w:tcPr>
            <w:tcW w:w="1663" w:type="dxa"/>
          </w:tcPr>
          <w:p w:rsidR="00145BE8" w:rsidRPr="00BB5B3C" w:rsidRDefault="00145BE8" w:rsidP="000E391A">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0E391A">
        <w:tc>
          <w:tcPr>
            <w:tcW w:w="2260" w:type="dxa"/>
          </w:tcPr>
          <w:p w:rsidR="00145BE8" w:rsidRDefault="00145BE8" w:rsidP="000E391A">
            <w:pPr>
              <w:spacing w:line="240" w:lineRule="auto"/>
              <w:ind w:firstLine="0"/>
            </w:pPr>
            <w:r>
              <w:t>К</w:t>
            </w:r>
            <w:proofErr w:type="gramStart"/>
            <w:r>
              <w:t>1</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lastRenderedPageBreak/>
              <w:t>К</w:t>
            </w:r>
            <w:proofErr w:type="gramStart"/>
            <w:r>
              <w:t>2</w:t>
            </w:r>
            <w:proofErr w:type="gramEnd"/>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К3</w:t>
            </w:r>
          </w:p>
        </w:tc>
        <w:tc>
          <w:tcPr>
            <w:tcW w:w="1534" w:type="dxa"/>
          </w:tcPr>
          <w:p w:rsidR="00145BE8" w:rsidRDefault="00145BE8" w:rsidP="000E391A">
            <w:pPr>
              <w:spacing w:line="240" w:lineRule="auto"/>
              <w:ind w:firstLine="0"/>
            </w:pPr>
            <w:r>
              <w:t>Выкл.</w:t>
            </w:r>
          </w:p>
        </w:tc>
        <w:tc>
          <w:tcPr>
            <w:tcW w:w="1697" w:type="dxa"/>
          </w:tcPr>
          <w:p w:rsidR="00145BE8" w:rsidRDefault="00145BE8" w:rsidP="000E391A">
            <w:pPr>
              <w:spacing w:line="240" w:lineRule="auto"/>
              <w:ind w:firstLine="0"/>
            </w:pPr>
            <w:r>
              <w:t>0</w:t>
            </w:r>
          </w:p>
        </w:tc>
        <w:tc>
          <w:tcPr>
            <w:tcW w:w="2417" w:type="dxa"/>
          </w:tcPr>
          <w:p w:rsidR="00145BE8" w:rsidRDefault="00145BE8" w:rsidP="000E391A">
            <w:pPr>
              <w:spacing w:line="240" w:lineRule="auto"/>
              <w:ind w:firstLine="0"/>
            </w:pPr>
            <w:r>
              <w:t>Выкл.</w:t>
            </w:r>
          </w:p>
        </w:tc>
        <w:tc>
          <w:tcPr>
            <w:tcW w:w="1663" w:type="dxa"/>
          </w:tcPr>
          <w:p w:rsidR="00145BE8" w:rsidRDefault="00145BE8" w:rsidP="000E391A">
            <w:pPr>
              <w:spacing w:line="240" w:lineRule="auto"/>
              <w:ind w:firstLine="0"/>
            </w:pPr>
            <w:r>
              <w:t>0</w:t>
            </w:r>
          </w:p>
        </w:tc>
      </w:tr>
      <w:tr w:rsidR="00145BE8" w:rsidTr="000E391A">
        <w:tc>
          <w:tcPr>
            <w:tcW w:w="2260" w:type="dxa"/>
          </w:tcPr>
          <w:p w:rsidR="00145BE8" w:rsidRDefault="00145BE8" w:rsidP="000E391A">
            <w:pPr>
              <w:spacing w:line="240" w:lineRule="auto"/>
              <w:ind w:firstLine="0"/>
            </w:pPr>
            <w:r>
              <w:t>К</w:t>
            </w:r>
            <w:proofErr w:type="gramStart"/>
            <w:r>
              <w:t>4</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220</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218</w:t>
            </w:r>
          </w:p>
        </w:tc>
      </w:tr>
      <w:tr w:rsidR="00145BE8" w:rsidTr="000E391A">
        <w:tc>
          <w:tcPr>
            <w:tcW w:w="2260" w:type="dxa"/>
          </w:tcPr>
          <w:p w:rsidR="00145BE8" w:rsidRDefault="00145BE8" w:rsidP="000E391A">
            <w:pPr>
              <w:spacing w:line="240" w:lineRule="auto"/>
              <w:ind w:firstLine="0"/>
            </w:pPr>
            <w:r>
              <w:t>К5</w:t>
            </w:r>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209</w:t>
            </w:r>
          </w:p>
        </w:tc>
      </w:tr>
      <w:tr w:rsidR="00145BE8" w:rsidTr="000E391A">
        <w:tc>
          <w:tcPr>
            <w:tcW w:w="2260" w:type="dxa"/>
          </w:tcPr>
          <w:p w:rsidR="00145BE8" w:rsidRDefault="00145BE8" w:rsidP="000E391A">
            <w:pPr>
              <w:spacing w:line="240" w:lineRule="auto"/>
              <w:ind w:firstLine="0"/>
            </w:pPr>
            <w:r>
              <w:t>К</w:t>
            </w:r>
            <w:proofErr w:type="gramStart"/>
            <w:r>
              <w:t>6</w:t>
            </w:r>
            <w:proofErr w:type="gramEnd"/>
          </w:p>
        </w:tc>
        <w:tc>
          <w:tcPr>
            <w:tcW w:w="1534" w:type="dxa"/>
          </w:tcPr>
          <w:p w:rsidR="00145BE8" w:rsidRDefault="00145BE8" w:rsidP="000E391A">
            <w:pPr>
              <w:spacing w:line="240" w:lineRule="auto"/>
              <w:ind w:firstLine="0"/>
            </w:pPr>
            <w:r>
              <w:t>Газ</w:t>
            </w:r>
          </w:p>
        </w:tc>
        <w:tc>
          <w:tcPr>
            <w:tcW w:w="1697" w:type="dxa"/>
          </w:tcPr>
          <w:p w:rsidR="00145BE8" w:rsidRDefault="00145BE8" w:rsidP="000E391A">
            <w:pPr>
              <w:spacing w:line="240" w:lineRule="auto"/>
              <w:ind w:firstLine="0"/>
            </w:pPr>
            <w:r>
              <w:t>219</w:t>
            </w:r>
          </w:p>
        </w:tc>
        <w:tc>
          <w:tcPr>
            <w:tcW w:w="2417" w:type="dxa"/>
          </w:tcPr>
          <w:p w:rsidR="00145BE8" w:rsidRDefault="00145BE8" w:rsidP="000E391A">
            <w:pPr>
              <w:spacing w:line="240" w:lineRule="auto"/>
              <w:ind w:firstLine="0"/>
            </w:pPr>
            <w:r>
              <w:t>Газ</w:t>
            </w:r>
          </w:p>
        </w:tc>
        <w:tc>
          <w:tcPr>
            <w:tcW w:w="1663" w:type="dxa"/>
          </w:tcPr>
          <w:p w:rsidR="00145BE8" w:rsidRDefault="00145BE8" w:rsidP="000E391A">
            <w:pPr>
              <w:spacing w:line="240" w:lineRule="auto"/>
              <w:ind w:firstLine="0"/>
            </w:pPr>
            <w:r>
              <w:t>211</w:t>
            </w:r>
          </w:p>
        </w:tc>
      </w:tr>
      <w:tr w:rsidR="00145BE8" w:rsidTr="000E391A">
        <w:tc>
          <w:tcPr>
            <w:tcW w:w="2260" w:type="dxa"/>
          </w:tcPr>
          <w:p w:rsidR="00145BE8" w:rsidRPr="00401BBF" w:rsidRDefault="00145BE8" w:rsidP="000E391A">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0E391A">
            <w:pPr>
              <w:spacing w:line="240" w:lineRule="auto"/>
              <w:ind w:firstLine="0"/>
              <w:jc w:val="left"/>
              <w:rPr>
                <w:lang w:val="en-US"/>
              </w:rPr>
            </w:pPr>
            <w:r>
              <w:rPr>
                <w:lang w:val="en-US"/>
              </w:rPr>
              <w:t>50,051</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50,043</w:t>
            </w:r>
          </w:p>
        </w:tc>
      </w:tr>
      <w:tr w:rsidR="00145BE8" w:rsidTr="000E391A">
        <w:tc>
          <w:tcPr>
            <w:tcW w:w="2260" w:type="dxa"/>
          </w:tcPr>
          <w:p w:rsidR="00145BE8" w:rsidRPr="00401BBF" w:rsidRDefault="00145BE8" w:rsidP="000E391A">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0E391A">
            <w:pPr>
              <w:spacing w:line="240" w:lineRule="auto"/>
              <w:ind w:firstLine="0"/>
              <w:jc w:val="left"/>
              <w:rPr>
                <w:lang w:val="en-US"/>
              </w:rPr>
            </w:pPr>
            <w:r>
              <w:rPr>
                <w:lang w:val="en-US"/>
              </w:rPr>
              <w:t>0</w:t>
            </w:r>
          </w:p>
        </w:tc>
        <w:tc>
          <w:tcPr>
            <w:tcW w:w="4080" w:type="dxa"/>
            <w:gridSpan w:val="2"/>
          </w:tcPr>
          <w:p w:rsidR="00145BE8" w:rsidRPr="00513B77" w:rsidRDefault="00145BE8" w:rsidP="000E391A">
            <w:pPr>
              <w:spacing w:line="240" w:lineRule="auto"/>
              <w:ind w:firstLine="0"/>
              <w:jc w:val="left"/>
              <w:rPr>
                <w:lang w:val="en-US"/>
              </w:rPr>
            </w:pPr>
            <w:r>
              <w:rPr>
                <w:lang w:val="en-US"/>
              </w:rPr>
              <w:t>0</w:t>
            </w:r>
          </w:p>
        </w:tc>
      </w:tr>
      <w:tr w:rsidR="00145BE8" w:rsidTr="000E391A">
        <w:tc>
          <w:tcPr>
            <w:tcW w:w="2260" w:type="dxa"/>
          </w:tcPr>
          <w:p w:rsidR="00145BE8" w:rsidRPr="00401BBF" w:rsidRDefault="00145BE8" w:rsidP="000E391A">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0E391A">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174249,73</w:t>
            </w:r>
          </w:p>
        </w:tc>
      </w:tr>
      <w:tr w:rsidR="00145BE8" w:rsidTr="000E391A">
        <w:tc>
          <w:tcPr>
            <w:tcW w:w="2260" w:type="dxa"/>
          </w:tcPr>
          <w:p w:rsidR="00145BE8" w:rsidRPr="00401BBF" w:rsidRDefault="00145BE8" w:rsidP="000E391A">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0E391A">
            <w:pPr>
              <w:spacing w:line="240" w:lineRule="auto"/>
              <w:ind w:firstLine="0"/>
              <w:jc w:val="left"/>
            </w:pPr>
            <w:r>
              <w:t>93</w:t>
            </w:r>
            <w:r>
              <w:rPr>
                <w:lang w:val="en-US"/>
              </w:rPr>
              <w:t>,</w:t>
            </w:r>
            <w:r w:rsidRPr="00C57ED8">
              <w:t>78</w:t>
            </w:r>
          </w:p>
        </w:tc>
        <w:tc>
          <w:tcPr>
            <w:tcW w:w="4080" w:type="dxa"/>
            <w:gridSpan w:val="2"/>
          </w:tcPr>
          <w:p w:rsidR="00145BE8" w:rsidRPr="007C735B" w:rsidRDefault="00145BE8" w:rsidP="000E391A">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sidR="00D177B1">
        <w:rPr>
          <w:noProof/>
        </w:rPr>
        <w:t>4</w:t>
      </w:r>
      <w:r w:rsidR="00D177B1">
        <w:t>.</w:t>
      </w:r>
      <w:r w:rsidR="00D177B1">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sidR="00D177B1">
        <w:rPr>
          <w:noProof/>
        </w:rPr>
        <w:t>4</w:t>
      </w:r>
      <w:r w:rsidR="00D177B1">
        <w:t>.</w:t>
      </w:r>
      <w:r w:rsidR="00D177B1">
        <w:rPr>
          <w:noProof/>
        </w:rPr>
        <w:t>6</w:t>
      </w:r>
      <w:r w:rsidR="00D177B1">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sidR="00D177B1">
        <w:rPr>
          <w:noProof/>
        </w:rPr>
        <w:t>4</w:t>
      </w:r>
      <w:r w:rsidR="00D177B1">
        <w:t>.</w:t>
      </w:r>
      <w:r w:rsidR="00D177B1">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66" w:name="tbl_gas_koeffs"/>
      <w:r w:rsidR="004755F6">
        <w:fldChar w:fldCharType="begin"/>
      </w:r>
      <w:r w:rsidR="004755F6">
        <w:instrText xml:space="preserve"> STYLEREF 1 \s </w:instrText>
      </w:r>
      <w:r w:rsidR="004755F6">
        <w:fldChar w:fldCharType="separate"/>
      </w:r>
      <w:r w:rsidR="004755F6">
        <w:rPr>
          <w:noProof/>
        </w:rPr>
        <w:t>4</w:t>
      </w:r>
      <w:r w:rsidR="004755F6">
        <w:fldChar w:fldCharType="end"/>
      </w:r>
      <w:r w:rsidR="004755F6">
        <w:t>.</w:t>
      </w:r>
      <w:r w:rsidR="004755F6">
        <w:fldChar w:fldCharType="begin"/>
      </w:r>
      <w:r w:rsidR="004755F6">
        <w:instrText xml:space="preserve"> SEQ Таблица \* ARABIC \s 1 </w:instrText>
      </w:r>
      <w:r w:rsidR="004755F6">
        <w:fldChar w:fldCharType="separate"/>
      </w:r>
      <w:r w:rsidR="004755F6">
        <w:rPr>
          <w:noProof/>
        </w:rPr>
        <w:t>9</w:t>
      </w:r>
      <w:r w:rsidR="004755F6">
        <w:fldChar w:fldCharType="end"/>
      </w:r>
      <w:bookmarkEnd w:id="166"/>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0E391A">
        <w:trPr>
          <w:trHeight w:val="979"/>
        </w:trPr>
        <w:tc>
          <w:tcPr>
            <w:tcW w:w="858" w:type="dxa"/>
          </w:tcPr>
          <w:p w:rsidR="00145BE8" w:rsidRPr="009F3D05" w:rsidRDefault="00145BE8" w:rsidP="000E391A">
            <w:pPr>
              <w:spacing w:line="240" w:lineRule="auto"/>
              <w:ind w:firstLine="0"/>
              <w:rPr>
                <w:b/>
              </w:rPr>
            </w:pPr>
            <w:r w:rsidRPr="009F3D05">
              <w:rPr>
                <w:b/>
              </w:rPr>
              <w:t>Котел</w:t>
            </w:r>
          </w:p>
        </w:tc>
        <w:tc>
          <w:tcPr>
            <w:tcW w:w="1813" w:type="dxa"/>
          </w:tcPr>
          <w:p w:rsidR="00145BE8" w:rsidRPr="009F3D05" w:rsidRDefault="00145BE8" w:rsidP="000E391A">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0E391A">
            <w:pPr>
              <w:spacing w:line="240" w:lineRule="auto"/>
              <w:ind w:firstLine="0"/>
              <w:rPr>
                <w:b/>
              </w:rPr>
            </w:pPr>
            <w:r w:rsidRPr="009F3D05">
              <w:rPr>
                <w:b/>
              </w:rPr>
              <w:t>10</w:t>
            </w:r>
          </w:p>
        </w:tc>
        <w:tc>
          <w:tcPr>
            <w:tcW w:w="708" w:type="dxa"/>
          </w:tcPr>
          <w:p w:rsidR="00145BE8" w:rsidRPr="009F3D05" w:rsidRDefault="00145BE8" w:rsidP="000E391A">
            <w:pPr>
              <w:spacing w:line="240" w:lineRule="auto"/>
              <w:ind w:firstLine="0"/>
              <w:rPr>
                <w:b/>
                <w:lang w:val="en-US"/>
              </w:rPr>
            </w:pPr>
            <w:r w:rsidRPr="009F3D05">
              <w:rPr>
                <w:b/>
                <w:lang w:val="en-US"/>
              </w:rPr>
              <w:t>20</w:t>
            </w:r>
          </w:p>
        </w:tc>
        <w:tc>
          <w:tcPr>
            <w:tcW w:w="709" w:type="dxa"/>
          </w:tcPr>
          <w:p w:rsidR="00145BE8" w:rsidRPr="009F3D05" w:rsidRDefault="00145BE8" w:rsidP="000E391A">
            <w:pPr>
              <w:spacing w:line="240" w:lineRule="auto"/>
              <w:ind w:firstLine="0"/>
              <w:rPr>
                <w:b/>
                <w:lang w:val="en-US"/>
              </w:rPr>
            </w:pPr>
            <w:r w:rsidRPr="009F3D05">
              <w:rPr>
                <w:b/>
                <w:lang w:val="en-US"/>
              </w:rPr>
              <w:t>30</w:t>
            </w:r>
          </w:p>
        </w:tc>
        <w:tc>
          <w:tcPr>
            <w:tcW w:w="709" w:type="dxa"/>
          </w:tcPr>
          <w:p w:rsidR="00145BE8" w:rsidRPr="009F3D05" w:rsidRDefault="00145BE8" w:rsidP="000E391A">
            <w:pPr>
              <w:spacing w:line="240" w:lineRule="auto"/>
              <w:ind w:firstLine="0"/>
              <w:rPr>
                <w:b/>
                <w:lang w:val="en-US"/>
              </w:rPr>
            </w:pPr>
            <w:r w:rsidRPr="009F3D05">
              <w:rPr>
                <w:b/>
                <w:lang w:val="en-US"/>
              </w:rPr>
              <w:t>40</w:t>
            </w:r>
          </w:p>
        </w:tc>
        <w:tc>
          <w:tcPr>
            <w:tcW w:w="709" w:type="dxa"/>
          </w:tcPr>
          <w:p w:rsidR="00145BE8" w:rsidRPr="009F3D05" w:rsidRDefault="00145BE8" w:rsidP="000E391A">
            <w:pPr>
              <w:spacing w:line="240" w:lineRule="auto"/>
              <w:ind w:firstLine="0"/>
              <w:rPr>
                <w:b/>
                <w:lang w:val="en-US"/>
              </w:rPr>
            </w:pPr>
            <w:r w:rsidRPr="009F3D05">
              <w:rPr>
                <w:b/>
                <w:lang w:val="en-US"/>
              </w:rPr>
              <w:t>50</w:t>
            </w:r>
          </w:p>
        </w:tc>
        <w:tc>
          <w:tcPr>
            <w:tcW w:w="708" w:type="dxa"/>
          </w:tcPr>
          <w:p w:rsidR="00145BE8" w:rsidRPr="009F3D05" w:rsidRDefault="00145BE8" w:rsidP="000E391A">
            <w:pPr>
              <w:spacing w:line="240" w:lineRule="auto"/>
              <w:ind w:firstLine="0"/>
              <w:rPr>
                <w:b/>
                <w:lang w:val="en-US"/>
              </w:rPr>
            </w:pPr>
            <w:r w:rsidRPr="009F3D05">
              <w:rPr>
                <w:b/>
                <w:lang w:val="en-US"/>
              </w:rPr>
              <w:t>60</w:t>
            </w:r>
          </w:p>
        </w:tc>
        <w:tc>
          <w:tcPr>
            <w:tcW w:w="993" w:type="dxa"/>
          </w:tcPr>
          <w:p w:rsidR="00145BE8" w:rsidRPr="009F3D05" w:rsidRDefault="00145BE8" w:rsidP="000E391A">
            <w:pPr>
              <w:spacing w:line="240" w:lineRule="auto"/>
              <w:ind w:firstLine="0"/>
              <w:rPr>
                <w:b/>
                <w:lang w:val="en-US"/>
              </w:rPr>
            </w:pPr>
            <w:r w:rsidRPr="009F3D05">
              <w:rPr>
                <w:b/>
                <w:lang w:val="en-US"/>
              </w:rPr>
              <w:t>70</w:t>
            </w:r>
          </w:p>
        </w:tc>
        <w:tc>
          <w:tcPr>
            <w:tcW w:w="850" w:type="dxa"/>
          </w:tcPr>
          <w:p w:rsidR="00145BE8" w:rsidRPr="009F3D05" w:rsidRDefault="00145BE8" w:rsidP="000E391A">
            <w:pPr>
              <w:spacing w:line="240" w:lineRule="auto"/>
              <w:ind w:firstLine="0"/>
              <w:rPr>
                <w:b/>
                <w:lang w:val="en-US"/>
              </w:rPr>
            </w:pPr>
            <w:r w:rsidRPr="009F3D05">
              <w:rPr>
                <w:b/>
                <w:lang w:val="en-US"/>
              </w:rPr>
              <w:t>80</w:t>
            </w:r>
          </w:p>
        </w:tc>
        <w:tc>
          <w:tcPr>
            <w:tcW w:w="816" w:type="dxa"/>
          </w:tcPr>
          <w:p w:rsidR="00145BE8" w:rsidRPr="009F3D05" w:rsidRDefault="00145BE8" w:rsidP="000E391A">
            <w:pPr>
              <w:spacing w:line="240" w:lineRule="auto"/>
              <w:ind w:firstLine="0"/>
              <w:rPr>
                <w:b/>
                <w:lang w:val="en-US"/>
              </w:rPr>
            </w:pPr>
            <w:r w:rsidRPr="009F3D05">
              <w:rPr>
                <w:b/>
                <w:lang w:val="en-US"/>
              </w:rPr>
              <w:t>90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Г</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170</w:t>
            </w:r>
          </w:p>
        </w:tc>
        <w:tc>
          <w:tcPr>
            <w:tcW w:w="708"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95</w:t>
            </w:r>
          </w:p>
        </w:tc>
        <w:tc>
          <w:tcPr>
            <w:tcW w:w="709" w:type="dxa"/>
          </w:tcPr>
          <w:p w:rsidR="00145BE8" w:rsidRPr="009A5CC5" w:rsidRDefault="00145BE8" w:rsidP="000E391A">
            <w:pPr>
              <w:spacing w:line="240" w:lineRule="auto"/>
              <w:ind w:firstLine="0"/>
              <w:rPr>
                <w:sz w:val="20"/>
              </w:rPr>
            </w:pPr>
            <w:r w:rsidRPr="009A5CC5">
              <w:rPr>
                <w:sz w:val="20"/>
              </w:rPr>
              <w:t>150</w:t>
            </w:r>
          </w:p>
        </w:tc>
        <w:tc>
          <w:tcPr>
            <w:tcW w:w="709" w:type="dxa"/>
          </w:tcPr>
          <w:p w:rsidR="00145BE8" w:rsidRPr="009A5CC5" w:rsidRDefault="00145BE8" w:rsidP="000E391A">
            <w:pPr>
              <w:spacing w:line="240" w:lineRule="auto"/>
              <w:ind w:firstLine="0"/>
              <w:rPr>
                <w:sz w:val="20"/>
              </w:rPr>
            </w:pPr>
            <w:r w:rsidRPr="009A5CC5">
              <w:rPr>
                <w:sz w:val="20"/>
              </w:rPr>
              <w:t>128</w:t>
            </w:r>
          </w:p>
        </w:tc>
        <w:tc>
          <w:tcPr>
            <w:tcW w:w="708" w:type="dxa"/>
          </w:tcPr>
          <w:p w:rsidR="00145BE8" w:rsidRPr="009A5CC5" w:rsidRDefault="00145BE8" w:rsidP="000E391A">
            <w:pPr>
              <w:spacing w:line="240" w:lineRule="auto"/>
              <w:ind w:firstLine="0"/>
              <w:rPr>
                <w:sz w:val="20"/>
              </w:rPr>
            </w:pPr>
            <w:r w:rsidRPr="009A5CC5">
              <w:rPr>
                <w:sz w:val="20"/>
              </w:rPr>
              <w:t>128</w:t>
            </w:r>
          </w:p>
        </w:tc>
        <w:tc>
          <w:tcPr>
            <w:tcW w:w="993" w:type="dxa"/>
          </w:tcPr>
          <w:p w:rsidR="00145BE8" w:rsidRPr="009A5CC5" w:rsidRDefault="00145BE8" w:rsidP="000E391A">
            <w:pPr>
              <w:spacing w:line="240" w:lineRule="auto"/>
              <w:ind w:firstLine="0"/>
              <w:rPr>
                <w:sz w:val="20"/>
              </w:rPr>
            </w:pPr>
            <w:r>
              <w:rPr>
                <w:sz w:val="20"/>
              </w:rPr>
              <w:t>151</w:t>
            </w:r>
          </w:p>
        </w:tc>
        <w:tc>
          <w:tcPr>
            <w:tcW w:w="850" w:type="dxa"/>
          </w:tcPr>
          <w:p w:rsidR="00145BE8" w:rsidRPr="009A5CC5" w:rsidRDefault="00145BE8" w:rsidP="000E391A">
            <w:pPr>
              <w:spacing w:line="240" w:lineRule="auto"/>
              <w:ind w:firstLine="0"/>
              <w:rPr>
                <w:sz w:val="20"/>
              </w:rPr>
            </w:pPr>
            <w:r w:rsidRPr="009A5CC5">
              <w:rPr>
                <w:sz w:val="20"/>
              </w:rPr>
              <w:t>98</w:t>
            </w:r>
          </w:p>
        </w:tc>
        <w:tc>
          <w:tcPr>
            <w:tcW w:w="816" w:type="dxa"/>
          </w:tcPr>
          <w:p w:rsidR="00145BE8" w:rsidRPr="009A5CC5" w:rsidRDefault="00145BE8" w:rsidP="000E391A">
            <w:pPr>
              <w:spacing w:line="240" w:lineRule="auto"/>
              <w:ind w:firstLine="0"/>
              <w:rPr>
                <w:sz w:val="20"/>
              </w:rPr>
            </w:pPr>
            <w:r w:rsidRPr="009A5CC5">
              <w:rPr>
                <w:sz w:val="20"/>
              </w:rPr>
              <w:t>123</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169</w:t>
            </w:r>
          </w:p>
        </w:tc>
        <w:tc>
          <w:tcPr>
            <w:tcW w:w="708" w:type="dxa"/>
          </w:tcPr>
          <w:p w:rsidR="00145BE8" w:rsidRPr="009A5CC5" w:rsidRDefault="00145BE8" w:rsidP="000E391A">
            <w:pPr>
              <w:spacing w:line="240" w:lineRule="auto"/>
              <w:ind w:firstLine="0"/>
              <w:rPr>
                <w:sz w:val="20"/>
              </w:rPr>
            </w:pPr>
            <w:r w:rsidRPr="009A5CC5">
              <w:rPr>
                <w:sz w:val="20"/>
              </w:rPr>
              <w:t>117</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149</w:t>
            </w:r>
          </w:p>
        </w:tc>
        <w:tc>
          <w:tcPr>
            <w:tcW w:w="709" w:type="dxa"/>
          </w:tcPr>
          <w:p w:rsidR="00145BE8" w:rsidRPr="009A5CC5" w:rsidRDefault="00145BE8" w:rsidP="000E391A">
            <w:pPr>
              <w:spacing w:line="240" w:lineRule="auto"/>
              <w:ind w:firstLine="0"/>
              <w:rPr>
                <w:sz w:val="20"/>
              </w:rPr>
            </w:pPr>
            <w:r w:rsidRPr="009A5CC5">
              <w:rPr>
                <w:sz w:val="20"/>
              </w:rPr>
              <w:t>98</w:t>
            </w:r>
          </w:p>
        </w:tc>
        <w:tc>
          <w:tcPr>
            <w:tcW w:w="708" w:type="dxa"/>
          </w:tcPr>
          <w:p w:rsidR="00145BE8" w:rsidRPr="009A5CC5" w:rsidRDefault="00145BE8" w:rsidP="000E391A">
            <w:pPr>
              <w:spacing w:line="240" w:lineRule="auto"/>
              <w:ind w:firstLine="0"/>
              <w:rPr>
                <w:sz w:val="20"/>
              </w:rPr>
            </w:pPr>
            <w:r w:rsidRPr="009A5CC5">
              <w:rPr>
                <w:sz w:val="20"/>
              </w:rPr>
              <w:t>105</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0</w:t>
            </w:r>
          </w:p>
        </w:tc>
        <w:tc>
          <w:tcPr>
            <w:tcW w:w="816" w:type="dxa"/>
          </w:tcPr>
          <w:p w:rsidR="00145BE8" w:rsidRPr="009A5CC5" w:rsidRDefault="00145BE8" w:rsidP="000E391A">
            <w:pPr>
              <w:spacing w:line="240" w:lineRule="auto"/>
              <w:ind w:firstLine="0"/>
              <w:rPr>
                <w:sz w:val="20"/>
              </w:rPr>
            </w:pPr>
            <w:r w:rsidRPr="009A5CC5">
              <w:rPr>
                <w:sz w:val="20"/>
              </w:rPr>
              <w:t>115</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К3</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160</w:t>
            </w:r>
          </w:p>
        </w:tc>
        <w:tc>
          <w:tcPr>
            <w:tcW w:w="708" w:type="dxa"/>
          </w:tcPr>
          <w:p w:rsidR="00145BE8" w:rsidRPr="009A5CC5" w:rsidRDefault="00145BE8" w:rsidP="000E391A">
            <w:pPr>
              <w:spacing w:line="240" w:lineRule="auto"/>
              <w:ind w:firstLine="0"/>
              <w:rPr>
                <w:sz w:val="20"/>
              </w:rPr>
            </w:pPr>
            <w:r w:rsidRPr="009A5CC5">
              <w:rPr>
                <w:sz w:val="20"/>
              </w:rPr>
              <w:t>99</w:t>
            </w:r>
          </w:p>
        </w:tc>
        <w:tc>
          <w:tcPr>
            <w:tcW w:w="709" w:type="dxa"/>
          </w:tcPr>
          <w:p w:rsidR="00145BE8" w:rsidRPr="009A5CC5" w:rsidRDefault="00145BE8" w:rsidP="000E391A">
            <w:pPr>
              <w:spacing w:line="240" w:lineRule="auto"/>
              <w:ind w:firstLine="0"/>
              <w:rPr>
                <w:sz w:val="20"/>
              </w:rPr>
            </w:pPr>
            <w:r w:rsidRPr="009A5CC5">
              <w:rPr>
                <w:sz w:val="20"/>
              </w:rPr>
              <w:t>120</w:t>
            </w:r>
          </w:p>
        </w:tc>
        <w:tc>
          <w:tcPr>
            <w:tcW w:w="709" w:type="dxa"/>
          </w:tcPr>
          <w:p w:rsidR="00145BE8" w:rsidRPr="009A5CC5" w:rsidRDefault="00145BE8" w:rsidP="000E391A">
            <w:pPr>
              <w:spacing w:line="240" w:lineRule="auto"/>
              <w:ind w:firstLine="0"/>
              <w:rPr>
                <w:sz w:val="20"/>
              </w:rPr>
            </w:pPr>
            <w:r w:rsidRPr="009A5CC5">
              <w:rPr>
                <w:sz w:val="20"/>
              </w:rPr>
              <w:t>170</w:t>
            </w:r>
          </w:p>
        </w:tc>
        <w:tc>
          <w:tcPr>
            <w:tcW w:w="709" w:type="dxa"/>
          </w:tcPr>
          <w:p w:rsidR="00145BE8" w:rsidRPr="009A5CC5" w:rsidRDefault="00145BE8" w:rsidP="000E391A">
            <w:pPr>
              <w:spacing w:line="240" w:lineRule="auto"/>
              <w:ind w:firstLine="0"/>
              <w:rPr>
                <w:sz w:val="20"/>
              </w:rPr>
            </w:pPr>
            <w:r w:rsidRPr="009A5CC5">
              <w:rPr>
                <w:sz w:val="20"/>
              </w:rPr>
              <w:t>90</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106</w:t>
            </w:r>
          </w:p>
        </w:tc>
        <w:tc>
          <w:tcPr>
            <w:tcW w:w="850" w:type="dxa"/>
          </w:tcPr>
          <w:p w:rsidR="00145BE8" w:rsidRPr="009A5CC5" w:rsidRDefault="00145BE8" w:rsidP="000E391A">
            <w:pPr>
              <w:spacing w:line="240" w:lineRule="auto"/>
              <w:ind w:firstLine="0"/>
              <w:rPr>
                <w:sz w:val="20"/>
              </w:rPr>
            </w:pPr>
            <w:r w:rsidRPr="009A5CC5">
              <w:rPr>
                <w:sz w:val="20"/>
              </w:rPr>
              <w:t>94</w:t>
            </w:r>
          </w:p>
        </w:tc>
        <w:tc>
          <w:tcPr>
            <w:tcW w:w="816" w:type="dxa"/>
          </w:tcPr>
          <w:p w:rsidR="00145BE8" w:rsidRPr="009A5CC5" w:rsidRDefault="00145BE8" w:rsidP="000E391A">
            <w:pPr>
              <w:spacing w:line="240" w:lineRule="auto"/>
              <w:ind w:firstLine="0"/>
              <w:rPr>
                <w:sz w:val="20"/>
              </w:rPr>
            </w:pPr>
            <w:r w:rsidRPr="009A5CC5">
              <w:rPr>
                <w:sz w:val="20"/>
              </w:rPr>
              <w:t>0</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Г</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130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0</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143</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К5</w:t>
            </w:r>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w:t>
            </w:r>
          </w:p>
        </w:tc>
        <w:tc>
          <w:tcPr>
            <w:tcW w:w="708"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М</w:t>
            </w:r>
          </w:p>
        </w:tc>
        <w:tc>
          <w:tcPr>
            <w:tcW w:w="709" w:type="dxa"/>
          </w:tcPr>
          <w:p w:rsidR="00145BE8" w:rsidRPr="009A5CC5" w:rsidRDefault="00145BE8" w:rsidP="000E391A">
            <w:pPr>
              <w:spacing w:line="240" w:lineRule="auto"/>
              <w:ind w:firstLine="0"/>
              <w:rPr>
                <w:sz w:val="20"/>
              </w:rPr>
            </w:pPr>
            <w:r w:rsidRPr="009A5CC5">
              <w:rPr>
                <w:sz w:val="20"/>
              </w:rPr>
              <w:t>Г</w:t>
            </w:r>
          </w:p>
        </w:tc>
        <w:tc>
          <w:tcPr>
            <w:tcW w:w="708" w:type="dxa"/>
          </w:tcPr>
          <w:p w:rsidR="00145BE8" w:rsidRPr="009A5CC5" w:rsidRDefault="00145BE8" w:rsidP="000E391A">
            <w:pPr>
              <w:spacing w:line="240" w:lineRule="auto"/>
              <w:ind w:firstLine="0"/>
              <w:rPr>
                <w:sz w:val="20"/>
              </w:rPr>
            </w:pPr>
            <w:r w:rsidRPr="009A5CC5">
              <w:rPr>
                <w:sz w:val="20"/>
              </w:rPr>
              <w:t>Г</w:t>
            </w:r>
          </w:p>
        </w:tc>
        <w:tc>
          <w:tcPr>
            <w:tcW w:w="993" w:type="dxa"/>
          </w:tcPr>
          <w:p w:rsidR="00145BE8" w:rsidRPr="009A5CC5" w:rsidRDefault="00145BE8" w:rsidP="000E391A">
            <w:pPr>
              <w:spacing w:line="240" w:lineRule="auto"/>
              <w:ind w:firstLine="0"/>
              <w:rPr>
                <w:sz w:val="20"/>
              </w:rPr>
            </w:pPr>
            <w:r>
              <w:rPr>
                <w:sz w:val="20"/>
              </w:rPr>
              <w:t>-</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Г</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0</w:t>
            </w:r>
          </w:p>
        </w:tc>
        <w:tc>
          <w:tcPr>
            <w:tcW w:w="708" w:type="dxa"/>
          </w:tcPr>
          <w:p w:rsidR="00145BE8" w:rsidRPr="009A5CC5" w:rsidRDefault="00145BE8" w:rsidP="000E391A">
            <w:pPr>
              <w:spacing w:line="240" w:lineRule="auto"/>
              <w:ind w:firstLine="0"/>
              <w:rPr>
                <w:sz w:val="20"/>
              </w:rPr>
            </w:pPr>
            <w:r w:rsidRPr="009A5CC5">
              <w:rPr>
                <w:sz w:val="20"/>
              </w:rPr>
              <w:t>161</w:t>
            </w:r>
          </w:p>
        </w:tc>
        <w:tc>
          <w:tcPr>
            <w:tcW w:w="709" w:type="dxa"/>
          </w:tcPr>
          <w:p w:rsidR="00145BE8" w:rsidRPr="009A5CC5" w:rsidRDefault="00145BE8" w:rsidP="000E391A">
            <w:pPr>
              <w:spacing w:line="240" w:lineRule="auto"/>
              <w:ind w:firstLine="0"/>
              <w:rPr>
                <w:sz w:val="20"/>
              </w:rPr>
            </w:pPr>
            <w:r w:rsidRPr="009A5CC5">
              <w:rPr>
                <w:sz w:val="20"/>
              </w:rPr>
              <w:t>163</w:t>
            </w:r>
          </w:p>
        </w:tc>
        <w:tc>
          <w:tcPr>
            <w:tcW w:w="709" w:type="dxa"/>
          </w:tcPr>
          <w:p w:rsidR="00145BE8" w:rsidRPr="009A5CC5" w:rsidRDefault="00145BE8" w:rsidP="000E391A">
            <w:pPr>
              <w:spacing w:line="240" w:lineRule="auto"/>
              <w:ind w:firstLine="0"/>
              <w:rPr>
                <w:sz w:val="20"/>
              </w:rPr>
            </w:pPr>
            <w:r w:rsidRPr="009A5CC5">
              <w:rPr>
                <w:sz w:val="20"/>
              </w:rPr>
              <w:t>169</w:t>
            </w:r>
          </w:p>
        </w:tc>
        <w:tc>
          <w:tcPr>
            <w:tcW w:w="709" w:type="dxa"/>
          </w:tcPr>
          <w:p w:rsidR="00145BE8" w:rsidRPr="009A5CC5" w:rsidRDefault="00145BE8" w:rsidP="000E391A">
            <w:pPr>
              <w:spacing w:line="240" w:lineRule="auto"/>
              <w:ind w:firstLine="0"/>
              <w:rPr>
                <w:sz w:val="20"/>
              </w:rPr>
            </w:pPr>
            <w:r w:rsidRPr="009A5CC5">
              <w:rPr>
                <w:sz w:val="20"/>
              </w:rPr>
              <w:t>190</w:t>
            </w:r>
          </w:p>
        </w:tc>
        <w:tc>
          <w:tcPr>
            <w:tcW w:w="708" w:type="dxa"/>
          </w:tcPr>
          <w:p w:rsidR="00145BE8" w:rsidRPr="009A5CC5" w:rsidRDefault="00145BE8" w:rsidP="000E391A">
            <w:pPr>
              <w:spacing w:line="240" w:lineRule="auto"/>
              <w:ind w:firstLine="0"/>
              <w:rPr>
                <w:sz w:val="20"/>
              </w:rPr>
            </w:pPr>
            <w:r w:rsidRPr="009A5CC5">
              <w:rPr>
                <w:sz w:val="20"/>
              </w:rPr>
              <w:t>182</w:t>
            </w:r>
          </w:p>
        </w:tc>
        <w:tc>
          <w:tcPr>
            <w:tcW w:w="993" w:type="dxa"/>
          </w:tcPr>
          <w:p w:rsidR="00145BE8" w:rsidRPr="009A5CC5" w:rsidRDefault="00145BE8" w:rsidP="000E391A">
            <w:pPr>
              <w:spacing w:line="240" w:lineRule="auto"/>
              <w:ind w:firstLine="0"/>
              <w:rPr>
                <w:sz w:val="20"/>
              </w:rPr>
            </w:pPr>
            <w:r>
              <w:rPr>
                <w:sz w:val="20"/>
              </w:rPr>
              <w:t>0</w:t>
            </w:r>
          </w:p>
        </w:tc>
        <w:tc>
          <w:tcPr>
            <w:tcW w:w="850" w:type="dxa"/>
          </w:tcPr>
          <w:p w:rsidR="00145BE8" w:rsidRPr="009A5CC5" w:rsidRDefault="00145BE8" w:rsidP="000E391A">
            <w:pPr>
              <w:spacing w:line="240" w:lineRule="auto"/>
              <w:ind w:firstLine="0"/>
              <w:rPr>
                <w:sz w:val="20"/>
              </w:rPr>
            </w:pPr>
            <w:r w:rsidRPr="009A5CC5">
              <w:rPr>
                <w:sz w:val="20"/>
              </w:rPr>
              <w:t>172</w:t>
            </w:r>
          </w:p>
        </w:tc>
        <w:tc>
          <w:tcPr>
            <w:tcW w:w="816" w:type="dxa"/>
          </w:tcPr>
          <w:p w:rsidR="00145BE8" w:rsidRPr="009A5CC5" w:rsidRDefault="00145BE8" w:rsidP="000E391A">
            <w:pPr>
              <w:spacing w:line="240" w:lineRule="auto"/>
              <w:ind w:firstLine="0"/>
              <w:rPr>
                <w:sz w:val="20"/>
              </w:rPr>
            </w:pPr>
            <w:r w:rsidRPr="009A5CC5">
              <w:rPr>
                <w:sz w:val="20"/>
              </w:rPr>
              <w:t>138</w:t>
            </w:r>
          </w:p>
        </w:tc>
      </w:tr>
      <w:tr w:rsidR="00145BE8" w:rsidTr="000E391A">
        <w:tc>
          <w:tcPr>
            <w:tcW w:w="858" w:type="dxa"/>
            <w:vMerge w:val="restart"/>
          </w:tcPr>
          <w:p w:rsidR="00145BE8" w:rsidRPr="009F3D05" w:rsidRDefault="00145BE8" w:rsidP="000E391A">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0E391A">
            <w:pPr>
              <w:spacing w:line="240" w:lineRule="auto"/>
              <w:ind w:firstLine="0"/>
              <w:rPr>
                <w:b/>
              </w:rPr>
            </w:pPr>
            <w:r w:rsidRPr="009F3D05">
              <w:rPr>
                <w:b/>
              </w:rPr>
              <w:t>Состояние</w:t>
            </w:r>
          </w:p>
        </w:tc>
        <w:tc>
          <w:tcPr>
            <w:tcW w:w="698"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Г</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w:t>
            </w:r>
          </w:p>
        </w:tc>
        <w:tc>
          <w:tcPr>
            <w:tcW w:w="709" w:type="dxa"/>
          </w:tcPr>
          <w:p w:rsidR="00145BE8" w:rsidRPr="009A5CC5" w:rsidRDefault="00145BE8" w:rsidP="000E391A">
            <w:pPr>
              <w:spacing w:line="240" w:lineRule="auto"/>
              <w:ind w:firstLine="0"/>
              <w:rPr>
                <w:sz w:val="20"/>
              </w:rPr>
            </w:pPr>
            <w:r w:rsidRPr="009A5CC5">
              <w:rPr>
                <w:sz w:val="20"/>
              </w:rPr>
              <w:t>М</w:t>
            </w:r>
          </w:p>
        </w:tc>
        <w:tc>
          <w:tcPr>
            <w:tcW w:w="708" w:type="dxa"/>
          </w:tcPr>
          <w:p w:rsidR="00145BE8" w:rsidRPr="009A5CC5" w:rsidRDefault="00145BE8" w:rsidP="000E391A">
            <w:pPr>
              <w:spacing w:line="240" w:lineRule="auto"/>
              <w:ind w:firstLine="0"/>
              <w:rPr>
                <w:sz w:val="20"/>
              </w:rPr>
            </w:pPr>
            <w:r w:rsidRPr="009A5CC5">
              <w:rPr>
                <w:sz w:val="20"/>
              </w:rPr>
              <w:t>М</w:t>
            </w:r>
          </w:p>
        </w:tc>
        <w:tc>
          <w:tcPr>
            <w:tcW w:w="993" w:type="dxa"/>
          </w:tcPr>
          <w:p w:rsidR="00145BE8" w:rsidRPr="009A5CC5" w:rsidRDefault="00145BE8" w:rsidP="000E391A">
            <w:pPr>
              <w:spacing w:line="240" w:lineRule="auto"/>
              <w:ind w:firstLine="0"/>
              <w:rPr>
                <w:sz w:val="20"/>
              </w:rPr>
            </w:pPr>
            <w:r>
              <w:rPr>
                <w:sz w:val="20"/>
              </w:rPr>
              <w:t>М</w:t>
            </w:r>
          </w:p>
        </w:tc>
        <w:tc>
          <w:tcPr>
            <w:tcW w:w="850" w:type="dxa"/>
          </w:tcPr>
          <w:p w:rsidR="00145BE8" w:rsidRPr="009A5CC5" w:rsidRDefault="00145BE8" w:rsidP="000E391A">
            <w:pPr>
              <w:spacing w:line="240" w:lineRule="auto"/>
              <w:ind w:firstLine="0"/>
              <w:rPr>
                <w:sz w:val="20"/>
              </w:rPr>
            </w:pPr>
            <w:r w:rsidRPr="009A5CC5">
              <w:rPr>
                <w:sz w:val="20"/>
              </w:rPr>
              <w:t>М</w:t>
            </w:r>
          </w:p>
        </w:tc>
        <w:tc>
          <w:tcPr>
            <w:tcW w:w="816" w:type="dxa"/>
          </w:tcPr>
          <w:p w:rsidR="00145BE8" w:rsidRPr="009A5CC5" w:rsidRDefault="00145BE8" w:rsidP="000E391A">
            <w:pPr>
              <w:spacing w:line="240" w:lineRule="auto"/>
              <w:ind w:firstLine="0"/>
              <w:rPr>
                <w:sz w:val="20"/>
              </w:rPr>
            </w:pPr>
            <w:r w:rsidRPr="009A5CC5">
              <w:rPr>
                <w:sz w:val="20"/>
              </w:rPr>
              <w:t>М</w:t>
            </w:r>
          </w:p>
        </w:tc>
      </w:tr>
      <w:tr w:rsidR="00145BE8" w:rsidTr="000E391A">
        <w:tc>
          <w:tcPr>
            <w:tcW w:w="858" w:type="dxa"/>
            <w:vMerge/>
          </w:tcPr>
          <w:p w:rsidR="00145BE8" w:rsidRPr="009F3D05" w:rsidRDefault="00145BE8" w:rsidP="000E391A">
            <w:pPr>
              <w:spacing w:line="240" w:lineRule="auto"/>
              <w:ind w:firstLine="0"/>
              <w:rPr>
                <w:b/>
              </w:rPr>
            </w:pPr>
          </w:p>
        </w:tc>
        <w:tc>
          <w:tcPr>
            <w:tcW w:w="1813" w:type="dxa"/>
          </w:tcPr>
          <w:p w:rsidR="00145BE8" w:rsidRPr="009F3D05" w:rsidRDefault="00145BE8" w:rsidP="000E391A">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139</w:t>
            </w:r>
          </w:p>
        </w:tc>
        <w:tc>
          <w:tcPr>
            <w:tcW w:w="708" w:type="dxa"/>
          </w:tcPr>
          <w:p w:rsidR="00145BE8" w:rsidRPr="009A5CC5" w:rsidRDefault="00145BE8" w:rsidP="000E391A">
            <w:pPr>
              <w:spacing w:line="240" w:lineRule="auto"/>
              <w:ind w:firstLine="0"/>
              <w:rPr>
                <w:sz w:val="20"/>
              </w:rPr>
            </w:pPr>
            <w:r w:rsidRPr="009A5CC5">
              <w:rPr>
                <w:sz w:val="20"/>
              </w:rPr>
              <w:t>131</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0</w:t>
            </w:r>
          </w:p>
        </w:tc>
        <w:tc>
          <w:tcPr>
            <w:tcW w:w="709" w:type="dxa"/>
          </w:tcPr>
          <w:p w:rsidR="00145BE8" w:rsidRPr="009A5CC5" w:rsidRDefault="00145BE8" w:rsidP="000E391A">
            <w:pPr>
              <w:spacing w:line="240" w:lineRule="auto"/>
              <w:ind w:firstLine="0"/>
              <w:rPr>
                <w:sz w:val="20"/>
              </w:rPr>
            </w:pPr>
            <w:r w:rsidRPr="009A5CC5">
              <w:rPr>
                <w:sz w:val="20"/>
              </w:rPr>
              <w:t>132</w:t>
            </w:r>
          </w:p>
        </w:tc>
        <w:tc>
          <w:tcPr>
            <w:tcW w:w="708" w:type="dxa"/>
          </w:tcPr>
          <w:p w:rsidR="00145BE8" w:rsidRPr="009A5CC5" w:rsidRDefault="00145BE8" w:rsidP="000E391A">
            <w:pPr>
              <w:spacing w:line="240" w:lineRule="auto"/>
              <w:ind w:firstLine="0"/>
              <w:rPr>
                <w:sz w:val="20"/>
              </w:rPr>
            </w:pPr>
            <w:r w:rsidRPr="009A5CC5">
              <w:rPr>
                <w:sz w:val="20"/>
              </w:rPr>
              <w:t>131</w:t>
            </w:r>
          </w:p>
        </w:tc>
        <w:tc>
          <w:tcPr>
            <w:tcW w:w="993" w:type="dxa"/>
          </w:tcPr>
          <w:p w:rsidR="00145BE8" w:rsidRPr="009A5CC5" w:rsidRDefault="00145BE8" w:rsidP="000E391A">
            <w:pPr>
              <w:spacing w:line="240" w:lineRule="auto"/>
              <w:ind w:firstLine="0"/>
              <w:rPr>
                <w:sz w:val="20"/>
              </w:rPr>
            </w:pPr>
            <w:r>
              <w:rPr>
                <w:sz w:val="20"/>
              </w:rPr>
              <w:t>131</w:t>
            </w:r>
          </w:p>
        </w:tc>
        <w:tc>
          <w:tcPr>
            <w:tcW w:w="850" w:type="dxa"/>
          </w:tcPr>
          <w:p w:rsidR="00145BE8" w:rsidRPr="009A5CC5" w:rsidRDefault="00145BE8" w:rsidP="000E391A">
            <w:pPr>
              <w:spacing w:line="240" w:lineRule="auto"/>
              <w:ind w:firstLine="0"/>
              <w:rPr>
                <w:sz w:val="20"/>
              </w:rPr>
            </w:pPr>
            <w:r w:rsidRPr="009A5CC5">
              <w:rPr>
                <w:sz w:val="20"/>
              </w:rPr>
              <w:t>131</w:t>
            </w:r>
          </w:p>
        </w:tc>
        <w:tc>
          <w:tcPr>
            <w:tcW w:w="816" w:type="dxa"/>
          </w:tcPr>
          <w:p w:rsidR="00145BE8" w:rsidRPr="009A5CC5" w:rsidRDefault="00145BE8" w:rsidP="000E391A">
            <w:pPr>
              <w:spacing w:line="240" w:lineRule="auto"/>
              <w:ind w:firstLine="0"/>
              <w:rPr>
                <w:sz w:val="20"/>
              </w:rPr>
            </w:pPr>
            <w:r w:rsidRPr="009A5CC5">
              <w:rPr>
                <w:sz w:val="20"/>
              </w:rPr>
              <w:t>131</w:t>
            </w:r>
          </w:p>
        </w:tc>
      </w:tr>
      <w:tr w:rsidR="00145BE8" w:rsidTr="000E391A">
        <w:tc>
          <w:tcPr>
            <w:tcW w:w="2671" w:type="dxa"/>
            <w:gridSpan w:val="2"/>
          </w:tcPr>
          <w:p w:rsidR="00145BE8" w:rsidRDefault="00145BE8" w:rsidP="000E391A">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0E391A">
            <w:pPr>
              <w:spacing w:line="240" w:lineRule="auto"/>
              <w:ind w:firstLine="0"/>
              <w:rPr>
                <w:sz w:val="20"/>
              </w:rPr>
            </w:pPr>
            <w:r w:rsidRPr="009A5CC5">
              <w:rPr>
                <w:sz w:val="20"/>
              </w:rPr>
              <w:t>39,29</w:t>
            </w:r>
          </w:p>
        </w:tc>
        <w:tc>
          <w:tcPr>
            <w:tcW w:w="708" w:type="dxa"/>
          </w:tcPr>
          <w:p w:rsidR="00145BE8" w:rsidRPr="009A5CC5" w:rsidRDefault="00145BE8" w:rsidP="000E391A">
            <w:pPr>
              <w:spacing w:line="240" w:lineRule="auto"/>
              <w:ind w:firstLine="0"/>
              <w:rPr>
                <w:sz w:val="20"/>
              </w:rPr>
            </w:pPr>
            <w:r w:rsidRPr="009A5CC5">
              <w:rPr>
                <w:sz w:val="20"/>
              </w:rPr>
              <w:t>37,6</w:t>
            </w:r>
          </w:p>
        </w:tc>
        <w:tc>
          <w:tcPr>
            <w:tcW w:w="709" w:type="dxa"/>
          </w:tcPr>
          <w:p w:rsidR="00145BE8" w:rsidRPr="009A5CC5" w:rsidRDefault="00145BE8" w:rsidP="000E391A">
            <w:pPr>
              <w:spacing w:line="240" w:lineRule="auto"/>
              <w:ind w:firstLine="0"/>
              <w:rPr>
                <w:sz w:val="20"/>
              </w:rPr>
            </w:pPr>
            <w:r w:rsidRPr="009A5CC5">
              <w:rPr>
                <w:sz w:val="20"/>
              </w:rPr>
              <w:t>37,45</w:t>
            </w:r>
          </w:p>
        </w:tc>
        <w:tc>
          <w:tcPr>
            <w:tcW w:w="709" w:type="dxa"/>
          </w:tcPr>
          <w:p w:rsidR="00145BE8" w:rsidRPr="009A5CC5" w:rsidRDefault="00145BE8" w:rsidP="000E391A">
            <w:pPr>
              <w:spacing w:line="240" w:lineRule="auto"/>
              <w:ind w:firstLine="0"/>
              <w:rPr>
                <w:sz w:val="20"/>
              </w:rPr>
            </w:pPr>
            <w:r w:rsidRPr="009A5CC5">
              <w:rPr>
                <w:sz w:val="20"/>
              </w:rPr>
              <w:t>36,9</w:t>
            </w:r>
          </w:p>
        </w:tc>
        <w:tc>
          <w:tcPr>
            <w:tcW w:w="709" w:type="dxa"/>
          </w:tcPr>
          <w:p w:rsidR="00145BE8" w:rsidRPr="009A5CC5" w:rsidRDefault="00145BE8" w:rsidP="000E391A">
            <w:pPr>
              <w:spacing w:line="240" w:lineRule="auto"/>
              <w:ind w:firstLine="0"/>
              <w:rPr>
                <w:sz w:val="20"/>
              </w:rPr>
            </w:pPr>
            <w:r w:rsidRPr="009A5CC5">
              <w:rPr>
                <w:sz w:val="20"/>
              </w:rPr>
              <w:t>14,84</w:t>
            </w:r>
          </w:p>
        </w:tc>
        <w:tc>
          <w:tcPr>
            <w:tcW w:w="708" w:type="dxa"/>
          </w:tcPr>
          <w:p w:rsidR="00145BE8" w:rsidRPr="009A5CC5" w:rsidRDefault="00145BE8" w:rsidP="000E391A">
            <w:pPr>
              <w:spacing w:line="240" w:lineRule="auto"/>
              <w:ind w:firstLine="0"/>
              <w:rPr>
                <w:sz w:val="20"/>
              </w:rPr>
            </w:pPr>
            <w:r w:rsidRPr="009A5CC5">
              <w:rPr>
                <w:sz w:val="20"/>
              </w:rPr>
              <w:t>14,3</w:t>
            </w:r>
          </w:p>
        </w:tc>
        <w:tc>
          <w:tcPr>
            <w:tcW w:w="993" w:type="dxa"/>
          </w:tcPr>
          <w:p w:rsidR="00145BE8" w:rsidRPr="009A5CC5" w:rsidRDefault="00145BE8" w:rsidP="000E391A">
            <w:pPr>
              <w:spacing w:line="240" w:lineRule="auto"/>
              <w:ind w:firstLine="0"/>
              <w:rPr>
                <w:sz w:val="20"/>
              </w:rPr>
            </w:pPr>
            <w:r>
              <w:rPr>
                <w:sz w:val="20"/>
              </w:rPr>
              <w:t>11,9</w:t>
            </w:r>
          </w:p>
        </w:tc>
        <w:tc>
          <w:tcPr>
            <w:tcW w:w="850" w:type="dxa"/>
          </w:tcPr>
          <w:p w:rsidR="00145BE8" w:rsidRPr="009A5CC5" w:rsidRDefault="00145BE8" w:rsidP="000E391A">
            <w:pPr>
              <w:spacing w:line="240" w:lineRule="auto"/>
              <w:ind w:firstLine="0"/>
              <w:rPr>
                <w:sz w:val="20"/>
              </w:rPr>
            </w:pPr>
            <w:r w:rsidRPr="009A5CC5">
              <w:rPr>
                <w:sz w:val="20"/>
              </w:rPr>
              <w:t>11,25</w:t>
            </w:r>
          </w:p>
        </w:tc>
        <w:tc>
          <w:tcPr>
            <w:tcW w:w="816" w:type="dxa"/>
          </w:tcPr>
          <w:p w:rsidR="00145BE8" w:rsidRPr="009A5CC5" w:rsidRDefault="00145BE8" w:rsidP="000E391A">
            <w:pPr>
              <w:spacing w:line="240" w:lineRule="auto"/>
              <w:ind w:firstLine="0"/>
              <w:rPr>
                <w:sz w:val="20"/>
              </w:rPr>
            </w:pPr>
            <w:r w:rsidRPr="009A5CC5">
              <w:rPr>
                <w:sz w:val="20"/>
              </w:rPr>
              <w:t>10,8</w:t>
            </w:r>
          </w:p>
        </w:tc>
      </w:tr>
      <w:tr w:rsidR="00145BE8" w:rsidTr="000E391A">
        <w:tc>
          <w:tcPr>
            <w:tcW w:w="2671" w:type="dxa"/>
            <w:gridSpan w:val="2"/>
          </w:tcPr>
          <w:p w:rsidR="00145BE8" w:rsidRDefault="00145BE8" w:rsidP="000E391A">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0E391A">
            <w:pPr>
              <w:spacing w:line="240" w:lineRule="auto"/>
              <w:ind w:firstLine="0"/>
              <w:rPr>
                <w:sz w:val="20"/>
              </w:rPr>
            </w:pPr>
            <w:r w:rsidRPr="009A5CC5">
              <w:rPr>
                <w:sz w:val="20"/>
              </w:rPr>
              <w:t>9,25</w:t>
            </w:r>
          </w:p>
        </w:tc>
        <w:tc>
          <w:tcPr>
            <w:tcW w:w="708" w:type="dxa"/>
          </w:tcPr>
          <w:p w:rsidR="00145BE8" w:rsidRPr="009A5CC5" w:rsidRDefault="00145BE8" w:rsidP="000E391A">
            <w:pPr>
              <w:spacing w:line="240" w:lineRule="auto"/>
              <w:ind w:firstLine="0"/>
              <w:rPr>
                <w:sz w:val="20"/>
              </w:rPr>
            </w:pPr>
            <w:r w:rsidRPr="009A5CC5">
              <w:rPr>
                <w:sz w:val="20"/>
              </w:rPr>
              <w:t>10,75</w:t>
            </w:r>
          </w:p>
        </w:tc>
        <w:tc>
          <w:tcPr>
            <w:tcW w:w="709" w:type="dxa"/>
          </w:tcPr>
          <w:p w:rsidR="00145BE8" w:rsidRPr="009A5CC5" w:rsidRDefault="00145BE8" w:rsidP="000E391A">
            <w:pPr>
              <w:spacing w:line="240" w:lineRule="auto"/>
              <w:ind w:firstLine="0"/>
              <w:rPr>
                <w:sz w:val="20"/>
              </w:rPr>
            </w:pPr>
            <w:r w:rsidRPr="009A5CC5">
              <w:rPr>
                <w:sz w:val="20"/>
              </w:rPr>
              <w:t>10,88</w:t>
            </w:r>
          </w:p>
        </w:tc>
        <w:tc>
          <w:tcPr>
            <w:tcW w:w="709" w:type="dxa"/>
          </w:tcPr>
          <w:p w:rsidR="00145BE8" w:rsidRPr="009A5CC5" w:rsidRDefault="00145BE8" w:rsidP="000E391A">
            <w:pPr>
              <w:spacing w:line="240" w:lineRule="auto"/>
              <w:ind w:firstLine="0"/>
              <w:rPr>
                <w:sz w:val="20"/>
              </w:rPr>
            </w:pPr>
            <w:r w:rsidRPr="009A5CC5">
              <w:rPr>
                <w:sz w:val="20"/>
              </w:rPr>
              <w:t>11,23</w:t>
            </w:r>
          </w:p>
        </w:tc>
        <w:tc>
          <w:tcPr>
            <w:tcW w:w="709" w:type="dxa"/>
          </w:tcPr>
          <w:p w:rsidR="00145BE8" w:rsidRPr="009A5CC5" w:rsidRDefault="00145BE8" w:rsidP="000E391A">
            <w:pPr>
              <w:spacing w:line="240" w:lineRule="auto"/>
              <w:ind w:firstLine="0"/>
              <w:rPr>
                <w:sz w:val="20"/>
              </w:rPr>
            </w:pPr>
            <w:r w:rsidRPr="009A5CC5">
              <w:rPr>
                <w:sz w:val="20"/>
              </w:rPr>
              <w:t>29,9</w:t>
            </w:r>
          </w:p>
        </w:tc>
        <w:tc>
          <w:tcPr>
            <w:tcW w:w="708" w:type="dxa"/>
          </w:tcPr>
          <w:p w:rsidR="00145BE8" w:rsidRPr="009A5CC5" w:rsidRDefault="00145BE8" w:rsidP="000E391A">
            <w:pPr>
              <w:spacing w:line="240" w:lineRule="auto"/>
              <w:ind w:firstLine="0"/>
              <w:rPr>
                <w:sz w:val="20"/>
              </w:rPr>
            </w:pPr>
            <w:r w:rsidRPr="009A5CC5">
              <w:rPr>
                <w:sz w:val="20"/>
              </w:rPr>
              <w:t>30,5</w:t>
            </w:r>
          </w:p>
        </w:tc>
        <w:tc>
          <w:tcPr>
            <w:tcW w:w="993" w:type="dxa"/>
          </w:tcPr>
          <w:p w:rsidR="00145BE8" w:rsidRPr="009A5CC5" w:rsidRDefault="00145BE8" w:rsidP="000E391A">
            <w:pPr>
              <w:spacing w:line="240" w:lineRule="auto"/>
              <w:ind w:firstLine="0"/>
              <w:rPr>
                <w:sz w:val="20"/>
              </w:rPr>
            </w:pPr>
            <w:r>
              <w:rPr>
                <w:sz w:val="20"/>
              </w:rPr>
              <w:t>32,6</w:t>
            </w:r>
          </w:p>
        </w:tc>
        <w:tc>
          <w:tcPr>
            <w:tcW w:w="850" w:type="dxa"/>
          </w:tcPr>
          <w:p w:rsidR="00145BE8" w:rsidRPr="009A5CC5" w:rsidRDefault="00145BE8" w:rsidP="000E391A">
            <w:pPr>
              <w:spacing w:line="240" w:lineRule="auto"/>
              <w:ind w:firstLine="0"/>
              <w:rPr>
                <w:sz w:val="20"/>
              </w:rPr>
            </w:pPr>
            <w:r w:rsidRPr="009A5CC5">
              <w:rPr>
                <w:sz w:val="20"/>
              </w:rPr>
              <w:t>33,06</w:t>
            </w:r>
          </w:p>
        </w:tc>
        <w:tc>
          <w:tcPr>
            <w:tcW w:w="816" w:type="dxa"/>
          </w:tcPr>
          <w:p w:rsidR="00145BE8" w:rsidRPr="009A5CC5" w:rsidRDefault="00145BE8" w:rsidP="000E391A">
            <w:pPr>
              <w:spacing w:line="240" w:lineRule="auto"/>
              <w:ind w:firstLine="0"/>
              <w:rPr>
                <w:sz w:val="20"/>
              </w:rPr>
            </w:pPr>
            <w:r w:rsidRPr="009A5CC5">
              <w:rPr>
                <w:sz w:val="20"/>
              </w:rPr>
              <w:t>33,4</w:t>
            </w:r>
          </w:p>
        </w:tc>
      </w:tr>
      <w:tr w:rsidR="00145BE8" w:rsidTr="000E391A">
        <w:tc>
          <w:tcPr>
            <w:tcW w:w="2671" w:type="dxa"/>
            <w:gridSpan w:val="2"/>
          </w:tcPr>
          <w:p w:rsidR="00145BE8" w:rsidRDefault="00145BE8" w:rsidP="000E391A">
            <w:pPr>
              <w:spacing w:line="240" w:lineRule="auto"/>
              <w:ind w:firstLine="0"/>
            </w:pPr>
            <w:r w:rsidRPr="009F3D05">
              <w:rPr>
                <w:b/>
              </w:rPr>
              <w:t>Финансовые затраты на топливо, [</w:t>
            </w:r>
            <w:r>
              <w:rPr>
                <w:b/>
              </w:rPr>
              <w:t>тыс</w:t>
            </w:r>
            <w:proofErr w:type="gramStart"/>
            <w:r>
              <w:rPr>
                <w:b/>
              </w:rPr>
              <w:t>.</w:t>
            </w:r>
            <w:r w:rsidRPr="009F3D05">
              <w:rPr>
                <w:b/>
              </w:rPr>
              <w:t>р</w:t>
            </w:r>
            <w:proofErr w:type="gramEnd"/>
            <w:r w:rsidRPr="009F3D05">
              <w:rPr>
                <w:b/>
              </w:rPr>
              <w:t>уб./час]</w:t>
            </w:r>
          </w:p>
        </w:tc>
        <w:tc>
          <w:tcPr>
            <w:tcW w:w="698" w:type="dxa"/>
          </w:tcPr>
          <w:p w:rsidR="00145BE8" w:rsidRPr="009A5CC5" w:rsidRDefault="00145BE8" w:rsidP="000E391A">
            <w:pPr>
              <w:spacing w:line="240" w:lineRule="auto"/>
              <w:ind w:firstLine="0"/>
              <w:rPr>
                <w:sz w:val="20"/>
              </w:rPr>
            </w:pPr>
            <w:r w:rsidRPr="009A5CC5">
              <w:rPr>
                <w:sz w:val="20"/>
              </w:rPr>
              <w:t>196,9</w:t>
            </w:r>
          </w:p>
        </w:tc>
        <w:tc>
          <w:tcPr>
            <w:tcW w:w="708" w:type="dxa"/>
          </w:tcPr>
          <w:p w:rsidR="00145BE8" w:rsidRPr="009A5CC5" w:rsidRDefault="00145BE8" w:rsidP="000E391A">
            <w:pPr>
              <w:spacing w:line="240" w:lineRule="auto"/>
              <w:ind w:firstLine="0"/>
              <w:rPr>
                <w:sz w:val="20"/>
              </w:rPr>
            </w:pPr>
            <w:r w:rsidRPr="009A5CC5">
              <w:rPr>
                <w:sz w:val="20"/>
              </w:rPr>
              <w:t>200,9</w:t>
            </w:r>
          </w:p>
        </w:tc>
        <w:tc>
          <w:tcPr>
            <w:tcW w:w="709" w:type="dxa"/>
          </w:tcPr>
          <w:p w:rsidR="00145BE8" w:rsidRPr="009A5CC5" w:rsidRDefault="00145BE8" w:rsidP="000E391A">
            <w:pPr>
              <w:spacing w:line="240" w:lineRule="auto"/>
              <w:ind w:firstLine="0"/>
              <w:rPr>
                <w:sz w:val="20"/>
              </w:rPr>
            </w:pPr>
            <w:r w:rsidRPr="009A5CC5">
              <w:rPr>
                <w:sz w:val="20"/>
              </w:rPr>
              <w:t>201,1</w:t>
            </w:r>
          </w:p>
        </w:tc>
        <w:tc>
          <w:tcPr>
            <w:tcW w:w="709" w:type="dxa"/>
          </w:tcPr>
          <w:p w:rsidR="00145BE8" w:rsidRPr="009A5CC5" w:rsidRDefault="00145BE8" w:rsidP="000E391A">
            <w:pPr>
              <w:spacing w:line="240" w:lineRule="auto"/>
              <w:ind w:firstLine="0"/>
              <w:rPr>
                <w:sz w:val="20"/>
              </w:rPr>
            </w:pPr>
            <w:r w:rsidRPr="009A5CC5">
              <w:rPr>
                <w:sz w:val="20"/>
              </w:rPr>
              <w:t>201,5</w:t>
            </w:r>
          </w:p>
        </w:tc>
        <w:tc>
          <w:tcPr>
            <w:tcW w:w="709" w:type="dxa"/>
          </w:tcPr>
          <w:p w:rsidR="00145BE8" w:rsidRPr="009A5CC5" w:rsidRDefault="00145BE8" w:rsidP="000E391A">
            <w:pPr>
              <w:spacing w:line="240" w:lineRule="auto"/>
              <w:ind w:firstLine="0"/>
              <w:rPr>
                <w:sz w:val="20"/>
              </w:rPr>
            </w:pPr>
            <w:r w:rsidRPr="009A5CC5">
              <w:rPr>
                <w:sz w:val="20"/>
              </w:rPr>
              <w:t>246,7</w:t>
            </w:r>
          </w:p>
        </w:tc>
        <w:tc>
          <w:tcPr>
            <w:tcW w:w="708" w:type="dxa"/>
          </w:tcPr>
          <w:p w:rsidR="00145BE8" w:rsidRPr="009A5CC5" w:rsidRDefault="00145BE8" w:rsidP="000E391A">
            <w:pPr>
              <w:spacing w:line="240" w:lineRule="auto"/>
              <w:ind w:firstLine="0"/>
              <w:rPr>
                <w:sz w:val="20"/>
              </w:rPr>
            </w:pPr>
            <w:r w:rsidRPr="009A5CC5">
              <w:rPr>
                <w:sz w:val="20"/>
              </w:rPr>
              <w:t>247,8</w:t>
            </w:r>
          </w:p>
        </w:tc>
        <w:tc>
          <w:tcPr>
            <w:tcW w:w="993" w:type="dxa"/>
          </w:tcPr>
          <w:p w:rsidR="00145BE8" w:rsidRPr="009A5CC5" w:rsidRDefault="00145BE8" w:rsidP="000E391A">
            <w:pPr>
              <w:spacing w:line="240" w:lineRule="auto"/>
              <w:ind w:firstLine="0"/>
              <w:rPr>
                <w:sz w:val="20"/>
              </w:rPr>
            </w:pPr>
            <w:r>
              <w:rPr>
                <w:sz w:val="20"/>
              </w:rPr>
              <w:t>253,23</w:t>
            </w:r>
          </w:p>
        </w:tc>
        <w:tc>
          <w:tcPr>
            <w:tcW w:w="850" w:type="dxa"/>
          </w:tcPr>
          <w:p w:rsidR="00145BE8" w:rsidRPr="009A5CC5" w:rsidRDefault="00145BE8" w:rsidP="000E391A">
            <w:pPr>
              <w:spacing w:line="240" w:lineRule="auto"/>
              <w:ind w:firstLine="0"/>
              <w:rPr>
                <w:sz w:val="20"/>
              </w:rPr>
            </w:pPr>
            <w:r w:rsidRPr="009A5CC5">
              <w:rPr>
                <w:sz w:val="20"/>
              </w:rPr>
              <w:t>254,1</w:t>
            </w:r>
          </w:p>
        </w:tc>
        <w:tc>
          <w:tcPr>
            <w:tcW w:w="816" w:type="dxa"/>
          </w:tcPr>
          <w:p w:rsidR="00145BE8" w:rsidRPr="009A5CC5" w:rsidRDefault="00145BE8" w:rsidP="000E391A">
            <w:pPr>
              <w:spacing w:line="240" w:lineRule="auto"/>
              <w:ind w:firstLine="0"/>
              <w:rPr>
                <w:sz w:val="20"/>
              </w:rPr>
            </w:pPr>
            <w:r w:rsidRPr="009A5CC5">
              <w:rPr>
                <w:sz w:val="20"/>
              </w:rPr>
              <w:t>254,6</w:t>
            </w:r>
          </w:p>
        </w:tc>
      </w:tr>
      <w:tr w:rsidR="00145BE8" w:rsidTr="000E391A">
        <w:tc>
          <w:tcPr>
            <w:tcW w:w="2671" w:type="dxa"/>
            <w:gridSpan w:val="2"/>
          </w:tcPr>
          <w:p w:rsidR="00145BE8" w:rsidRDefault="00145BE8" w:rsidP="000E391A">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0E391A">
            <w:pPr>
              <w:spacing w:line="240" w:lineRule="auto"/>
              <w:ind w:firstLine="0"/>
              <w:rPr>
                <w:sz w:val="20"/>
              </w:rPr>
            </w:pPr>
            <w:r w:rsidRPr="009A5CC5">
              <w:rPr>
                <w:sz w:val="20"/>
              </w:rPr>
              <w:t>93,1</w:t>
            </w:r>
          </w:p>
        </w:tc>
        <w:tc>
          <w:tcPr>
            <w:tcW w:w="708" w:type="dxa"/>
          </w:tcPr>
          <w:p w:rsidR="00145BE8" w:rsidRPr="009A5CC5" w:rsidRDefault="00145BE8" w:rsidP="000E391A">
            <w:pPr>
              <w:spacing w:line="240" w:lineRule="auto"/>
              <w:ind w:firstLine="0"/>
              <w:rPr>
                <w:sz w:val="20"/>
              </w:rPr>
            </w:pPr>
            <w:r w:rsidRPr="009A5CC5">
              <w:rPr>
                <w:sz w:val="20"/>
              </w:rPr>
              <w:t>92,7</w:t>
            </w:r>
          </w:p>
        </w:tc>
        <w:tc>
          <w:tcPr>
            <w:tcW w:w="709" w:type="dxa"/>
          </w:tcPr>
          <w:p w:rsidR="00145BE8" w:rsidRPr="009A5CC5" w:rsidRDefault="00145BE8" w:rsidP="000E391A">
            <w:pPr>
              <w:spacing w:line="240" w:lineRule="auto"/>
              <w:ind w:firstLine="0"/>
              <w:rPr>
                <w:sz w:val="20"/>
              </w:rPr>
            </w:pPr>
            <w:r w:rsidRPr="009A5CC5">
              <w:rPr>
                <w:sz w:val="20"/>
              </w:rPr>
              <w:t>92,8</w:t>
            </w:r>
          </w:p>
        </w:tc>
        <w:tc>
          <w:tcPr>
            <w:tcW w:w="709" w:type="dxa"/>
          </w:tcPr>
          <w:p w:rsidR="00145BE8" w:rsidRPr="009A5CC5" w:rsidRDefault="00145BE8" w:rsidP="000E391A">
            <w:pPr>
              <w:spacing w:line="240" w:lineRule="auto"/>
              <w:ind w:firstLine="0"/>
              <w:rPr>
                <w:sz w:val="20"/>
              </w:rPr>
            </w:pPr>
            <w:r w:rsidRPr="009A5CC5">
              <w:rPr>
                <w:sz w:val="20"/>
              </w:rPr>
              <w:t>92,1</w:t>
            </w:r>
          </w:p>
        </w:tc>
        <w:tc>
          <w:tcPr>
            <w:tcW w:w="709" w:type="dxa"/>
          </w:tcPr>
          <w:p w:rsidR="00145BE8" w:rsidRPr="009A5CC5" w:rsidRDefault="00145BE8" w:rsidP="000E391A">
            <w:pPr>
              <w:spacing w:line="240" w:lineRule="auto"/>
              <w:ind w:firstLine="0"/>
              <w:rPr>
                <w:sz w:val="20"/>
              </w:rPr>
            </w:pPr>
            <w:r w:rsidRPr="009A5CC5">
              <w:rPr>
                <w:sz w:val="20"/>
              </w:rPr>
              <w:t>92</w:t>
            </w:r>
          </w:p>
        </w:tc>
        <w:tc>
          <w:tcPr>
            <w:tcW w:w="708" w:type="dxa"/>
          </w:tcPr>
          <w:p w:rsidR="00145BE8" w:rsidRPr="009A5CC5" w:rsidRDefault="00145BE8" w:rsidP="000E391A">
            <w:pPr>
              <w:spacing w:line="240" w:lineRule="auto"/>
              <w:ind w:firstLine="0"/>
              <w:rPr>
                <w:sz w:val="20"/>
              </w:rPr>
            </w:pPr>
            <w:r w:rsidRPr="009A5CC5">
              <w:rPr>
                <w:sz w:val="20"/>
              </w:rPr>
              <w:t>92</w:t>
            </w:r>
          </w:p>
        </w:tc>
        <w:tc>
          <w:tcPr>
            <w:tcW w:w="993" w:type="dxa"/>
          </w:tcPr>
          <w:p w:rsidR="00145BE8" w:rsidRPr="009A5CC5" w:rsidRDefault="00145BE8" w:rsidP="000E391A">
            <w:pPr>
              <w:spacing w:line="240" w:lineRule="auto"/>
              <w:ind w:firstLine="0"/>
              <w:rPr>
                <w:sz w:val="20"/>
              </w:rPr>
            </w:pPr>
            <w:r>
              <w:rPr>
                <w:sz w:val="20"/>
              </w:rPr>
              <w:t>91,7</w:t>
            </w:r>
          </w:p>
        </w:tc>
        <w:tc>
          <w:tcPr>
            <w:tcW w:w="850" w:type="dxa"/>
          </w:tcPr>
          <w:p w:rsidR="00145BE8" w:rsidRPr="009A5CC5" w:rsidRDefault="00145BE8" w:rsidP="000E391A">
            <w:pPr>
              <w:spacing w:line="240" w:lineRule="auto"/>
              <w:ind w:firstLine="0"/>
              <w:rPr>
                <w:sz w:val="20"/>
              </w:rPr>
            </w:pPr>
            <w:r w:rsidRPr="009A5CC5">
              <w:rPr>
                <w:sz w:val="20"/>
              </w:rPr>
              <w:t>91,8</w:t>
            </w:r>
          </w:p>
        </w:tc>
        <w:tc>
          <w:tcPr>
            <w:tcW w:w="816" w:type="dxa"/>
          </w:tcPr>
          <w:p w:rsidR="00145BE8" w:rsidRPr="009A5CC5" w:rsidRDefault="00145BE8" w:rsidP="000E391A">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53632" behindDoc="0" locked="0" layoutInCell="1" allowOverlap="1" wp14:anchorId="49806076" wp14:editId="5D016D33">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3B4D4F" w:rsidRPr="00637F2E" w:rsidRDefault="003B4D4F" w:rsidP="00145BE8">
                            <w:pPr>
                              <w:pStyle w:val="af"/>
                              <w:rPr>
                                <w:noProof/>
                                <w:szCs w:val="24"/>
                              </w:rPr>
                            </w:pPr>
                            <w:r>
                              <w:t xml:space="preserve">Рисунок </w:t>
                            </w:r>
                            <w:bookmarkStart w:id="167"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7"/>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7" type="#_x0000_t202" style="position:absolute;left:0;text-align:left;margin-left:.95pt;margin-top:348.85pt;width:46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" stroked="f">
                <v:textbox style="mso-fit-shape-to-text:t" inset="0,0,0,0">
                  <w:txbxContent>
                    <w:p w:rsidR="003B4D4F" w:rsidRPr="00637F2E" w:rsidRDefault="003B4D4F" w:rsidP="00145BE8">
                      <w:pPr>
                        <w:pStyle w:val="af"/>
                        <w:rPr>
                          <w:noProof/>
                          <w:szCs w:val="24"/>
                        </w:rPr>
                      </w:pPr>
                      <w:r>
                        <w:t xml:space="preserve">Рисунок </w:t>
                      </w:r>
                      <w:bookmarkStart w:id="168"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8"/>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52608" behindDoc="1" locked="0" layoutInCell="1" allowOverlap="1" wp14:anchorId="1AC731AB" wp14:editId="66C9356D">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54656" behindDoc="1" locked="0" layoutInCell="1" allowOverlap="1" wp14:anchorId="50137B4D" wp14:editId="166E179C">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55680" behindDoc="1" locked="0" layoutInCell="1" allowOverlap="1" wp14:anchorId="188C7EF6" wp14:editId="60EF5B30">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69"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69"/>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8" type="#_x0000_t202" style="position:absolute;left:0;text-align:left;margin-left:8.45pt;margin-top:-8.75pt;width:455.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LX9i3VCAgAA&#10;cwQAAA4AAAAAAAAAAAAAAAAALgIAAGRycy9lMm9Eb2MueG1sUEsBAi0AFAAGAAgAAAAhAFB5Zgjh&#10;AAAACgEAAA8AAAAAAAAAAAAAAAAAnAQAAGRycy9kb3ducmV2LnhtbFBLBQYAAAAABAAEAPMAAACq&#10;BQAAAAA=&#10;" stroked="f">
                <v:textbox style="mso-fit-shape-to-text:t" inset="0,0,0,0">
                  <w:txbxContent>
                    <w:p w:rsidR="003B4D4F" w:rsidRPr="003F6E3A" w:rsidRDefault="003B4D4F" w:rsidP="00145BE8">
                      <w:pPr>
                        <w:pStyle w:val="af"/>
                        <w:rPr>
                          <w:noProof/>
                          <w:szCs w:val="24"/>
                        </w:rPr>
                      </w:pPr>
                      <w:r>
                        <w:t xml:space="preserve">Рисунок </w:t>
                      </w:r>
                      <w:bookmarkStart w:id="170"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70"/>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sidR="00D177B1">
        <w:rPr>
          <w:noProof/>
        </w:rPr>
        <w:t>5</w:t>
      </w:r>
      <w:r w:rsidR="00D177B1">
        <w:t>.</w:t>
      </w:r>
      <w:r w:rsidR="00D177B1">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sidR="00D177B1">
        <w:rPr>
          <w:noProof/>
        </w:rPr>
        <w:t>5</w:t>
      </w:r>
      <w:r w:rsidR="00D177B1">
        <w:t>.</w:t>
      </w:r>
      <w:r w:rsidR="00D177B1">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57728" behindDoc="0" locked="0" layoutInCell="1" allowOverlap="1" wp14:anchorId="598A26A3" wp14:editId="23F93221">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71"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71"/>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B4D4F" w:rsidRPr="007C4AAC" w:rsidRDefault="003B4D4F"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9" type="#_x0000_t202" style="position:absolute;left:0;text-align:left;margin-left:0;margin-top:269.6pt;width:462.85pt;height:56.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D/Vxk2RgIA&#10;AHgEAAAOAAAAAAAAAAAAAAAAAC4CAABkcnMvZTJvRG9jLnhtbFBLAQItABQABgAIAAAAIQCH0jED&#10;3gAAAAgBAAAPAAAAAAAAAAAAAAAAAKAEAABkcnMvZG93bnJldi54bWxQSwUGAAAAAAQABADzAAAA&#10;qwUAAAAA&#10;" stroked="f">
                <v:textbox inset="0,0,0,0">
                  <w:txbxContent>
                    <w:p w:rsidR="003B4D4F" w:rsidRPr="003F6E3A" w:rsidRDefault="003B4D4F" w:rsidP="00145BE8">
                      <w:pPr>
                        <w:pStyle w:val="af"/>
                        <w:rPr>
                          <w:noProof/>
                          <w:szCs w:val="24"/>
                        </w:rPr>
                      </w:pPr>
                      <w:r>
                        <w:t xml:space="preserve">Рисунок </w:t>
                      </w:r>
                      <w:bookmarkStart w:id="172"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72"/>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3B4D4F" w:rsidRPr="007C4AAC" w:rsidRDefault="003B4D4F"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6704" behindDoc="1" locked="0" layoutInCell="1" allowOverlap="1" wp14:anchorId="2A04D995" wp14:editId="171BE872">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sidR="00D177B1">
        <w:rPr>
          <w:noProof/>
        </w:rPr>
        <w:t>5</w:t>
      </w:r>
      <w:r w:rsidR="00D177B1">
        <w:t>.</w:t>
      </w:r>
      <w:r w:rsidR="00D177B1">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59776" behindDoc="0" locked="0" layoutInCell="1" allowOverlap="1" wp14:anchorId="24B1238D" wp14:editId="3AAD8C4C">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3B4D4F" w:rsidRPr="003F6E3A" w:rsidRDefault="003B4D4F" w:rsidP="00145BE8">
                            <w:pPr>
                              <w:pStyle w:val="af"/>
                              <w:rPr>
                                <w:noProof/>
                                <w:szCs w:val="24"/>
                              </w:rPr>
                            </w:pPr>
                            <w:r>
                              <w:t xml:space="preserve">Рисунок </w:t>
                            </w:r>
                            <w:bookmarkStart w:id="173"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73"/>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B4D4F" w:rsidRPr="00C762D3" w:rsidRDefault="003B4D4F"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40" type="#_x0000_t202" style="position:absolute;left:0;text-align:left;margin-left:2.8pt;margin-top:297.65pt;width:460.95pt;height:5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KKijg5EAgAA&#10;eAQAAA4AAAAAAAAAAAAAAAAALgIAAGRycy9lMm9Eb2MueG1sUEsBAi0AFAAGAAgAAAAhAFv0CTff&#10;AAAACQEAAA8AAAAAAAAAAAAAAAAAngQAAGRycy9kb3ducmV2LnhtbFBLBQYAAAAABAAEAPMAAACq&#10;BQAAAAA=&#10;" stroked="f">
                <v:textbox inset="0,0,0,0">
                  <w:txbxContent>
                    <w:p w:rsidR="003B4D4F" w:rsidRPr="003F6E3A" w:rsidRDefault="003B4D4F" w:rsidP="00145BE8">
                      <w:pPr>
                        <w:pStyle w:val="af"/>
                        <w:rPr>
                          <w:noProof/>
                          <w:szCs w:val="24"/>
                        </w:rPr>
                      </w:pPr>
                      <w:r>
                        <w:t xml:space="preserve">Рисунок </w:t>
                      </w:r>
                      <w:bookmarkStart w:id="174"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74"/>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3B4D4F" w:rsidRPr="00C762D3" w:rsidRDefault="003B4D4F"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58752" behindDoc="1" locked="0" layoutInCell="1" allowOverlap="1" wp14:anchorId="2EEC22AA" wp14:editId="33FAB28B">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sidR="00D177B1">
        <w:rPr>
          <w:noProof/>
        </w:rPr>
        <w:t>5</w:t>
      </w:r>
      <w:r w:rsidR="00D177B1">
        <w:t>.</w:t>
      </w:r>
      <w:r w:rsidR="00D177B1">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75"/>
      <w:r w:rsidRPr="0086241B">
        <w:t>[</w:t>
      </w:r>
      <w:r>
        <w:t>ссылка</w:t>
      </w:r>
      <w:r w:rsidRPr="0086241B">
        <w:t>]</w:t>
      </w:r>
      <w:r>
        <w:t>.</w:t>
      </w:r>
      <w:commentRangeEnd w:id="175"/>
      <w:r>
        <w:rPr>
          <w:rStyle w:val="a8"/>
        </w:rPr>
        <w:commentReference w:id="175"/>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76" w:name="_Toc389304236"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76"/>
        </w:p>
        <w:sdt>
          <w:sdtPr>
            <w:id w:val="111145805"/>
            <w:bibliography/>
          </w:sdtPr>
          <w:sdtContent>
            <w:commentRangeStart w:id="177" w:displacedByCustomXml="prev"/>
            <w:p w:rsidR="00D177B1" w:rsidRDefault="00E14985" w:rsidP="00D177B1">
              <w:pPr>
                <w:pStyle w:val="af4"/>
                <w:rPr>
                  <w:noProof/>
                </w:rPr>
              </w:pPr>
              <w:r>
                <w:fldChar w:fldCharType="begin"/>
              </w:r>
              <w:r w:rsidRPr="00FE198E">
                <w:rPr>
                  <w:lang w:val="en-US"/>
                </w:rPr>
                <w:instrText>BIBLIOGRAPHY</w:instrText>
              </w:r>
              <w:r>
                <w:fldChar w:fldCharType="separate"/>
              </w:r>
              <w:r w:rsidR="00D177B1">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D177B1" w:rsidRDefault="00D177B1" w:rsidP="00D177B1">
              <w:pPr>
                <w:pStyle w:val="af4"/>
                <w:rPr>
                  <w:noProof/>
                </w:rPr>
              </w:pPr>
              <w:r>
                <w:rPr>
                  <w:noProof/>
                </w:rPr>
                <w:t>2. КРОК Результаты. — М. : КРОК, 2012.</w:t>
              </w:r>
            </w:p>
            <w:p w:rsidR="00D177B1" w:rsidRDefault="00D177B1" w:rsidP="00D177B1">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D177B1" w:rsidRDefault="00D177B1" w:rsidP="00D177B1">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D177B1" w:rsidRDefault="00D177B1" w:rsidP="00D177B1">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D177B1" w:rsidRPr="00D177B1" w:rsidRDefault="00D177B1" w:rsidP="00D177B1">
              <w:pPr>
                <w:pStyle w:val="af4"/>
                <w:rPr>
                  <w:noProof/>
                  <w:lang w:val="en-US"/>
                </w:rPr>
              </w:pPr>
              <w:r w:rsidRPr="00D177B1">
                <w:rPr>
                  <w:noProof/>
                  <w:lang w:val="en-US"/>
                </w:rPr>
                <w:t>6. E.M.L. Beale Advanced Algorithmic Features for General Mathematical Programming Systems in Integer and Nonlinear Programming. — North-Holland, Amsterdam, 1970.</w:t>
              </w:r>
            </w:p>
            <w:p w:rsidR="00D177B1" w:rsidRDefault="00D177B1" w:rsidP="00D177B1">
              <w:pPr>
                <w:pStyle w:val="af4"/>
                <w:rPr>
                  <w:noProof/>
                </w:rPr>
              </w:pPr>
              <w:r>
                <w:rPr>
                  <w:noProof/>
                </w:rPr>
                <w:t>7. Реклейтис Г. Рейвиндран А., Рэгсдел К. Оптимизация в технике: в 2 Т., Т. 1. — М. : Мир, 1986.</w:t>
              </w:r>
            </w:p>
            <w:p w:rsidR="00D177B1" w:rsidRPr="00D177B1" w:rsidRDefault="00D177B1" w:rsidP="00D177B1">
              <w:pPr>
                <w:pStyle w:val="af4"/>
                <w:rPr>
                  <w:noProof/>
                  <w:lang w:val="en-US"/>
                </w:rPr>
              </w:pPr>
              <w:r w:rsidRPr="00D177B1">
                <w:rPr>
                  <w:noProof/>
                  <w:lang w:val="en-US"/>
                </w:rPr>
                <w:t xml:space="preserve">8. Kawatatoni T.K. Ullman R.J., Dantzig G.B. Computing Tetraethyl-lead Requirements in Linear Programming Format. — 1960. — </w:t>
              </w:r>
              <w:r>
                <w:rPr>
                  <w:noProof/>
                </w:rPr>
                <w:t>Т</w:t>
              </w:r>
              <w:r w:rsidRPr="00D177B1">
                <w:rPr>
                  <w:noProof/>
                  <w:lang w:val="en-US"/>
                </w:rPr>
                <w:t>. 8 : 24-29 c.</w:t>
              </w:r>
            </w:p>
            <w:p w:rsidR="00D177B1" w:rsidRPr="00D177B1" w:rsidRDefault="00D177B1" w:rsidP="00D177B1">
              <w:pPr>
                <w:pStyle w:val="af4"/>
                <w:rPr>
                  <w:noProof/>
                  <w:lang w:val="en-US"/>
                </w:rPr>
              </w:pPr>
              <w:r w:rsidRPr="00D177B1">
                <w:rPr>
                  <w:noProof/>
                  <w:lang w:val="en-US"/>
                </w:rPr>
                <w:t xml:space="preserve">9. Cheney E.W. Goldstein A.A. Newton's Method of Convex Programmingand Tchebycheff Approximation. — Numer Math., 1959. — </w:t>
              </w:r>
              <w:r>
                <w:rPr>
                  <w:noProof/>
                </w:rPr>
                <w:t>Т</w:t>
              </w:r>
              <w:r w:rsidRPr="00D177B1">
                <w:rPr>
                  <w:noProof/>
                  <w:lang w:val="en-US"/>
                </w:rPr>
                <w:t>. 1 : 253-268 c.</w:t>
              </w:r>
            </w:p>
            <w:p w:rsidR="00D177B1" w:rsidRPr="00D177B1" w:rsidRDefault="00D177B1" w:rsidP="00D177B1">
              <w:pPr>
                <w:pStyle w:val="af4"/>
                <w:rPr>
                  <w:noProof/>
                  <w:lang w:val="en-US"/>
                </w:rPr>
              </w:pPr>
              <w:r w:rsidRPr="00D177B1">
                <w:rPr>
                  <w:noProof/>
                  <w:lang w:val="en-US"/>
                </w:rPr>
                <w:t xml:space="preserve">10. D.M. Topkis Cutting Plane Methods without Nested Constraint Sets. — Oper. Res., 1975. — </w:t>
              </w:r>
              <w:r>
                <w:rPr>
                  <w:noProof/>
                </w:rPr>
                <w:t>Т</w:t>
              </w:r>
              <w:r w:rsidRPr="00D177B1">
                <w:rPr>
                  <w:noProof/>
                  <w:lang w:val="en-US"/>
                </w:rPr>
                <w:t>. 18 : 404-413 c.</w:t>
              </w:r>
            </w:p>
            <w:p w:rsidR="00D177B1" w:rsidRDefault="00D177B1" w:rsidP="00D177B1">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D177B1" w:rsidRPr="00D177B1" w:rsidRDefault="00D177B1" w:rsidP="00D177B1">
              <w:pPr>
                <w:pStyle w:val="af4"/>
                <w:rPr>
                  <w:noProof/>
                  <w:lang w:val="en-US"/>
                </w:rPr>
              </w:pPr>
              <w:r w:rsidRPr="00D177B1">
                <w:rPr>
                  <w:noProof/>
                  <w:lang w:val="en-US"/>
                </w:rPr>
                <w:t>12. G. Ludyk CAE von Dynamischen Systemen. Analyse, Simulation, Entwurf von Regelungssestemen.. — Berlin-Heidelberg : Springer-Verlag, 1990. — 335 c.</w:t>
              </w:r>
            </w:p>
            <w:p w:rsidR="00D177B1" w:rsidRDefault="00D177B1" w:rsidP="00D177B1">
              <w:pPr>
                <w:pStyle w:val="af4"/>
                <w:rPr>
                  <w:noProof/>
                </w:rPr>
              </w:pPr>
              <w:r>
                <w:rPr>
                  <w:noProof/>
                </w:rPr>
                <w:lastRenderedPageBreak/>
                <w:t>13. Реклейтис Г. Рейвиндран А., Рэгсдел К. Оптимизация в технике: В 2 т.. — М. : Мир, 1986. — Т. 2 : 320 c.</w:t>
              </w:r>
            </w:p>
            <w:p w:rsidR="00D177B1" w:rsidRDefault="00D177B1" w:rsidP="00D177B1">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D177B1" w:rsidRDefault="00D177B1" w:rsidP="00D177B1">
              <w:pPr>
                <w:pStyle w:val="af4"/>
                <w:rPr>
                  <w:noProof/>
                </w:rPr>
              </w:pPr>
              <w:r>
                <w:rPr>
                  <w:noProof/>
                </w:rPr>
                <w:t>15. И.И.Елисеева М.М.Юзбашев Общая теория статистики. — Москва : Финансы и статистика, 2004. — 656 c.</w:t>
              </w:r>
            </w:p>
            <w:p w:rsidR="00D177B1" w:rsidRDefault="00D177B1" w:rsidP="00D177B1">
              <w:pPr>
                <w:pStyle w:val="af4"/>
                <w:rPr>
                  <w:noProof/>
                </w:rPr>
              </w:pPr>
              <w:r>
                <w:rPr>
                  <w:noProof/>
                </w:rPr>
                <w:t>16. Р.Г. Зах Котельные установки. — М. : Энергия, 1968. — 352 c.</w:t>
              </w:r>
            </w:p>
            <w:p w:rsidR="00D177B1" w:rsidRDefault="00D177B1" w:rsidP="00D177B1">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D177B1" w:rsidRDefault="00D177B1" w:rsidP="00D177B1">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D177B1" w:rsidRPr="00D177B1" w:rsidRDefault="00D177B1" w:rsidP="00D177B1">
              <w:pPr>
                <w:pStyle w:val="af4"/>
                <w:rPr>
                  <w:noProof/>
                  <w:lang w:val="en-US"/>
                </w:rPr>
              </w:pPr>
              <w:r>
                <w:rPr>
                  <w:noProof/>
                </w:rPr>
                <w:t>19. В.Д. Ногин Принятие решений в многокритериальной среде. Количественный</w:t>
              </w:r>
              <w:r w:rsidRPr="00D177B1">
                <w:rPr>
                  <w:noProof/>
                  <w:lang w:val="en-US"/>
                </w:rPr>
                <w:t xml:space="preserve"> </w:t>
              </w:r>
              <w:r>
                <w:rPr>
                  <w:noProof/>
                </w:rPr>
                <w:t>подход</w:t>
              </w:r>
              <w:r w:rsidRPr="00D177B1">
                <w:rPr>
                  <w:noProof/>
                  <w:lang w:val="en-US"/>
                </w:rPr>
                <w:t xml:space="preserve">. — </w:t>
              </w:r>
              <w:r>
                <w:rPr>
                  <w:noProof/>
                </w:rPr>
                <w:t>М</w:t>
              </w:r>
              <w:r w:rsidRPr="00D177B1">
                <w:rPr>
                  <w:noProof/>
                  <w:lang w:val="en-US"/>
                </w:rPr>
                <w:t xml:space="preserve">. : </w:t>
              </w:r>
              <w:r>
                <w:rPr>
                  <w:noProof/>
                </w:rPr>
                <w:t>Физматлит</w:t>
              </w:r>
              <w:r w:rsidRPr="00D177B1">
                <w:rPr>
                  <w:noProof/>
                  <w:lang w:val="en-US"/>
                </w:rPr>
                <w:t>, 2002.</w:t>
              </w:r>
            </w:p>
            <w:p w:rsidR="00D177B1" w:rsidRPr="00D177B1" w:rsidRDefault="00D177B1" w:rsidP="00D177B1">
              <w:pPr>
                <w:pStyle w:val="af4"/>
                <w:rPr>
                  <w:noProof/>
                  <w:lang w:val="en-US"/>
                </w:rPr>
              </w:pPr>
              <w:r w:rsidRPr="00D177B1">
                <w:rPr>
                  <w:noProof/>
                  <w:lang w:val="en-US"/>
                </w:rPr>
                <w:t xml:space="preserve">20. Charns A. Cooper W.W. Management models and industrial applications of linear programming (Appendix B). — N.Y. : John Wiley and Sons, 1961. — </w:t>
              </w:r>
              <w:r>
                <w:rPr>
                  <w:noProof/>
                </w:rPr>
                <w:t>Т</w:t>
              </w:r>
              <w:r w:rsidRPr="00D177B1">
                <w:rPr>
                  <w:noProof/>
                  <w:lang w:val="en-US"/>
                </w:rPr>
                <w:t>. 1.</w:t>
              </w:r>
            </w:p>
            <w:p w:rsidR="00D177B1" w:rsidRPr="00D177B1" w:rsidRDefault="00D177B1" w:rsidP="00D177B1">
              <w:pPr>
                <w:pStyle w:val="af4"/>
                <w:rPr>
                  <w:noProof/>
                  <w:lang w:val="en-US"/>
                </w:rPr>
              </w:pPr>
              <w:r w:rsidRPr="00D177B1">
                <w:rPr>
                  <w:noProof/>
                  <w:lang w:val="en-US"/>
                </w:rPr>
                <w:t>21. Charns A. Cooper W.W., Ferguson R.O. Optimal estimation of execute compensation by linear programming. — Management Science, 1955.</w:t>
              </w:r>
            </w:p>
            <w:p w:rsidR="00D177B1" w:rsidRDefault="00D177B1" w:rsidP="00D177B1">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D177B1">
              <w:r>
                <w:rPr>
                  <w:b/>
                  <w:bCs/>
                </w:rPr>
                <w:fldChar w:fldCharType="end"/>
              </w:r>
              <w:commentRangeEnd w:id="177"/>
              <w:r w:rsidR="00484770">
                <w:rPr>
                  <w:rStyle w:val="a8"/>
                </w:rPr>
                <w:commentReference w:id="177"/>
              </w:r>
            </w:p>
          </w:sdtContent>
        </w:sdt>
      </w:sdtContent>
    </w:sdt>
    <w:p w:rsidR="00434262" w:rsidRPr="00434262" w:rsidRDefault="00434262" w:rsidP="007C0D4A">
      <w:pPr>
        <w:pStyle w:val="a3"/>
        <w:ind w:left="567"/>
        <w:jc w:val="both"/>
        <w:rPr>
          <w:lang w:val="ru-RU"/>
        </w:rPr>
      </w:pPr>
    </w:p>
    <w:sectPr w:rsidR="00434262" w:rsidRPr="00434262">
      <w:footerReference w:type="default" r:id="rId40"/>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ArKuzmin" w:date="2014-05-22T23:02:00Z" w:initials="A">
    <w:p w:rsidR="003B4D4F" w:rsidRDefault="003B4D4F">
      <w:pPr>
        <w:pStyle w:val="a9"/>
      </w:pPr>
      <w:r>
        <w:rPr>
          <w:rStyle w:val="a8"/>
        </w:rPr>
        <w:annotationRef/>
      </w:r>
    </w:p>
  </w:comment>
  <w:comment w:id="23" w:author="ArKuzmin" w:date="2014-05-23T16:20:00Z" w:initials="A">
    <w:p w:rsidR="003B4D4F" w:rsidRDefault="003B4D4F" w:rsidP="00546510">
      <w:pPr>
        <w:pStyle w:val="a9"/>
      </w:pPr>
      <w:r>
        <w:rPr>
          <w:rStyle w:val="a8"/>
        </w:rPr>
        <w:annotationRef/>
      </w:r>
      <w:r>
        <w:t>Где то нужно написать, что эта работа связана именно с ТЭЦ 20</w:t>
      </w:r>
    </w:p>
  </w:comment>
  <w:comment w:id="24" w:author="ArKuzmin" w:date="2014-05-23T16:20:00Z" w:initials="A">
    <w:p w:rsidR="003B4D4F" w:rsidRDefault="003B4D4F" w:rsidP="00546510">
      <w:pPr>
        <w:pStyle w:val="a9"/>
      </w:pPr>
      <w:r>
        <w:rPr>
          <w:rStyle w:val="a8"/>
        </w:rPr>
        <w:annotationRef/>
      </w:r>
      <w:r>
        <w:t>Где то нужно написать, что эта работа связана именно с ТЭЦ 20</w:t>
      </w:r>
    </w:p>
  </w:comment>
  <w:comment w:id="26" w:author="ArKuzmin" w:date="2014-05-23T16:20:00Z" w:initials="A">
    <w:p w:rsidR="003B4D4F" w:rsidRDefault="003B4D4F" w:rsidP="00546510">
      <w:pPr>
        <w:pStyle w:val="a9"/>
      </w:pPr>
      <w:r>
        <w:rPr>
          <w:rStyle w:val="a8"/>
        </w:rPr>
        <w:annotationRef/>
      </w:r>
      <w:proofErr w:type="gramStart"/>
      <w:r>
        <w:t>Подумать</w:t>
      </w:r>
      <w:proofErr w:type="gramEnd"/>
      <w:r>
        <w:t xml:space="preserve"> как сделать лучше</w:t>
      </w:r>
    </w:p>
  </w:comment>
  <w:comment w:id="27" w:author="ArKuzmin" w:date="2014-05-23T16:20:00Z" w:initials="A">
    <w:p w:rsidR="003B4D4F" w:rsidRDefault="003B4D4F" w:rsidP="00546510">
      <w:pPr>
        <w:pStyle w:val="a9"/>
      </w:pPr>
      <w:r>
        <w:rPr>
          <w:rStyle w:val="a8"/>
        </w:rPr>
        <w:annotationRef/>
      </w:r>
      <w:r>
        <w:t>В глоссарий</w:t>
      </w:r>
    </w:p>
  </w:comment>
  <w:comment w:id="30" w:author="Kuzmin Artem" w:date="2014-05-23T16:20:00Z" w:initials="KA">
    <w:p w:rsidR="003B4D4F" w:rsidRDefault="003B4D4F" w:rsidP="00546510">
      <w:pPr>
        <w:pStyle w:val="a9"/>
      </w:pPr>
      <w:r>
        <w:rPr>
          <w:rStyle w:val="a8"/>
        </w:rPr>
        <w:annotationRef/>
      </w:r>
      <w:r>
        <w:t>Должна быть расшифровка всяких аббревиатур</w:t>
      </w:r>
    </w:p>
  </w:comment>
  <w:comment w:id="63" w:author="ArKuzmin" w:date="2014-05-27T23:24:00Z" w:initials="A">
    <w:p w:rsidR="003B4D4F" w:rsidRDefault="003B4D4F">
      <w:pPr>
        <w:pStyle w:val="a9"/>
      </w:pPr>
      <w:r>
        <w:rPr>
          <w:rStyle w:val="a8"/>
        </w:rPr>
        <w:annotationRef/>
      </w:r>
    </w:p>
  </w:comment>
  <w:comment w:id="65" w:author="ArKuzmin" w:date="2014-05-27T23:24:00Z" w:initials="A">
    <w:p w:rsidR="003B4D4F" w:rsidRDefault="003B4D4F">
      <w:pPr>
        <w:pStyle w:val="a9"/>
      </w:pPr>
      <w:r>
        <w:rPr>
          <w:rStyle w:val="a8"/>
        </w:rPr>
        <w:annotationRef/>
      </w:r>
    </w:p>
  </w:comment>
  <w:comment w:id="67" w:author="ArKuzmin" w:date="2014-05-27T23:24:00Z" w:initials="A">
    <w:p w:rsidR="003B4D4F" w:rsidRDefault="003B4D4F">
      <w:pPr>
        <w:pStyle w:val="a9"/>
      </w:pPr>
      <w:r>
        <w:rPr>
          <w:rStyle w:val="a8"/>
        </w:rPr>
        <w:annotationRef/>
      </w:r>
    </w:p>
  </w:comment>
  <w:comment w:id="80" w:author="ArKuzmin" w:date="2014-05-23T18:08:00Z" w:initials="A">
    <w:p w:rsidR="003B4D4F" w:rsidRDefault="003B4D4F">
      <w:pPr>
        <w:pStyle w:val="a9"/>
      </w:pPr>
      <w:r>
        <w:rPr>
          <w:rStyle w:val="a8"/>
        </w:rPr>
        <w:annotationRef/>
      </w:r>
    </w:p>
  </w:comment>
  <w:comment w:id="81" w:author="Kuzmin Artem" w:date="2014-05-23T18:09:00Z" w:initials="KA">
    <w:p w:rsidR="003B4D4F" w:rsidRDefault="003B4D4F" w:rsidP="0077709B">
      <w:pPr>
        <w:pStyle w:val="a9"/>
      </w:pPr>
      <w:r>
        <w:rPr>
          <w:rStyle w:val="a8"/>
        </w:rPr>
        <w:annotationRef/>
      </w:r>
    </w:p>
  </w:comment>
  <w:comment w:id="103" w:author="ArKuzmin" w:date="2014-05-23T19:50:00Z" w:initials="A">
    <w:p w:rsidR="003B4D4F" w:rsidRDefault="003B4D4F">
      <w:pPr>
        <w:pStyle w:val="a9"/>
      </w:pPr>
      <w:r>
        <w:rPr>
          <w:rStyle w:val="a8"/>
        </w:rPr>
        <w:annotationRef/>
      </w:r>
      <w:r>
        <w:t>Поправить ссылку на рисунке</w:t>
      </w:r>
    </w:p>
  </w:comment>
  <w:comment w:id="105" w:author="ArKuzmin" w:date="2014-05-23T16:20:00Z" w:initials="A">
    <w:p w:rsidR="003B4D4F" w:rsidRDefault="003B4D4F" w:rsidP="00546510">
      <w:pPr>
        <w:pStyle w:val="a9"/>
      </w:pPr>
      <w:r>
        <w:rPr>
          <w:rStyle w:val="a8"/>
        </w:rPr>
        <w:annotationRef/>
      </w:r>
    </w:p>
  </w:comment>
  <w:comment w:id="106" w:author="Kuzmin Artem" w:date="2014-05-23T16:20:00Z" w:initials="KA">
    <w:p w:rsidR="003B4D4F" w:rsidRDefault="003B4D4F" w:rsidP="00546510">
      <w:pPr>
        <w:pStyle w:val="a9"/>
      </w:pPr>
      <w:r>
        <w:rPr>
          <w:rStyle w:val="a8"/>
        </w:rPr>
        <w:annotationRef/>
      </w:r>
      <w:r>
        <w:t>Написать, почему именно квадратичную</w:t>
      </w:r>
    </w:p>
  </w:comment>
  <w:comment w:id="122" w:author="ArKuzmin" w:date="2014-05-31T21:31:00Z" w:initials="A">
    <w:p w:rsidR="00744A21" w:rsidRDefault="00744A21">
      <w:pPr>
        <w:pStyle w:val="a9"/>
      </w:pPr>
      <w:r>
        <w:rPr>
          <w:rStyle w:val="a8"/>
        </w:rPr>
        <w:annotationRef/>
      </w:r>
    </w:p>
  </w:comment>
  <w:comment w:id="129" w:author="ArKuzmin" w:date="2014-05-31T12:54:00Z" w:initials="A">
    <w:p w:rsidR="003B4D4F" w:rsidRDefault="003B4D4F" w:rsidP="00237CC3">
      <w:pPr>
        <w:pStyle w:val="a9"/>
      </w:pPr>
      <w:r>
        <w:rPr>
          <w:rStyle w:val="a8"/>
        </w:rPr>
        <w:annotationRef/>
      </w:r>
      <w:r>
        <w:t>В глоссарий</w:t>
      </w:r>
    </w:p>
  </w:comment>
  <w:comment w:id="143" w:author="ArKuzmin" w:date="2014-05-23T20:19:00Z" w:initials="A">
    <w:p w:rsidR="003B4D4F" w:rsidRDefault="003B4D4F" w:rsidP="00145BE8">
      <w:pPr>
        <w:pStyle w:val="a9"/>
      </w:pPr>
      <w:r>
        <w:rPr>
          <w:rStyle w:val="a8"/>
        </w:rPr>
        <w:annotationRef/>
      </w:r>
      <w:r>
        <w:t>глоссарий</w:t>
      </w:r>
    </w:p>
  </w:comment>
  <w:comment w:id="144" w:author="ArKuzmin" w:date="2014-05-23T20:19:00Z" w:initials="A">
    <w:p w:rsidR="003B4D4F" w:rsidRDefault="003B4D4F" w:rsidP="00145BE8">
      <w:pPr>
        <w:pStyle w:val="a9"/>
      </w:pPr>
      <w:r>
        <w:rPr>
          <w:rStyle w:val="a8"/>
        </w:rPr>
        <w:annotationRef/>
      </w:r>
      <w:r>
        <w:t>глоссарий</w:t>
      </w:r>
    </w:p>
  </w:comment>
  <w:comment w:id="145" w:author="ArKuzmin" w:date="2014-05-23T20:19:00Z" w:initials="A">
    <w:p w:rsidR="003B4D4F" w:rsidRDefault="003B4D4F" w:rsidP="00145BE8">
      <w:pPr>
        <w:pStyle w:val="a9"/>
      </w:pPr>
      <w:r>
        <w:rPr>
          <w:rStyle w:val="a8"/>
        </w:rPr>
        <w:annotationRef/>
      </w:r>
      <w:r>
        <w:t>на результаты</w:t>
      </w:r>
    </w:p>
  </w:comment>
  <w:comment w:id="154" w:author="ArKuzmin" w:date="2014-05-23T20:19:00Z" w:initials="A">
    <w:p w:rsidR="003B4D4F" w:rsidRDefault="003B4D4F" w:rsidP="00145BE8">
      <w:pPr>
        <w:pStyle w:val="a9"/>
      </w:pPr>
      <w:r>
        <w:rPr>
          <w:rStyle w:val="a8"/>
        </w:rPr>
        <w:annotationRef/>
      </w:r>
    </w:p>
  </w:comment>
  <w:comment w:id="155" w:author="ArKuzmin" w:date="2014-05-23T20:19:00Z" w:initials="A">
    <w:p w:rsidR="003B4D4F" w:rsidRDefault="003B4D4F" w:rsidP="00145BE8">
      <w:pPr>
        <w:pStyle w:val="a9"/>
      </w:pPr>
      <w:r>
        <w:rPr>
          <w:rStyle w:val="a8"/>
        </w:rPr>
        <w:annotationRef/>
      </w:r>
    </w:p>
  </w:comment>
  <w:comment w:id="157" w:author="ArKuzmin" w:date="2014-05-23T20:19:00Z" w:initials="A">
    <w:p w:rsidR="003B4D4F" w:rsidRDefault="003B4D4F" w:rsidP="00145BE8">
      <w:pPr>
        <w:pStyle w:val="a9"/>
      </w:pPr>
      <w:r>
        <w:rPr>
          <w:rStyle w:val="a8"/>
        </w:rPr>
        <w:annotationRef/>
      </w:r>
    </w:p>
  </w:comment>
  <w:comment w:id="159" w:author="ArKuzmin" w:date="2014-05-23T20:19:00Z" w:initials="A">
    <w:p w:rsidR="003B4D4F" w:rsidRDefault="003B4D4F" w:rsidP="00145BE8">
      <w:pPr>
        <w:pStyle w:val="a9"/>
      </w:pPr>
      <w:r>
        <w:rPr>
          <w:rStyle w:val="a8"/>
        </w:rPr>
        <w:annotationRef/>
      </w:r>
    </w:p>
  </w:comment>
  <w:comment w:id="175" w:author="ArKuzmin" w:date="2014-05-23T20:19:00Z" w:initials="A">
    <w:p w:rsidR="003B4D4F" w:rsidRDefault="003B4D4F" w:rsidP="00145BE8">
      <w:pPr>
        <w:pStyle w:val="a9"/>
      </w:pPr>
      <w:r>
        <w:rPr>
          <w:rStyle w:val="a8"/>
        </w:rPr>
        <w:annotationRef/>
      </w:r>
    </w:p>
  </w:comment>
  <w:comment w:id="177" w:author="ArKuzmin" w:date="2014-05-21T22:13:00Z" w:initials="A">
    <w:p w:rsidR="003B4D4F" w:rsidRDefault="003B4D4F">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A7D" w:rsidRDefault="001B6A7D" w:rsidP="0056527F">
      <w:r>
        <w:separator/>
      </w:r>
    </w:p>
  </w:endnote>
  <w:endnote w:type="continuationSeparator" w:id="0">
    <w:p w:rsidR="001B6A7D" w:rsidRDefault="001B6A7D"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3B4D4F" w:rsidRDefault="003B4D4F">
        <w:pPr>
          <w:pStyle w:val="af2"/>
          <w:jc w:val="center"/>
        </w:pPr>
        <w:r>
          <w:fldChar w:fldCharType="begin"/>
        </w:r>
        <w:r>
          <w:instrText>PAGE   \* MERGEFORMAT</w:instrText>
        </w:r>
        <w:r>
          <w:fldChar w:fldCharType="separate"/>
        </w:r>
        <w:r w:rsidR="005F0667">
          <w:rPr>
            <w:noProof/>
          </w:rPr>
          <w:t>34</w:t>
        </w:r>
        <w:r>
          <w:fldChar w:fldCharType="end"/>
        </w:r>
      </w:p>
    </w:sdtContent>
  </w:sdt>
  <w:p w:rsidR="003B4D4F" w:rsidRDefault="003B4D4F">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3B4D4F" w:rsidRDefault="003B4D4F">
        <w:pPr>
          <w:pStyle w:val="af2"/>
          <w:jc w:val="right"/>
        </w:pPr>
        <w:r>
          <w:fldChar w:fldCharType="begin"/>
        </w:r>
        <w:r>
          <w:instrText>PAGE   \* MERGEFORMAT</w:instrText>
        </w:r>
        <w:r>
          <w:fldChar w:fldCharType="separate"/>
        </w:r>
        <w:r w:rsidR="00744A21">
          <w:rPr>
            <w:noProof/>
          </w:rPr>
          <w:t>93</w:t>
        </w:r>
        <w:r>
          <w:fldChar w:fldCharType="end"/>
        </w:r>
      </w:p>
    </w:sdtContent>
  </w:sdt>
  <w:p w:rsidR="003B4D4F" w:rsidRDefault="003B4D4F">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A7D" w:rsidRDefault="001B6A7D" w:rsidP="0056527F">
      <w:r>
        <w:separator/>
      </w:r>
    </w:p>
  </w:footnote>
  <w:footnote w:type="continuationSeparator" w:id="0">
    <w:p w:rsidR="001B6A7D" w:rsidRDefault="001B6A7D"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lvlText w:val="%1"/>
      <w:lvlJc w:val="left"/>
      <w:pPr>
        <w:ind w:left="432" w:hanging="432"/>
      </w:pPr>
      <w:rPr>
        <w:rFonts w:hint="default"/>
      </w:rPr>
    </w:lvl>
    <w:lvl w:ilvl="1">
      <w:start w:val="1"/>
      <w:numFmt w:val="decimal"/>
      <w:lvlText w:val="%1.%2"/>
      <w:lvlJc w:val="left"/>
      <w:pPr>
        <w:ind w:left="6247"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413943"/>
    <w:multiLevelType w:val="hybridMultilevel"/>
    <w:tmpl w:val="F5D6C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1F73F0"/>
    <w:multiLevelType w:val="hybridMultilevel"/>
    <w:tmpl w:val="3B882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41">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0"/>
  </w:num>
  <w:num w:numId="3">
    <w:abstractNumId w:val="45"/>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6"/>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4"/>
  </w:num>
  <w:num w:numId="25">
    <w:abstractNumId w:val="29"/>
  </w:num>
  <w:num w:numId="26">
    <w:abstractNumId w:val="20"/>
  </w:num>
  <w:num w:numId="27">
    <w:abstractNumId w:val="47"/>
  </w:num>
  <w:num w:numId="28">
    <w:abstractNumId w:val="41"/>
  </w:num>
  <w:num w:numId="29">
    <w:abstractNumId w:val="23"/>
  </w:num>
  <w:num w:numId="30">
    <w:abstractNumId w:val="8"/>
  </w:num>
  <w:num w:numId="31">
    <w:abstractNumId w:val="42"/>
  </w:num>
  <w:num w:numId="32">
    <w:abstractNumId w:val="14"/>
  </w:num>
  <w:num w:numId="33">
    <w:abstractNumId w:val="35"/>
  </w:num>
  <w:num w:numId="34">
    <w:abstractNumId w:val="34"/>
  </w:num>
  <w:num w:numId="35">
    <w:abstractNumId w:val="6"/>
  </w:num>
  <w:num w:numId="36">
    <w:abstractNumId w:val="27"/>
  </w:num>
  <w:num w:numId="37">
    <w:abstractNumId w:val="39"/>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3"/>
  </w:num>
  <w:num w:numId="45">
    <w:abstractNumId w:val="3"/>
  </w:num>
  <w:num w:numId="46">
    <w:abstractNumId w:val="19"/>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1CEB"/>
    <w:rsid w:val="00006F73"/>
    <w:rsid w:val="00015510"/>
    <w:rsid w:val="00020655"/>
    <w:rsid w:val="000219C4"/>
    <w:rsid w:val="00030FA9"/>
    <w:rsid w:val="00034AFB"/>
    <w:rsid w:val="00041244"/>
    <w:rsid w:val="00041F16"/>
    <w:rsid w:val="00046A6D"/>
    <w:rsid w:val="000472D0"/>
    <w:rsid w:val="00064ADB"/>
    <w:rsid w:val="00070642"/>
    <w:rsid w:val="00070BE5"/>
    <w:rsid w:val="00075435"/>
    <w:rsid w:val="00075820"/>
    <w:rsid w:val="0007651A"/>
    <w:rsid w:val="00077445"/>
    <w:rsid w:val="00082AFD"/>
    <w:rsid w:val="00083322"/>
    <w:rsid w:val="00086603"/>
    <w:rsid w:val="000910D4"/>
    <w:rsid w:val="000A0BE1"/>
    <w:rsid w:val="000B1013"/>
    <w:rsid w:val="000B30BB"/>
    <w:rsid w:val="000C36D3"/>
    <w:rsid w:val="000C3A57"/>
    <w:rsid w:val="000D1ED4"/>
    <w:rsid w:val="000E391A"/>
    <w:rsid w:val="000F0945"/>
    <w:rsid w:val="000F3F74"/>
    <w:rsid w:val="000F7F63"/>
    <w:rsid w:val="001005B8"/>
    <w:rsid w:val="0010468E"/>
    <w:rsid w:val="00112906"/>
    <w:rsid w:val="0011421E"/>
    <w:rsid w:val="00114303"/>
    <w:rsid w:val="00116A58"/>
    <w:rsid w:val="001339FC"/>
    <w:rsid w:val="00135892"/>
    <w:rsid w:val="00144FBB"/>
    <w:rsid w:val="00145BE8"/>
    <w:rsid w:val="00146238"/>
    <w:rsid w:val="00147D1E"/>
    <w:rsid w:val="00161E76"/>
    <w:rsid w:val="001628C1"/>
    <w:rsid w:val="00164CE4"/>
    <w:rsid w:val="0016575C"/>
    <w:rsid w:val="001723E7"/>
    <w:rsid w:val="00184189"/>
    <w:rsid w:val="001A0F50"/>
    <w:rsid w:val="001B17C1"/>
    <w:rsid w:val="001B5151"/>
    <w:rsid w:val="001B5812"/>
    <w:rsid w:val="001B6A7D"/>
    <w:rsid w:val="001C0F08"/>
    <w:rsid w:val="001D18DD"/>
    <w:rsid w:val="001E1900"/>
    <w:rsid w:val="001E36C3"/>
    <w:rsid w:val="001E63F4"/>
    <w:rsid w:val="001E7AE3"/>
    <w:rsid w:val="001E7BF0"/>
    <w:rsid w:val="00202404"/>
    <w:rsid w:val="00211E28"/>
    <w:rsid w:val="0021504E"/>
    <w:rsid w:val="00217206"/>
    <w:rsid w:val="00222640"/>
    <w:rsid w:val="00224690"/>
    <w:rsid w:val="00224E06"/>
    <w:rsid w:val="00225821"/>
    <w:rsid w:val="00237CC3"/>
    <w:rsid w:val="00242AE2"/>
    <w:rsid w:val="00250034"/>
    <w:rsid w:val="00251D9D"/>
    <w:rsid w:val="00267920"/>
    <w:rsid w:val="00271996"/>
    <w:rsid w:val="00274640"/>
    <w:rsid w:val="002762A4"/>
    <w:rsid w:val="002762A8"/>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C3920"/>
    <w:rsid w:val="002E27CE"/>
    <w:rsid w:val="002E38BF"/>
    <w:rsid w:val="002E5DD2"/>
    <w:rsid w:val="00321868"/>
    <w:rsid w:val="00324304"/>
    <w:rsid w:val="00324E8A"/>
    <w:rsid w:val="003354DD"/>
    <w:rsid w:val="00335525"/>
    <w:rsid w:val="00336D1E"/>
    <w:rsid w:val="00342F00"/>
    <w:rsid w:val="0034725A"/>
    <w:rsid w:val="003507B3"/>
    <w:rsid w:val="003527B1"/>
    <w:rsid w:val="00353132"/>
    <w:rsid w:val="00357699"/>
    <w:rsid w:val="00361702"/>
    <w:rsid w:val="00361B19"/>
    <w:rsid w:val="003646C9"/>
    <w:rsid w:val="00372BE3"/>
    <w:rsid w:val="00372F5D"/>
    <w:rsid w:val="003758BC"/>
    <w:rsid w:val="00377AA4"/>
    <w:rsid w:val="00392229"/>
    <w:rsid w:val="00392C11"/>
    <w:rsid w:val="00393E3F"/>
    <w:rsid w:val="0039732F"/>
    <w:rsid w:val="003B4D4F"/>
    <w:rsid w:val="003C0C19"/>
    <w:rsid w:val="003D047F"/>
    <w:rsid w:val="003D2E31"/>
    <w:rsid w:val="003D3E89"/>
    <w:rsid w:val="003D454F"/>
    <w:rsid w:val="003D4907"/>
    <w:rsid w:val="003E5AD3"/>
    <w:rsid w:val="003E6005"/>
    <w:rsid w:val="003F4C97"/>
    <w:rsid w:val="003F7E1E"/>
    <w:rsid w:val="004207BF"/>
    <w:rsid w:val="004215E9"/>
    <w:rsid w:val="00433719"/>
    <w:rsid w:val="00434262"/>
    <w:rsid w:val="00436899"/>
    <w:rsid w:val="00442C39"/>
    <w:rsid w:val="00445786"/>
    <w:rsid w:val="00455480"/>
    <w:rsid w:val="004577E3"/>
    <w:rsid w:val="004634BE"/>
    <w:rsid w:val="00463DD6"/>
    <w:rsid w:val="00465339"/>
    <w:rsid w:val="00466FE7"/>
    <w:rsid w:val="00467AD5"/>
    <w:rsid w:val="00471D65"/>
    <w:rsid w:val="004755F6"/>
    <w:rsid w:val="004771BF"/>
    <w:rsid w:val="00481497"/>
    <w:rsid w:val="004841F3"/>
    <w:rsid w:val="00484770"/>
    <w:rsid w:val="00494AD4"/>
    <w:rsid w:val="004A784B"/>
    <w:rsid w:val="004B1F34"/>
    <w:rsid w:val="004B450B"/>
    <w:rsid w:val="004B48B1"/>
    <w:rsid w:val="004C1AFE"/>
    <w:rsid w:val="004C5754"/>
    <w:rsid w:val="004E033E"/>
    <w:rsid w:val="004E5C26"/>
    <w:rsid w:val="00502754"/>
    <w:rsid w:val="00505B7C"/>
    <w:rsid w:val="00507334"/>
    <w:rsid w:val="00507683"/>
    <w:rsid w:val="00522652"/>
    <w:rsid w:val="00522E27"/>
    <w:rsid w:val="00523B03"/>
    <w:rsid w:val="00527543"/>
    <w:rsid w:val="00546510"/>
    <w:rsid w:val="00551260"/>
    <w:rsid w:val="005518E2"/>
    <w:rsid w:val="005528EC"/>
    <w:rsid w:val="00553E41"/>
    <w:rsid w:val="00554E4C"/>
    <w:rsid w:val="0055584F"/>
    <w:rsid w:val="00560EE3"/>
    <w:rsid w:val="0056334E"/>
    <w:rsid w:val="0056527F"/>
    <w:rsid w:val="005660BE"/>
    <w:rsid w:val="00567FA3"/>
    <w:rsid w:val="00573860"/>
    <w:rsid w:val="00573B09"/>
    <w:rsid w:val="0058057A"/>
    <w:rsid w:val="00587E83"/>
    <w:rsid w:val="0059111B"/>
    <w:rsid w:val="00595169"/>
    <w:rsid w:val="005A15F2"/>
    <w:rsid w:val="005A427E"/>
    <w:rsid w:val="005B0CAF"/>
    <w:rsid w:val="005C2F76"/>
    <w:rsid w:val="005D180D"/>
    <w:rsid w:val="005D27C5"/>
    <w:rsid w:val="005D7D56"/>
    <w:rsid w:val="005F0667"/>
    <w:rsid w:val="005F753F"/>
    <w:rsid w:val="006124A2"/>
    <w:rsid w:val="00615F87"/>
    <w:rsid w:val="00617320"/>
    <w:rsid w:val="006224A3"/>
    <w:rsid w:val="006250DB"/>
    <w:rsid w:val="00631F95"/>
    <w:rsid w:val="00637587"/>
    <w:rsid w:val="00653908"/>
    <w:rsid w:val="0066107F"/>
    <w:rsid w:val="0066266C"/>
    <w:rsid w:val="00665339"/>
    <w:rsid w:val="00670698"/>
    <w:rsid w:val="006736B9"/>
    <w:rsid w:val="006774EE"/>
    <w:rsid w:val="006830C6"/>
    <w:rsid w:val="006A0FAD"/>
    <w:rsid w:val="006A5683"/>
    <w:rsid w:val="006A5A93"/>
    <w:rsid w:val="006A675B"/>
    <w:rsid w:val="006B37E1"/>
    <w:rsid w:val="006B4033"/>
    <w:rsid w:val="006B76D5"/>
    <w:rsid w:val="006C0E35"/>
    <w:rsid w:val="006C185C"/>
    <w:rsid w:val="006D16F2"/>
    <w:rsid w:val="006D1CDF"/>
    <w:rsid w:val="006D33A4"/>
    <w:rsid w:val="006D6739"/>
    <w:rsid w:val="006D7C4C"/>
    <w:rsid w:val="006E0D4B"/>
    <w:rsid w:val="006E1DDB"/>
    <w:rsid w:val="006E247D"/>
    <w:rsid w:val="006F4B7B"/>
    <w:rsid w:val="006F5908"/>
    <w:rsid w:val="007264B6"/>
    <w:rsid w:val="00726E18"/>
    <w:rsid w:val="007270DB"/>
    <w:rsid w:val="00731EA6"/>
    <w:rsid w:val="007323A1"/>
    <w:rsid w:val="00733FCB"/>
    <w:rsid w:val="0074386A"/>
    <w:rsid w:val="00744A21"/>
    <w:rsid w:val="00747FDF"/>
    <w:rsid w:val="00750ABF"/>
    <w:rsid w:val="00761FD8"/>
    <w:rsid w:val="00764DAE"/>
    <w:rsid w:val="007740C2"/>
    <w:rsid w:val="00775A5D"/>
    <w:rsid w:val="0077709B"/>
    <w:rsid w:val="00777306"/>
    <w:rsid w:val="00780BCC"/>
    <w:rsid w:val="007859A9"/>
    <w:rsid w:val="0079090C"/>
    <w:rsid w:val="007A3144"/>
    <w:rsid w:val="007A52DE"/>
    <w:rsid w:val="007A7353"/>
    <w:rsid w:val="007B1D74"/>
    <w:rsid w:val="007B4144"/>
    <w:rsid w:val="007B6DFF"/>
    <w:rsid w:val="007B6EC3"/>
    <w:rsid w:val="007C0D4A"/>
    <w:rsid w:val="007C185D"/>
    <w:rsid w:val="007C2996"/>
    <w:rsid w:val="007C3B7A"/>
    <w:rsid w:val="007C793A"/>
    <w:rsid w:val="007D1DE9"/>
    <w:rsid w:val="007D35C6"/>
    <w:rsid w:val="007D5AE4"/>
    <w:rsid w:val="007E0857"/>
    <w:rsid w:val="007E0DCC"/>
    <w:rsid w:val="007E0F07"/>
    <w:rsid w:val="007E269F"/>
    <w:rsid w:val="007E49A5"/>
    <w:rsid w:val="007F77EC"/>
    <w:rsid w:val="007F7E17"/>
    <w:rsid w:val="00801B3A"/>
    <w:rsid w:val="008025CA"/>
    <w:rsid w:val="008042AD"/>
    <w:rsid w:val="00806682"/>
    <w:rsid w:val="00806BC2"/>
    <w:rsid w:val="00820A19"/>
    <w:rsid w:val="00820C4F"/>
    <w:rsid w:val="008227E7"/>
    <w:rsid w:val="00826168"/>
    <w:rsid w:val="00826680"/>
    <w:rsid w:val="008270A1"/>
    <w:rsid w:val="00835992"/>
    <w:rsid w:val="0084662C"/>
    <w:rsid w:val="00846820"/>
    <w:rsid w:val="0085565B"/>
    <w:rsid w:val="00873B14"/>
    <w:rsid w:val="00873CC6"/>
    <w:rsid w:val="00874410"/>
    <w:rsid w:val="0088146D"/>
    <w:rsid w:val="008956D0"/>
    <w:rsid w:val="00896F99"/>
    <w:rsid w:val="008A1AB3"/>
    <w:rsid w:val="008A1D74"/>
    <w:rsid w:val="008A5513"/>
    <w:rsid w:val="008A5E4E"/>
    <w:rsid w:val="008B10BA"/>
    <w:rsid w:val="008B28E8"/>
    <w:rsid w:val="008B7B0B"/>
    <w:rsid w:val="008C104C"/>
    <w:rsid w:val="008C2980"/>
    <w:rsid w:val="008C4511"/>
    <w:rsid w:val="008C605A"/>
    <w:rsid w:val="008C686B"/>
    <w:rsid w:val="008C765B"/>
    <w:rsid w:val="008D09E3"/>
    <w:rsid w:val="008D30B8"/>
    <w:rsid w:val="008D3F9F"/>
    <w:rsid w:val="008D6D50"/>
    <w:rsid w:val="008E0D22"/>
    <w:rsid w:val="008E773E"/>
    <w:rsid w:val="00904100"/>
    <w:rsid w:val="00904C3B"/>
    <w:rsid w:val="00906552"/>
    <w:rsid w:val="00915A0C"/>
    <w:rsid w:val="0092795A"/>
    <w:rsid w:val="0093583D"/>
    <w:rsid w:val="00935AA3"/>
    <w:rsid w:val="0094218C"/>
    <w:rsid w:val="00942A93"/>
    <w:rsid w:val="0094440D"/>
    <w:rsid w:val="00947F14"/>
    <w:rsid w:val="00954EFF"/>
    <w:rsid w:val="00973E4A"/>
    <w:rsid w:val="009748B4"/>
    <w:rsid w:val="00975D2E"/>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473"/>
    <w:rsid w:val="009F7D27"/>
    <w:rsid w:val="00A01DE6"/>
    <w:rsid w:val="00A10A40"/>
    <w:rsid w:val="00A11C6C"/>
    <w:rsid w:val="00A13CA4"/>
    <w:rsid w:val="00A17492"/>
    <w:rsid w:val="00A246D1"/>
    <w:rsid w:val="00A25A3B"/>
    <w:rsid w:val="00A4091B"/>
    <w:rsid w:val="00A420F5"/>
    <w:rsid w:val="00A4221B"/>
    <w:rsid w:val="00A44633"/>
    <w:rsid w:val="00A454B0"/>
    <w:rsid w:val="00A54437"/>
    <w:rsid w:val="00A560E1"/>
    <w:rsid w:val="00A64C03"/>
    <w:rsid w:val="00A65A33"/>
    <w:rsid w:val="00A76CE8"/>
    <w:rsid w:val="00A85664"/>
    <w:rsid w:val="00A93B4B"/>
    <w:rsid w:val="00A93E5E"/>
    <w:rsid w:val="00A948BB"/>
    <w:rsid w:val="00AA12C1"/>
    <w:rsid w:val="00AA66C3"/>
    <w:rsid w:val="00AB3649"/>
    <w:rsid w:val="00AB6DED"/>
    <w:rsid w:val="00AB740B"/>
    <w:rsid w:val="00AD375D"/>
    <w:rsid w:val="00AE02B1"/>
    <w:rsid w:val="00AE453E"/>
    <w:rsid w:val="00AE51C5"/>
    <w:rsid w:val="00AE5D4C"/>
    <w:rsid w:val="00AF0A55"/>
    <w:rsid w:val="00B04607"/>
    <w:rsid w:val="00B07A4B"/>
    <w:rsid w:val="00B12126"/>
    <w:rsid w:val="00B20D7B"/>
    <w:rsid w:val="00B23BD8"/>
    <w:rsid w:val="00B25827"/>
    <w:rsid w:val="00B27383"/>
    <w:rsid w:val="00B3024D"/>
    <w:rsid w:val="00B30FA2"/>
    <w:rsid w:val="00B35F39"/>
    <w:rsid w:val="00B372CA"/>
    <w:rsid w:val="00B37DFF"/>
    <w:rsid w:val="00B43173"/>
    <w:rsid w:val="00B56C00"/>
    <w:rsid w:val="00B57FE2"/>
    <w:rsid w:val="00B60720"/>
    <w:rsid w:val="00B625DD"/>
    <w:rsid w:val="00B655D7"/>
    <w:rsid w:val="00B834AD"/>
    <w:rsid w:val="00B8664A"/>
    <w:rsid w:val="00B87F49"/>
    <w:rsid w:val="00B954B4"/>
    <w:rsid w:val="00BA74C2"/>
    <w:rsid w:val="00BB359C"/>
    <w:rsid w:val="00BB3F92"/>
    <w:rsid w:val="00BB4A12"/>
    <w:rsid w:val="00BB75F1"/>
    <w:rsid w:val="00BD25F3"/>
    <w:rsid w:val="00BD6CDA"/>
    <w:rsid w:val="00BF5688"/>
    <w:rsid w:val="00C03A40"/>
    <w:rsid w:val="00C14AD5"/>
    <w:rsid w:val="00C1560E"/>
    <w:rsid w:val="00C2645A"/>
    <w:rsid w:val="00C30179"/>
    <w:rsid w:val="00C310DB"/>
    <w:rsid w:val="00C327F1"/>
    <w:rsid w:val="00C37053"/>
    <w:rsid w:val="00C37322"/>
    <w:rsid w:val="00C45ABF"/>
    <w:rsid w:val="00C550A5"/>
    <w:rsid w:val="00C57D4F"/>
    <w:rsid w:val="00C66CAE"/>
    <w:rsid w:val="00C81900"/>
    <w:rsid w:val="00C84F9D"/>
    <w:rsid w:val="00C93007"/>
    <w:rsid w:val="00CA0437"/>
    <w:rsid w:val="00CA0C87"/>
    <w:rsid w:val="00CA2647"/>
    <w:rsid w:val="00CA7040"/>
    <w:rsid w:val="00CA74DF"/>
    <w:rsid w:val="00CB1103"/>
    <w:rsid w:val="00CB45AF"/>
    <w:rsid w:val="00CC5C8E"/>
    <w:rsid w:val="00CC60FE"/>
    <w:rsid w:val="00CD038A"/>
    <w:rsid w:val="00CD0F8C"/>
    <w:rsid w:val="00CD1ECA"/>
    <w:rsid w:val="00CE6A6F"/>
    <w:rsid w:val="00CF71ED"/>
    <w:rsid w:val="00D04531"/>
    <w:rsid w:val="00D13A97"/>
    <w:rsid w:val="00D1623C"/>
    <w:rsid w:val="00D177B1"/>
    <w:rsid w:val="00D217DA"/>
    <w:rsid w:val="00D27ACE"/>
    <w:rsid w:val="00D32E86"/>
    <w:rsid w:val="00D54C50"/>
    <w:rsid w:val="00D76BA5"/>
    <w:rsid w:val="00D835EB"/>
    <w:rsid w:val="00D84DB8"/>
    <w:rsid w:val="00DA47D7"/>
    <w:rsid w:val="00DA5FFA"/>
    <w:rsid w:val="00DB31DA"/>
    <w:rsid w:val="00DB78CB"/>
    <w:rsid w:val="00DC13BF"/>
    <w:rsid w:val="00DC5081"/>
    <w:rsid w:val="00DE18BC"/>
    <w:rsid w:val="00DF37B0"/>
    <w:rsid w:val="00DF6952"/>
    <w:rsid w:val="00E02F39"/>
    <w:rsid w:val="00E05092"/>
    <w:rsid w:val="00E06FC2"/>
    <w:rsid w:val="00E12380"/>
    <w:rsid w:val="00E1442B"/>
    <w:rsid w:val="00E14985"/>
    <w:rsid w:val="00E16BD2"/>
    <w:rsid w:val="00E25338"/>
    <w:rsid w:val="00E271DB"/>
    <w:rsid w:val="00E3677B"/>
    <w:rsid w:val="00E37A19"/>
    <w:rsid w:val="00E40081"/>
    <w:rsid w:val="00E41A59"/>
    <w:rsid w:val="00E41B28"/>
    <w:rsid w:val="00E43B2E"/>
    <w:rsid w:val="00E50738"/>
    <w:rsid w:val="00E53492"/>
    <w:rsid w:val="00E6151C"/>
    <w:rsid w:val="00E63CE7"/>
    <w:rsid w:val="00E656AE"/>
    <w:rsid w:val="00E65E9E"/>
    <w:rsid w:val="00E66725"/>
    <w:rsid w:val="00E70C3E"/>
    <w:rsid w:val="00E74A1E"/>
    <w:rsid w:val="00E770E0"/>
    <w:rsid w:val="00E859F6"/>
    <w:rsid w:val="00E87784"/>
    <w:rsid w:val="00E91258"/>
    <w:rsid w:val="00E9757C"/>
    <w:rsid w:val="00EA5248"/>
    <w:rsid w:val="00EB5AC0"/>
    <w:rsid w:val="00EB7F02"/>
    <w:rsid w:val="00EC11A4"/>
    <w:rsid w:val="00EC4570"/>
    <w:rsid w:val="00EC55A3"/>
    <w:rsid w:val="00ED6764"/>
    <w:rsid w:val="00EE16F4"/>
    <w:rsid w:val="00F020D3"/>
    <w:rsid w:val="00F0486E"/>
    <w:rsid w:val="00F0511C"/>
    <w:rsid w:val="00F10545"/>
    <w:rsid w:val="00F15635"/>
    <w:rsid w:val="00F25656"/>
    <w:rsid w:val="00F25C9B"/>
    <w:rsid w:val="00F26586"/>
    <w:rsid w:val="00F42BA3"/>
    <w:rsid w:val="00F51058"/>
    <w:rsid w:val="00F51DB3"/>
    <w:rsid w:val="00F6651B"/>
    <w:rsid w:val="00F8123E"/>
    <w:rsid w:val="00F81EC2"/>
    <w:rsid w:val="00F830FA"/>
    <w:rsid w:val="00F836AE"/>
    <w:rsid w:val="00F872DD"/>
    <w:rsid w:val="00F91D0D"/>
    <w:rsid w:val="00F92DEA"/>
    <w:rsid w:val="00F93A46"/>
    <w:rsid w:val="00F97103"/>
    <w:rsid w:val="00F975ED"/>
    <w:rsid w:val="00FD1033"/>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qFormat/>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qFormat/>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qFormat/>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 w:type="paragraph" w:styleId="51">
    <w:name w:val="toc 5"/>
    <w:basedOn w:val="a"/>
    <w:next w:val="a"/>
    <w:autoRedefine/>
    <w:uiPriority w:val="39"/>
    <w:semiHidden/>
    <w:unhideWhenUsed/>
    <w:rsid w:val="003E5AD3"/>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66733824"/>
        <c:axId val="266736000"/>
      </c:scatterChart>
      <c:valAx>
        <c:axId val="266733824"/>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66736000"/>
        <c:crosses val="autoZero"/>
        <c:crossBetween val="midCat"/>
        <c:majorUnit val="5"/>
      </c:valAx>
      <c:valAx>
        <c:axId val="266736000"/>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66733824"/>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66749440"/>
        <c:axId val="266751360"/>
      </c:scatterChart>
      <c:valAx>
        <c:axId val="26674944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66751360"/>
        <c:crosses val="autoZero"/>
        <c:crossBetween val="midCat"/>
        <c:majorUnit val="10"/>
      </c:valAx>
      <c:valAx>
        <c:axId val="266751360"/>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6674944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66769152"/>
        <c:axId val="266771072"/>
      </c:scatterChart>
      <c:valAx>
        <c:axId val="266769152"/>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66771072"/>
        <c:crosses val="autoZero"/>
        <c:crossBetween val="midCat"/>
        <c:majorUnit val="10"/>
      </c:valAx>
      <c:valAx>
        <c:axId val="266771072"/>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6676915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67979008"/>
        <c:axId val="267989376"/>
      </c:scatterChart>
      <c:valAx>
        <c:axId val="267979008"/>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7989376"/>
        <c:crosses val="autoZero"/>
        <c:crossBetween val="midCat"/>
        <c:majorUnit val="10"/>
      </c:valAx>
      <c:valAx>
        <c:axId val="267989376"/>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67979008"/>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68010624"/>
        <c:axId val="268012544"/>
      </c:scatterChart>
      <c:valAx>
        <c:axId val="26801062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8012544"/>
        <c:crosses val="autoZero"/>
        <c:crossBetween val="midCat"/>
        <c:majorUnit val="10"/>
      </c:valAx>
      <c:valAx>
        <c:axId val="268012544"/>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68010624"/>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68025216"/>
        <c:axId val="268039680"/>
      </c:scatterChart>
      <c:valAx>
        <c:axId val="26802521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68039680"/>
        <c:crosses val="autoZero"/>
        <c:crossBetween val="midCat"/>
        <c:majorUnit val="10"/>
      </c:valAx>
      <c:valAx>
        <c:axId val="268039680"/>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68025216"/>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1B18CC73-90D3-453F-812C-78A1E23922E7}" type="presOf" srcId="{618637BA-DA65-4D40-81BE-C3D5F350F75E}" destId="{6FBE9030-C444-4A28-AC24-795BDE15312B}" srcOrd="1" destOrd="0" presId="urn:microsoft.com/office/officeart/2008/layout/HorizontalMultiLevelHierarchy"/>
    <dgm:cxn modelId="{B4A1F26E-A939-4210-9888-9334D4EA7BB8}" type="presOf" srcId="{28ED67AA-1CE5-48B6-B2F8-4F7DB924147E}" destId="{A322965F-BF08-4288-8B04-2A3A0FD5615F}" srcOrd="0" destOrd="0" presId="urn:microsoft.com/office/officeart/2008/layout/HorizontalMultiLevelHierarchy"/>
    <dgm:cxn modelId="{4C92D884-0519-4776-B0F4-B0CC66E91E8C}" type="presOf" srcId="{1614F1D0-DB41-422C-90FE-8B1B0D464A0F}" destId="{07ADCF4F-F44C-4029-B6DE-9D3611B59D19}" srcOrd="1" destOrd="0" presId="urn:microsoft.com/office/officeart/2008/layout/HorizontalMultiLevelHierarchy"/>
    <dgm:cxn modelId="{37BAB9AA-F657-4203-9E7A-26B3D8DD1FD5}" type="presOf" srcId="{F173D43A-CC60-4A53-8337-2862A3F63F17}" destId="{33E072DB-5D67-4004-9C04-7545B53BAA4F}" srcOrd="0"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F9F24028-2888-4FFC-B944-55D1724E60C2}" type="presOf" srcId="{F2A330E9-A55C-4144-81FD-8F05BFE9BC63}" destId="{CC46383E-CADA-4441-9397-835898B25B35}" srcOrd="1" destOrd="0" presId="urn:microsoft.com/office/officeart/2008/layout/HorizontalMultiLevelHierarchy"/>
    <dgm:cxn modelId="{1F2377C2-F870-45D2-BF67-55866A5A7E6B}" type="presOf" srcId="{C1585AE4-EBE9-4488-BD3B-7309BFFF2BB4}" destId="{937D819A-4DDE-442E-9A23-FF6A13133734}" srcOrd="0" destOrd="0" presId="urn:microsoft.com/office/officeart/2008/layout/HorizontalMultiLevelHierarchy"/>
    <dgm:cxn modelId="{0886B556-6BC9-4870-9651-424B535230A8}" type="presOf" srcId="{10731323-C6EA-4B18-B477-175F8DC05644}" destId="{C767B607-BCD4-447B-8670-73E7B277A78F}" srcOrd="1" destOrd="0" presId="urn:microsoft.com/office/officeart/2008/layout/HorizontalMultiLevelHierarchy"/>
    <dgm:cxn modelId="{9B07F56A-AA6E-4723-8543-7B3A006B307C}" type="presOf" srcId="{1179461E-9552-4758-88FD-416B3E19CF1F}" destId="{A18BDED0-1D99-40E7-96CA-053ACAE63666}" srcOrd="0" destOrd="0" presId="urn:microsoft.com/office/officeart/2008/layout/HorizontalMultiLevelHierarchy"/>
    <dgm:cxn modelId="{4D3B3276-9C7E-44C2-9210-F4BAC01B1623}" type="presOf" srcId="{FB61F1E6-CFB3-4056-844E-631CB8EEAC7F}" destId="{5E4566AC-4CA1-43F3-B17A-FA1C5A83BA32}" srcOrd="0" destOrd="0" presId="urn:microsoft.com/office/officeart/2008/layout/HorizontalMultiLevelHierarchy"/>
    <dgm:cxn modelId="{7DE8D6FA-FC29-4723-9039-DA1DFF1DDF01}" type="presOf" srcId="{B84E1AD8-D1C1-44F5-8EDA-3FA9F2E23AF0}" destId="{515AB8A8-E0E1-442B-993A-946BE160AD8C}" srcOrd="0" destOrd="0" presId="urn:microsoft.com/office/officeart/2008/layout/HorizontalMultiLevelHierarchy"/>
    <dgm:cxn modelId="{52245B55-CA00-4D10-843C-5689162894FF}" type="presOf" srcId="{34F7F596-4BBF-4A1B-BB26-3E646F7E127A}" destId="{B3F9A21F-7B62-4AE3-B415-644D29E25FEA}" srcOrd="1" destOrd="0" presId="urn:microsoft.com/office/officeart/2008/layout/HorizontalMultiLevelHierarchy"/>
    <dgm:cxn modelId="{F4A27273-6E6A-4FBD-B84B-9ED9598B0B32}" type="presOf" srcId="{B9CB5AA8-076D-4675-96FF-B5C4C40DE6D1}" destId="{74A5FC34-D39F-4273-8428-579BD5000EBF}" srcOrd="0" destOrd="0" presId="urn:microsoft.com/office/officeart/2008/layout/HorizontalMultiLevelHierarchy"/>
    <dgm:cxn modelId="{B67E3D4E-15C7-4728-BC11-EB138EF87D6A}" srcId="{AA9F44CB-548B-4913-8340-65B43AB07451}" destId="{6809F1AF-23C1-4F0E-B824-6139DCE5E90B}" srcOrd="0" destOrd="0" parTransId="{1614F1D0-DB41-422C-90FE-8B1B0D464A0F}" sibTransId="{547D8439-224E-465B-A522-856690765321}"/>
    <dgm:cxn modelId="{0006C641-B52A-4886-8EF5-C9992E7CEF63}" type="presOf" srcId="{DB2C880A-6DDE-408B-9FB4-84F62918F578}" destId="{33B4B3A9-01E9-45FB-82D4-992733FEC3B7}" srcOrd="0" destOrd="0" presId="urn:microsoft.com/office/officeart/2008/layout/HorizontalMultiLevelHierarchy"/>
    <dgm:cxn modelId="{9F9A8E06-687E-487D-B57B-1E35B6AA0EF9}" type="presOf" srcId="{54941BE1-8D0D-435E-98E9-F63AB4E020E5}" destId="{798DA56F-E2F5-4EE7-8355-647C42E9FB98}" srcOrd="1" destOrd="0" presId="urn:microsoft.com/office/officeart/2008/layout/HorizontalMultiLevelHierarchy"/>
    <dgm:cxn modelId="{2D66D87B-6275-4FCB-9EF5-8B387022192F}" type="presOf" srcId="{B0D28352-BE2D-4301-BCCB-9A7EBBDF78D2}" destId="{09F5B56F-5BC3-44E1-A32F-F5AE67BA777A}" srcOrd="0" destOrd="0" presId="urn:microsoft.com/office/officeart/2008/layout/HorizontalMultiLevelHierarchy"/>
    <dgm:cxn modelId="{105674AD-7210-48DA-94F8-B870016779C9}" type="presOf" srcId="{30DA9CCB-32AA-4952-AD74-DDDBE4F9424E}" destId="{9074EF5C-E8A1-43A7-A6E9-4168ED87F3F3}" srcOrd="1"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5729ACA9-9474-4657-9D99-258445084867}" type="presOf" srcId="{6809F1AF-23C1-4F0E-B824-6139DCE5E90B}" destId="{A711717C-649B-41A4-AF92-39A6869367F4}" srcOrd="0"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A4C89BDC-F83C-43DE-8573-18A369E8DCBF}" type="presOf" srcId="{A4640B9B-7858-4AE6-8F15-931BD2821C65}" destId="{252FED32-C5FD-4F25-BCEF-1F517BFDDA04}" srcOrd="1" destOrd="0" presId="urn:microsoft.com/office/officeart/2008/layout/HorizontalMultiLevelHierarchy"/>
    <dgm:cxn modelId="{978734C0-7BC2-43D7-B1F0-EF13F6860624}" type="presOf" srcId="{4378811A-379B-46D3-82A2-F3FB09073A09}" destId="{65A10B49-893C-48EF-815E-C5468BCBF823}" srcOrd="1" destOrd="0" presId="urn:microsoft.com/office/officeart/2008/layout/HorizontalMultiLevelHierarchy"/>
    <dgm:cxn modelId="{16E5A409-126B-463E-96DA-298643EDAEA4}" srcId="{43490450-ED91-489F-AED1-E14940988737}" destId="{97F40A5E-8454-473F-B525-DB42324AD99C}" srcOrd="1" destOrd="0" parTransId="{B26201A9-65AB-47A0-B049-AA76AE93DA0F}" sibTransId="{462F80B4-E98C-4163-B86D-62E7789A98A2}"/>
    <dgm:cxn modelId="{D2AFB060-DD8F-483E-8E62-4AAE8410BC02}" type="presOf" srcId="{5673A376-3219-436A-BB65-5518A94898AD}" destId="{092E85CE-2289-4FB4-9664-506F5BA58048}" srcOrd="0" destOrd="0" presId="urn:microsoft.com/office/officeart/2008/layout/HorizontalMultiLevelHierarchy"/>
    <dgm:cxn modelId="{2DEE2938-F22B-4953-BCF2-F898791342B2}" type="presOf" srcId="{8E4BE5A3-C14F-4C54-BA51-EB46C62CEAD7}" destId="{213CFF09-7FCE-4794-B0AA-73769812F4A1}"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BCFC8BB6-020A-4480-882F-CD877A530307}" type="presOf" srcId="{A40EA3B3-3DC7-451A-A7E0-9872CD3816C8}" destId="{1C5C0225-1FCF-4C5E-B4BD-24DEF5FC7528}"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4C97C8FB-D174-4765-8D9E-F1B8626E80E9}" srcId="{86912AB4-8403-4ACE-BAF6-A1669E5F0E01}" destId="{BF41A326-AD5A-4B19-8CAF-26BB04909CF9}" srcOrd="0" destOrd="0" parTransId="{C978DA30-EB2C-4A8B-A7F3-5DDF613B9936}" sibTransId="{340D4F76-96B0-4135-943C-529E29CD9831}"/>
    <dgm:cxn modelId="{C89BBB32-E41D-4ADD-BB16-133F12CD3956}" type="presOf" srcId="{0C38C83E-79D0-4700-8E33-1811D5C4C66B}" destId="{E8D9383B-F648-4290-8926-8852C41823AA}" srcOrd="0" destOrd="0" presId="urn:microsoft.com/office/officeart/2008/layout/HorizontalMultiLevelHierarchy"/>
    <dgm:cxn modelId="{A63170C5-67A1-450D-BA95-70DE046317D5}" type="presOf" srcId="{39E73021-3CCB-486D-89E4-DEE8EAD2C5FC}" destId="{33B8A14F-9D0F-469D-8D35-F2A3E73843A3}" srcOrd="0" destOrd="0" presId="urn:microsoft.com/office/officeart/2008/layout/HorizontalMultiLevelHierarchy"/>
    <dgm:cxn modelId="{319E3ABC-BA0B-4B8C-A801-97DDC7E198AD}" type="presOf" srcId="{D62F199D-7BEE-4601-85CD-76BB0C17EB35}" destId="{15D2EFCC-4209-442D-8C50-1DEE8499C18D}" srcOrd="0" destOrd="0" presId="urn:microsoft.com/office/officeart/2008/layout/HorizontalMultiLevelHierarchy"/>
    <dgm:cxn modelId="{AD8B0CA4-8248-4A29-AA62-67CFA718B4B0}" type="presOf" srcId="{F4BC465D-A40D-49CB-92FF-E1607939CB24}" destId="{2210F757-3026-4DBE-AA4E-372B189ECB0B}" srcOrd="1" destOrd="0" presId="urn:microsoft.com/office/officeart/2008/layout/HorizontalMultiLevelHierarchy"/>
    <dgm:cxn modelId="{9AD9604F-A410-4B76-ACBC-29464073AEF9}" type="presOf" srcId="{769C8CCC-A42C-49DA-93C1-EA61E5DC2C2D}" destId="{395B710F-F7C8-4004-99AE-9C46192CC00E}" srcOrd="0" destOrd="0" presId="urn:microsoft.com/office/officeart/2008/layout/HorizontalMultiLevelHierarchy"/>
    <dgm:cxn modelId="{E145BAD1-9C31-4D53-8B19-635FE2EDD586}" type="presOf" srcId="{EEA939A7-8E3F-4FAD-88A3-CDDD95B9B18E}" destId="{B6217119-13FB-43E2-8136-2FF548D0C5CE}" srcOrd="0" destOrd="0" presId="urn:microsoft.com/office/officeart/2008/layout/HorizontalMultiLevelHierarchy"/>
    <dgm:cxn modelId="{A54EACDC-5BE5-45DA-80E8-6CB55EB392F0}" type="presOf" srcId="{CAD2AEC0-0A65-495C-931F-45F7DB5DE60F}" destId="{BC2FFD43-1298-4035-A749-E7BAC24C063A}" srcOrd="1"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7F48DE0E-8609-4D39-B8CC-E9B1101AA6B4}" srcId="{CE2ED4C2-C4D6-45E9-8390-B1576B1B8459}" destId="{F15002A9-53D6-4117-98BE-0DFBF13BE1EE}" srcOrd="1" destOrd="0" parTransId="{4E05CFEB-1F85-49E7-B666-B9130E7E6C11}" sibTransId="{D32485E1-3457-410C-813E-BCD46010C4BE}"/>
    <dgm:cxn modelId="{127522CA-6A4A-4655-A91C-4F188027C035}" srcId="{1B08A8EC-8BE8-4C35-B049-A5F7B80A9E16}" destId="{458B4506-379F-4239-B765-57785EA11F28}" srcOrd="0" destOrd="0" parTransId="{49E8F892-8498-4323-BB16-F844E95BA0B8}" sibTransId="{A447EA9E-B086-42F4-A500-CD79AD1422CE}"/>
    <dgm:cxn modelId="{E820DCF4-670A-4901-8986-39C6EEB9244D}" type="presOf" srcId="{062A5605-E34A-4CEE-A271-BC394F2AC00E}" destId="{EE60C296-D0EB-405A-97CE-E44A7CB75B9E}" srcOrd="1"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00314363-767D-4799-933C-C7F937AFFB55}" type="presOf" srcId="{B3C40EC8-71FD-44A3-8883-6DF08F216B71}" destId="{431AFE2A-5274-46E9-8739-69F49B87D5ED}" srcOrd="0" destOrd="0" presId="urn:microsoft.com/office/officeart/2008/layout/HorizontalMultiLevelHierarchy"/>
    <dgm:cxn modelId="{28029A59-CFAF-450E-8E68-0E5449FFF303}" type="presOf" srcId="{96F92575-6AF6-46D2-B568-C3FF35A4BF9C}" destId="{A81A0AB6-A6D3-4E06-8954-C177AD4F039E}"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59143894-8E21-4FB1-B939-E916528951FE}" srcId="{B17CE6F9-26F8-4DBA-8F9E-56587641182C}" destId="{769C8CCC-A42C-49DA-93C1-EA61E5DC2C2D}" srcOrd="2" destOrd="0" parTransId="{DB2C880A-6DDE-408B-9FB4-84F62918F578}" sibTransId="{3E647647-3C6B-4A88-B322-70532C92C80A}"/>
    <dgm:cxn modelId="{32ECC60A-E462-4786-93D8-C530A42BE0BC}" type="presOf" srcId="{86912AB4-8403-4ACE-BAF6-A1669E5F0E01}" destId="{92AC7CD9-B211-4DB7-8A11-1D8D04C0C85A}" srcOrd="0" destOrd="0" presId="urn:microsoft.com/office/officeart/2008/layout/HorizontalMultiLevelHierarchy"/>
    <dgm:cxn modelId="{7EC8E33F-2A2C-408F-9384-804EFF06725E}" type="presOf" srcId="{2BD60E0C-5FE1-477B-A9C7-95AB67A20BD8}" destId="{F7405F78-5C97-474C-9013-A1700D237485}" srcOrd="1" destOrd="0" presId="urn:microsoft.com/office/officeart/2008/layout/HorizontalMultiLevelHierarchy"/>
    <dgm:cxn modelId="{BBE43A5E-EC7B-4568-AB50-26A09456BAF0}" type="presOf" srcId="{E356B71E-05D4-457F-986B-3C7CBBFBBB30}" destId="{5DC6771F-CBD2-4834-8AFB-EAAE3B615AC5}" srcOrd="0" destOrd="0" presId="urn:microsoft.com/office/officeart/2008/layout/HorizontalMultiLevelHierarchy"/>
    <dgm:cxn modelId="{74A8F67E-3375-465A-AC28-6F44CA123CEA}" type="presOf" srcId="{0F78D5C1-B86E-4C0A-8DCE-BE08B8F2CB11}" destId="{F7F02F55-3EE1-4133-9340-0419067114B9}" srcOrd="1" destOrd="0" presId="urn:microsoft.com/office/officeart/2008/layout/HorizontalMultiLevelHierarchy"/>
    <dgm:cxn modelId="{E3AB4F2B-DEB9-4FD1-B8C3-2EE1C9BDBFB9}" type="presOf" srcId="{5673A376-3219-436A-BB65-5518A94898AD}" destId="{CAB41ABC-179F-465F-8101-34425550C4D2}" srcOrd="1" destOrd="0" presId="urn:microsoft.com/office/officeart/2008/layout/HorizontalMultiLevelHierarchy"/>
    <dgm:cxn modelId="{7B3BE9A9-3D68-4661-95F4-38874144ED0E}" type="presOf" srcId="{B84E1AD8-D1C1-44F5-8EDA-3FA9F2E23AF0}" destId="{84E90FA6-05BC-4DB2-8A8B-B849B3746916}" srcOrd="1" destOrd="0" presId="urn:microsoft.com/office/officeart/2008/layout/HorizontalMultiLevelHierarchy"/>
    <dgm:cxn modelId="{AC97EEAE-9458-409D-901B-DAB1D8B56126}" type="presOf" srcId="{AA9F44CB-548B-4913-8340-65B43AB07451}" destId="{9128274D-2612-4E8E-9E25-5B820396EB07}" srcOrd="0" destOrd="0" presId="urn:microsoft.com/office/officeart/2008/layout/HorizontalMultiLevelHierarchy"/>
    <dgm:cxn modelId="{6648343D-A535-4AA4-BD30-AE28D655FBF5}" type="presOf" srcId="{10731323-C6EA-4B18-B477-175F8DC05644}" destId="{50618AA5-0907-4654-B55E-F13037485210}"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60C872BB-D8AC-4C9E-AB81-18D9EA3F557E}" type="presOf" srcId="{1B08A8EC-8BE8-4C35-B049-A5F7B80A9E16}" destId="{5EA1F140-6C36-4D8F-ADB6-80D126E66F3C}"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08B5F0C4-96DA-43C5-AFC0-6EB53EF78766}" srcId="{B17CE6F9-26F8-4DBA-8F9E-56587641182C}" destId="{88EAB139-A62E-4408-A0A3-7C4D8861BFD0}" srcOrd="0" destOrd="0" parTransId="{34F7F596-4BBF-4A1B-BB26-3E646F7E127A}" sibTransId="{D8B26FE1-7D46-4E54-8ED2-9EDB1184018D}"/>
    <dgm:cxn modelId="{760EB35D-F072-4DC6-88B5-1EAF3122FBE5}" type="presOf" srcId="{075389E4-D627-42EA-871A-14711D8E1086}" destId="{932E1279-5780-42D9-8119-42D68B429A66}" srcOrd="1" destOrd="0" presId="urn:microsoft.com/office/officeart/2008/layout/HorizontalMultiLevelHierarchy"/>
    <dgm:cxn modelId="{BC6B456F-7C3E-4702-8EF1-87CBCED1AF9B}" type="presOf" srcId="{F2A330E9-A55C-4144-81FD-8F05BFE9BC63}" destId="{BF58C61D-9F78-400D-B8A1-7CF5F75250AC}" srcOrd="0" destOrd="0" presId="urn:microsoft.com/office/officeart/2008/layout/HorizontalMultiLevelHierarchy"/>
    <dgm:cxn modelId="{46400423-FB2F-404E-9A8B-88C50C9D7B9B}" type="presOf" srcId="{F6091F86-E964-46A2-8D65-9F1B4DA23768}" destId="{DF14AB43-0993-467F-AA0C-406AB994079F}" srcOrd="0" destOrd="0" presId="urn:microsoft.com/office/officeart/2008/layout/HorizontalMultiLevelHierarchy"/>
    <dgm:cxn modelId="{FB3A3C3C-FE70-432A-BD1C-704CD1AE7AC1}" type="presOf" srcId="{0D5876C2-F8E4-4F1E-A46F-13B024F45C32}" destId="{7734381A-E78C-4C67-AE52-19EB4F7A16AD}"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FE342202-36CB-4131-AE77-E2902BA25C4A}" type="presOf" srcId="{F15002A9-53D6-4117-98BE-0DFBF13BE1EE}" destId="{E09553F9-FBF9-4619-9C8A-FFA9F3425459}" srcOrd="0"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437D40DB-5AD0-463D-9441-1AF815C39B28}" srcId="{DEB72646-F3EA-4EC5-885D-394C414FFADA}" destId="{09D1C822-4617-4BD0-93D0-C6999565ACEE}" srcOrd="1" destOrd="0" parTransId="{075389E4-D627-42EA-871A-14711D8E1086}" sibTransId="{BFC6BE7B-E6C1-43C7-A0B4-FC7CE58F3A6F}"/>
    <dgm:cxn modelId="{CC9F17C6-6905-48CC-BF4E-8F07B0FC13F4}" type="presOf" srcId="{BF41A326-AD5A-4B19-8CAF-26BB04909CF9}" destId="{91F93B9D-AB1D-4B07-B4A2-F8181A0A46CC}" srcOrd="0" destOrd="0" presId="urn:microsoft.com/office/officeart/2008/layout/HorizontalMultiLevelHierarchy"/>
    <dgm:cxn modelId="{81304FD5-8233-4FC7-8B69-67DD6442BBE0}" type="presOf" srcId="{062A5605-E34A-4CEE-A271-BC394F2AC00E}" destId="{CADB72A3-9952-40F3-B5AD-642DB0D13E56}"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06B8A373-A0E6-48AC-9F2D-EA368CA9E79F}" type="presOf" srcId="{49E8F892-8498-4323-BB16-F844E95BA0B8}" destId="{47949FA4-B28B-4B7E-BA36-A5FDC47B9934}" srcOrd="1"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5003908B-1601-4699-97B0-795D9CCC4779}" srcId="{B17CE6F9-26F8-4DBA-8F9E-56587641182C}" destId="{B9CB5AA8-076D-4675-96FF-B5C4C40DE6D1}" srcOrd="1" destOrd="0" parTransId="{8E4BE5A3-C14F-4C54-BA51-EB46C62CEAD7}" sibTransId="{818A520E-BEE4-496B-BB45-241DDA17B296}"/>
    <dgm:cxn modelId="{805A3169-D864-4D4B-9541-D1BC36507D83}" srcId="{A85D3B4F-DF48-40B3-AADE-CAFEC7066A7C}" destId="{0D5876C2-F8E4-4F1E-A46F-13B024F45C32}" srcOrd="1" destOrd="0" parTransId="{AFF19EAD-0C32-4456-970A-30E095535FCE}" sibTransId="{4BB472FB-481C-4E7D-81D2-21DED4F15165}"/>
    <dgm:cxn modelId="{82657A19-CEB4-4CD3-92D8-BF72089C7B0E}" srcId="{A40EA3B3-3DC7-451A-A7E0-9872CD3816C8}" destId="{CE2ED4C2-C4D6-45E9-8390-B1576B1B8459}" srcOrd="3" destOrd="0" parTransId="{F2A330E9-A55C-4144-81FD-8F05BFE9BC63}" sibTransId="{5A6E4977-08C8-4598-BD26-C039E35F3329}"/>
    <dgm:cxn modelId="{3A65495E-56AF-40EF-AA0D-85510AB14A48}" srcId="{B3C40EC8-71FD-44A3-8883-6DF08F216B71}" destId="{A85D3B4F-DF48-40B3-AADE-CAFEC7066A7C}" srcOrd="1" destOrd="0" parTransId="{3F0936AE-3E61-473D-83EE-52CF69944644}" sibTransId="{EDD1D4F2-9329-4879-B116-9F5093C1C792}"/>
    <dgm:cxn modelId="{3FFB8C5F-4D06-4709-A75A-08FFAF1AE573}" type="presOf" srcId="{8E4BE5A3-C14F-4C54-BA51-EB46C62CEAD7}" destId="{D3382D15-A839-4217-8EBA-01CAE4172993}" srcOrd="1" destOrd="0" presId="urn:microsoft.com/office/officeart/2008/layout/HorizontalMultiLevelHierarchy"/>
    <dgm:cxn modelId="{C93A1B41-B565-47A7-B904-534996BBCC9B}" type="presOf" srcId="{DB4C5625-0B78-469D-B226-58E5B3DFEA76}" destId="{3A1D86B2-9B2F-4DDC-9495-FD16CFC26FCF}" srcOrd="0" destOrd="0" presId="urn:microsoft.com/office/officeart/2008/layout/HorizontalMultiLevelHierarchy"/>
    <dgm:cxn modelId="{734E0998-29FE-482A-83A7-C07CA5DCAEE5}" type="presOf" srcId="{DEB72646-F3EA-4EC5-885D-394C414FFADA}" destId="{AD734A0A-42DE-4D5E-ABC6-0CFCB84EC804}" srcOrd="0" destOrd="0" presId="urn:microsoft.com/office/officeart/2008/layout/HorizontalMultiLevelHierarchy"/>
    <dgm:cxn modelId="{E0879260-08C4-47B7-B725-3541AB79B549}" type="presOf" srcId="{49E8F892-8498-4323-BB16-F844E95BA0B8}" destId="{54FEAFF8-EF90-4D41-8515-FDC9068EE03B}" srcOrd="0" destOrd="0" presId="urn:microsoft.com/office/officeart/2008/layout/HorizontalMultiLevelHierarchy"/>
    <dgm:cxn modelId="{F9F14B30-617A-4A38-B585-270D0952D718}" type="presOf" srcId="{4378811A-379B-46D3-82A2-F3FB09073A09}" destId="{C0C17B86-0F7B-4C2E-AD47-6615556B8EC6}"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5CFE91BC-9D65-4E45-BC71-612A4267A1FF}" srcId="{43490450-ED91-489F-AED1-E14940988737}" destId="{C7838C1B-6608-4BBB-9338-72D49071A25F}" srcOrd="3" destOrd="0" parTransId="{DB4C5625-0B78-469D-B226-58E5B3DFEA76}" sibTransId="{0CC6E04F-6ABB-4761-8917-A1B6A83B4030}"/>
    <dgm:cxn modelId="{1917C4BB-1E28-4131-AB63-2C0DE4505ACE}" srcId="{FB61F1E6-CFB3-4056-844E-631CB8EEAC7F}" destId="{A40EA3B3-3DC7-451A-A7E0-9872CD3816C8}" srcOrd="1" destOrd="0" parTransId="{A4640B9B-7858-4AE6-8F15-931BD2821C65}" sibTransId="{F671DCEB-435C-4B19-A484-EE583CC553B2}"/>
    <dgm:cxn modelId="{5E2D9910-7A4F-444F-A382-7F3C8E512766}" type="presOf" srcId="{4686BCCB-E90D-4FF2-96DD-1347F7798646}" destId="{269145C9-2705-4F89-81A4-1233816E539D}" srcOrd="0" destOrd="0" presId="urn:microsoft.com/office/officeart/2008/layout/HorizontalMultiLevelHierarchy"/>
    <dgm:cxn modelId="{9196865A-8ED9-43FC-BE4E-173F17F07312}" type="presOf" srcId="{EAC1BA8D-B5CF-47A6-9881-572338B81EA8}" destId="{844D520C-E2FB-46B9-9133-449AF9655455}" srcOrd="1" destOrd="0" presId="urn:microsoft.com/office/officeart/2008/layout/HorizontalMultiLevelHierarchy"/>
    <dgm:cxn modelId="{2AB7B7EE-399C-414A-8360-68EF6DB86B17}" type="presOf" srcId="{03935271-AA23-4951-A1FC-13953F25AC5C}" destId="{DB6C8AF2-33D8-4A91-9254-88E8AF277D6A}" srcOrd="0" destOrd="0" presId="urn:microsoft.com/office/officeart/2008/layout/HorizontalMultiLevelHierarchy"/>
    <dgm:cxn modelId="{F3EF24E6-7F1E-4D00-955C-565B3DDE21CC}" type="presOf" srcId="{3BB28B31-E8AD-4532-921B-94D61A38F1ED}" destId="{78013CA5-9A02-4BDB-B5AA-DE3ACFBF9261}"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2E0F747C-509E-4D90-9F1A-1EE5457EA382}" type="presOf" srcId="{DB2C880A-6DDE-408B-9FB4-84F62918F578}" destId="{65730D2D-C846-4FDB-9A46-2D0056A3F55E}" srcOrd="1" destOrd="0" presId="urn:microsoft.com/office/officeart/2008/layout/HorizontalMultiLevelHierarchy"/>
    <dgm:cxn modelId="{FF85E1A7-AA41-4D2A-AEBC-3F548D123635}" type="presOf" srcId="{C7838C1B-6608-4BBB-9338-72D49071A25F}" destId="{E847812E-5E8C-40DC-B495-E5BF90E1A4D9}" srcOrd="0" destOrd="0" presId="urn:microsoft.com/office/officeart/2008/layout/HorizontalMultiLevelHierarchy"/>
    <dgm:cxn modelId="{BE5749C3-E689-43B7-A068-EDB64BF22F2A}" type="presOf" srcId="{E69E3887-6747-448B-87D7-3CC467A147DA}" destId="{42FB9118-D0FD-49CB-9914-D76833088B73}" srcOrd="0"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6EAD73DF-874D-48D8-BC9D-416357CF2C68}" type="presOf" srcId="{3424473F-24EC-4DDC-8B61-BEA33BED05F4}" destId="{CAE2E7A1-2C2E-46EB-9D35-AB61DFD1A19F}" srcOrd="1" destOrd="0" presId="urn:microsoft.com/office/officeart/2008/layout/HorizontalMultiLevelHierarchy"/>
    <dgm:cxn modelId="{5544CB0E-2D0A-40E6-A0BB-D8CDDE0FFDAF}" srcId="{A40EA3B3-3DC7-451A-A7E0-9872CD3816C8}" destId="{43490450-ED91-489F-AED1-E14940988737}" srcOrd="0" destOrd="0" parTransId="{54941BE1-8D0D-435E-98E9-F63AB4E020E5}" sibTransId="{07CCCBCF-575E-4DDD-A53E-A413700D5841}"/>
    <dgm:cxn modelId="{F83DB68F-7D4D-4D89-B19C-F50F80C3C7CF}" type="presOf" srcId="{B26201A9-65AB-47A0-B049-AA76AE93DA0F}" destId="{0C83BF86-4545-459D-A5AE-6ABB84E99777}" srcOrd="0" destOrd="0" presId="urn:microsoft.com/office/officeart/2008/layout/HorizontalMultiLevelHierarchy"/>
    <dgm:cxn modelId="{D2084F60-C46A-4DE3-9558-EB53BC2F18A7}" type="presOf" srcId="{A4640B9B-7858-4AE6-8F15-931BD2821C65}" destId="{6969EB49-BCA0-44BB-888A-02E8EDCC71A3}" srcOrd="0" destOrd="0" presId="urn:microsoft.com/office/officeart/2008/layout/HorizontalMultiLevelHierarchy"/>
    <dgm:cxn modelId="{BCD09DDF-80CB-4F2D-8934-BBB7A2A53B3A}" type="presOf" srcId="{618637BA-DA65-4D40-81BE-C3D5F350F75E}" destId="{F72557E1-654E-47EF-9EFB-A931C15296ED}" srcOrd="0" destOrd="0" presId="urn:microsoft.com/office/officeart/2008/layout/HorizontalMultiLevelHierarchy"/>
    <dgm:cxn modelId="{85AA589D-3449-477D-86E8-6E91BA270C85}" type="presOf" srcId="{1614F1D0-DB41-422C-90FE-8B1B0D464A0F}" destId="{A27C5D59-448D-454F-B74B-C72AA799677B}" srcOrd="0" destOrd="0" presId="urn:microsoft.com/office/officeart/2008/layout/HorizontalMultiLevelHierarchy"/>
    <dgm:cxn modelId="{9EFE8805-7F0A-443D-8D17-7876B26BCA23}" type="presOf" srcId="{3A5BA13F-EB67-4509-9007-C4CF9DBD0AB9}" destId="{358F5547-EBF8-4A6B-A9AF-3376AE4E1D57}" srcOrd="0" destOrd="0" presId="urn:microsoft.com/office/officeart/2008/layout/HorizontalMultiLevelHierarchy"/>
    <dgm:cxn modelId="{8EDBA405-A874-48B6-B017-7ECDEE63FD19}" type="presOf" srcId="{99C5B0E2-B4B2-4041-BB08-AC4FC7A95E99}" destId="{A256571E-786B-4293-BF48-6BEC8EBB4E10}" srcOrd="0" destOrd="0" presId="urn:microsoft.com/office/officeart/2008/layout/HorizontalMultiLevelHierarchy"/>
    <dgm:cxn modelId="{D80B23E3-B1C8-4D5D-ACE9-482FFF03A36B}" type="presOf" srcId="{E43723AE-1B46-4CB2-A36D-D6D9F11A706C}" destId="{7FEFDA80-9A50-4630-8363-D138945B32D1}" srcOrd="1" destOrd="0" presId="urn:microsoft.com/office/officeart/2008/layout/HorizontalMultiLevelHierarchy"/>
    <dgm:cxn modelId="{8CFA96D5-443D-4E91-83DB-F5380A470845}" type="presOf" srcId="{96F92575-6AF6-46D2-B568-C3FF35A4BF9C}" destId="{8DA53D01-CD7F-4B4D-9B74-53B736A1EA62}" srcOrd="1" destOrd="0" presId="urn:microsoft.com/office/officeart/2008/layout/HorizontalMultiLevelHierarchy"/>
    <dgm:cxn modelId="{42889082-A9F6-413B-BFE8-3F517E4EB6B3}" type="presOf" srcId="{0C38C83E-79D0-4700-8E33-1811D5C4C66B}" destId="{70975E8E-BCB0-4946-B36A-5D567943B14E}" srcOrd="1" destOrd="0" presId="urn:microsoft.com/office/officeart/2008/layout/HorizontalMultiLevelHierarchy"/>
    <dgm:cxn modelId="{58EAE8D2-0400-4245-9275-4BA09F323B7A}" type="presOf" srcId="{3FFADFAA-A044-4883-9732-18E796FC5FA9}" destId="{F71E8CE0-98CD-41A4-A62F-42C3DC712F46}" srcOrd="0" destOrd="0" presId="urn:microsoft.com/office/officeart/2008/layout/HorizontalMultiLevelHierarchy"/>
    <dgm:cxn modelId="{CFF27CEA-0295-47E5-96BC-4A87A5A74709}" type="presOf" srcId="{54941BE1-8D0D-435E-98E9-F63AB4E020E5}" destId="{20229D38-2CF9-4E61-88BC-DF7B7D8FE745}" srcOrd="0" destOrd="0" presId="urn:microsoft.com/office/officeart/2008/layout/HorizontalMultiLevelHierarchy"/>
    <dgm:cxn modelId="{6D0386FD-9BEF-488A-85F1-9A3852BFC219}" type="presOf" srcId="{5D5CDF05-CAB8-4B04-B8EE-2D1F50DB8444}" destId="{897EFCF8-6749-4BE5-8DC1-AEDE791F2E5C}"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B05C8DD4-DC63-49EE-8C66-FB327BFB8ED7}" type="presOf" srcId="{28ED67AA-1CE5-48B6-B2F8-4F7DB924147E}" destId="{E3E246E0-C5DA-420F-901F-EC61947D0E0C}" srcOrd="1" destOrd="0" presId="urn:microsoft.com/office/officeart/2008/layout/HorizontalMultiLevelHierarchy"/>
    <dgm:cxn modelId="{3D3EBA35-3C39-4707-B6D8-C315DBB9FAA1}" type="presOf" srcId="{09D1C822-4617-4BD0-93D0-C6999565ACEE}" destId="{7DDA83BE-FB23-48EF-9470-C884ABD80983}" srcOrd="0" destOrd="0" presId="urn:microsoft.com/office/officeart/2008/layout/HorizontalMultiLevelHierarchy"/>
    <dgm:cxn modelId="{D31864E1-A4CD-4BE1-B759-E114DA642968}" type="presOf" srcId="{5E8139E6-E693-4D54-960F-A6A12F92B170}" destId="{4D32311F-EAB0-461F-A6BE-9EC3B3868531}" srcOrd="0" destOrd="0" presId="urn:microsoft.com/office/officeart/2008/layout/HorizontalMultiLevelHierarchy"/>
    <dgm:cxn modelId="{E2E9F934-910C-452F-B337-806A8F43C274}" type="presOf" srcId="{963F1CA5-A79B-49F1-AB67-77B531DFEB4C}" destId="{6B602201-F443-4B15-8AD6-4F3F1A1A6D13}" srcOrd="1"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217E25B0-E912-4495-9B1E-9BADB4F5CDD7}" type="presOf" srcId="{C978DA30-EB2C-4A8B-A7F3-5DDF613B9936}" destId="{0EB99EF0-DAEF-40F8-A27D-3D2E12262BEC}" srcOrd="1" destOrd="0" presId="urn:microsoft.com/office/officeart/2008/layout/HorizontalMultiLevelHierarchy"/>
    <dgm:cxn modelId="{046B6FE1-2ECD-4510-B99D-B90822D6DDB2}" type="presOf" srcId="{D91022D4-8FA4-40B9-860B-FE7A326E817F}" destId="{B459CE3A-E18B-49A3-BA37-784D43ACE6C3}"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46C434BC-617A-4ED7-8E8C-4B9294A2FF1F}" type="presOf" srcId="{03935271-AA23-4951-A1FC-13953F25AC5C}" destId="{2006551A-0C35-4AAA-B8B1-0FF131BD0C06}" srcOrd="1" destOrd="0" presId="urn:microsoft.com/office/officeart/2008/layout/HorizontalMultiLevelHierarchy"/>
    <dgm:cxn modelId="{543364CB-4627-4A39-B9B2-FDCAA2A3C566}" type="presOf" srcId="{4E05CFEB-1F85-49E7-B666-B9130E7E6C11}" destId="{68143193-CE57-4412-9FEC-489C4F2E7A1F}"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2F1B0F80-CE81-4716-986D-4C4788188254}" srcId="{A40EA3B3-3DC7-451A-A7E0-9872CD3816C8}" destId="{E69E3887-6747-448B-87D7-3CC467A147DA}" srcOrd="1" destOrd="0" parTransId="{10731323-C6EA-4B18-B477-175F8DC05644}" sibTransId="{2826D0AE-F06B-483B-A1B6-5D88C771F226}"/>
    <dgm:cxn modelId="{B41BC494-F8E3-4397-8639-97DD030F6528}" type="presOf" srcId="{30DA9CCB-32AA-4952-AD74-DDDBE4F9424E}" destId="{3B32522A-2AC4-4123-B074-DD98C6F9F485}" srcOrd="0" destOrd="0" presId="urn:microsoft.com/office/officeart/2008/layout/HorizontalMultiLevelHierarchy"/>
    <dgm:cxn modelId="{4B714B38-3C33-4FA9-8E3A-76E4A8743C31}" type="presOf" srcId="{6E5F0845-D2FA-4F27-9A73-BD419EEA0C30}" destId="{6A5505F0-9133-49A0-995B-96FC0B7C293A}"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1E00EBE3-648A-40E6-B6B4-45780D2ADC75}" type="presOf" srcId="{814C64A3-8489-4CAF-8079-B333252AE642}" destId="{084F557F-78FC-4E73-9D9C-C04F17455D07}" srcOrd="0" destOrd="0" presId="urn:microsoft.com/office/officeart/2008/layout/HorizontalMultiLevelHierarchy"/>
    <dgm:cxn modelId="{D72488AB-F3EA-4F9C-9976-515D5869D231}" type="presOf" srcId="{46D85152-2DE7-438C-80C4-29341DB334B1}" destId="{7BCE51F3-6CA5-46CB-B176-0B9D5A5F5C5D}" srcOrd="0" destOrd="0" presId="urn:microsoft.com/office/officeart/2008/layout/HorizontalMultiLevelHierarchy"/>
    <dgm:cxn modelId="{951DC3C6-E251-4E41-95D7-6082C8BC208C}" type="presOf" srcId="{34F7F596-4BBF-4A1B-BB26-3E646F7E127A}" destId="{AAF4E093-CF28-4C00-A1FD-524B46BC8B3C}" srcOrd="0" destOrd="0" presId="urn:microsoft.com/office/officeart/2008/layout/HorizontalMultiLevelHierarchy"/>
    <dgm:cxn modelId="{85FB8E8E-9A37-462C-9600-8290C32E965D}" type="presOf" srcId="{88EAB139-A62E-4408-A0A3-7C4D8861BFD0}" destId="{4723E439-93A4-4238-8CAC-CDEA16B1E921}" srcOrd="0" destOrd="0" presId="urn:microsoft.com/office/officeart/2008/layout/HorizontalMultiLevelHierarchy"/>
    <dgm:cxn modelId="{0B707F34-DF13-4397-97DF-B3C3C3B49E8F}" type="presOf" srcId="{F6091F86-E964-46A2-8D65-9F1B4DA23768}" destId="{2B87A32F-1DC0-44F3-B9D6-0A50F179C8A8}" srcOrd="1" destOrd="0" presId="urn:microsoft.com/office/officeart/2008/layout/HorizontalMultiLevelHierarchy"/>
    <dgm:cxn modelId="{21013C61-6263-4A79-8084-08E6769CA3FC}" type="presOf" srcId="{3F0936AE-3E61-473D-83EE-52CF69944644}" destId="{5953705B-07D6-4322-81EA-F4BFF5C42505}" srcOrd="0" destOrd="0" presId="urn:microsoft.com/office/officeart/2008/layout/HorizontalMultiLevelHierarchy"/>
    <dgm:cxn modelId="{A8B6B107-C41C-4820-B7A1-45FD67C9CF05}" type="presOf" srcId="{39E73021-3CCB-486D-89E4-DEE8EAD2C5FC}" destId="{00B573D5-144C-4AE6-9016-67EC2A2CE932}" srcOrd="1"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CAF4CB9D-2326-4720-89A4-8520DA1FB273}" type="presOf" srcId="{43490450-ED91-489F-AED1-E14940988737}" destId="{B8728E8F-1B0E-44E9-AAB1-9CC35FE1E718}" srcOrd="0"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AB4698BB-AB39-43C9-AB6D-CC28541D8204}" type="presOf" srcId="{5E8139E6-E693-4D54-960F-A6A12F92B170}" destId="{D40B43F6-D863-4F93-BF7D-C43E634D3CC3}" srcOrd="1" destOrd="0" presId="urn:microsoft.com/office/officeart/2008/layout/HorizontalMultiLevelHierarchy"/>
    <dgm:cxn modelId="{FF83E74D-46D0-49E2-8844-19C522065BE0}" type="presOf" srcId="{D91022D4-8FA4-40B9-860B-FE7A326E817F}" destId="{19D47957-FE01-4280-8480-F879DB882973}" srcOrd="1" destOrd="0" presId="urn:microsoft.com/office/officeart/2008/layout/HorizontalMultiLevelHierarchy"/>
    <dgm:cxn modelId="{5E8BDF7F-111A-4AE2-B32C-8DB3B2AF0EF6}" type="presOf" srcId="{3F0936AE-3E61-473D-83EE-52CF69944644}" destId="{A4753947-ABB0-409B-B052-9211CF8A1B5C}" srcOrd="1" destOrd="0" presId="urn:microsoft.com/office/officeart/2008/layout/HorizontalMultiLevelHierarchy"/>
    <dgm:cxn modelId="{25A30531-B0C5-491E-A987-89B591007BAA}" type="presOf" srcId="{16618212-A5E2-4345-8062-5B8328CCD654}" destId="{9F787E00-561F-4A66-8959-E2E8F261A8C1}" srcOrd="0" destOrd="0" presId="urn:microsoft.com/office/officeart/2008/layout/HorizontalMultiLevelHierarchy"/>
    <dgm:cxn modelId="{04893C7B-5493-485F-BCF5-68B639474F28}" type="presOf" srcId="{6E5F0845-D2FA-4F27-9A73-BD419EEA0C30}" destId="{9AAACFD1-3E5B-42E0-A81F-0155360F5730}" srcOrd="1" destOrd="0" presId="urn:microsoft.com/office/officeart/2008/layout/HorizontalMultiLevelHierarchy"/>
    <dgm:cxn modelId="{6EE6ABD5-650B-45C0-A07B-C308FF0DECCE}" type="presOf" srcId="{E43723AE-1B46-4CB2-A36D-D6D9F11A706C}" destId="{0526C622-56C5-4014-9975-E4089746D4FF}" srcOrd="0" destOrd="0" presId="urn:microsoft.com/office/officeart/2008/layout/HorizontalMultiLevelHierarchy"/>
    <dgm:cxn modelId="{2C282AEA-7CAA-4310-A27E-6ABEA10F8ABB}" type="presOf" srcId="{4E05CFEB-1F85-49E7-B666-B9130E7E6C11}" destId="{D94FAB35-C15D-4824-A77E-4270D932B2BC}" srcOrd="1"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F16C17CF-35F1-4ACB-8357-385ACDD0F314}" type="presOf" srcId="{F4BC465D-A40D-49CB-92FF-E1607939CB24}" destId="{2252CF3C-FDC6-433F-BDDC-690709074B4E}" srcOrd="0" destOrd="0" presId="urn:microsoft.com/office/officeart/2008/layout/HorizontalMultiLevelHierarchy"/>
    <dgm:cxn modelId="{871153AD-460D-410F-B8F3-8C99C734C7DE}" type="presOf" srcId="{6FC3553B-000A-460A-A3E0-3E6AAD92FB33}" destId="{84EBA9B6-D1C3-40C1-A356-FD9D18BA268C}"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B7314E4B-8E1F-47A8-8FFC-18C5F5A3AC29}" type="presOf" srcId="{2BD60E0C-5FE1-477B-A9C7-95AB67A20BD8}" destId="{7058A1E5-5199-4F17-A74C-5C412FD3F8AA}" srcOrd="0"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5A977D4A-7137-4806-98D9-28F3C5A9BFBB}" type="presOf" srcId="{AFF19EAD-0C32-4456-970A-30E095535FCE}" destId="{85F7D8F5-8B90-4F9B-B084-AE5F5375A074}" srcOrd="1" destOrd="0" presId="urn:microsoft.com/office/officeart/2008/layout/HorizontalMultiLevelHierarchy"/>
    <dgm:cxn modelId="{A54E6CED-A163-4996-9539-5CF8F9CEA101}" type="presOf" srcId="{CAD2AEC0-0A65-495C-931F-45F7DB5DE60F}" destId="{8970EAFF-0463-424D-B0AF-4F6E3834B89B}" srcOrd="0" destOrd="0" presId="urn:microsoft.com/office/officeart/2008/layout/HorizontalMultiLevelHierarchy"/>
    <dgm:cxn modelId="{33B46C61-AFB1-412E-A78B-B9DC7B9A53C2}" type="presOf" srcId="{6FC3553B-000A-460A-A3E0-3E6AAD92FB33}" destId="{6E5A91F7-099E-4FF7-A4CC-4650CC9F63D5}" srcOrd="1" destOrd="0" presId="urn:microsoft.com/office/officeart/2008/layout/HorizontalMultiLevelHierarchy"/>
    <dgm:cxn modelId="{E4C025ED-3B8E-4671-BE63-3ECB02058A36}" type="presOf" srcId="{C978DA30-EB2C-4A8B-A7F3-5DDF613B9936}" destId="{3C5E6C4D-DA96-441C-AFBE-8769BB1453FB}" srcOrd="0" destOrd="0" presId="urn:microsoft.com/office/officeart/2008/layout/HorizontalMultiLevelHierarchy"/>
    <dgm:cxn modelId="{4288E1A0-7D43-4650-8325-672A9E8AC4CD}" type="presOf" srcId="{963F1CA5-A79B-49F1-AB67-77B531DFEB4C}" destId="{8B10A04D-DA3F-46BE-A274-940646D27958}" srcOrd="0" destOrd="0" presId="urn:microsoft.com/office/officeart/2008/layout/HorizontalMultiLevelHierarchy"/>
    <dgm:cxn modelId="{E588885A-AA29-4E25-B2FA-46017F99E7AF}" type="presOf" srcId="{B17CE6F9-26F8-4DBA-8F9E-56587641182C}" destId="{7B4B51F1-8368-4748-AAA6-85C1B11FAEF2}" srcOrd="0" destOrd="0" presId="urn:microsoft.com/office/officeart/2008/layout/HorizontalMultiLevelHierarchy"/>
    <dgm:cxn modelId="{9841A64C-8100-4443-81BE-3D94D3A3FEF8}" type="presOf" srcId="{F4DA1BB4-0DD0-4670-83A3-EDE2F2B13B16}" destId="{D6B14F5C-61B8-4C86-BBE0-D14554FF66B4}" srcOrd="0" destOrd="0" presId="urn:microsoft.com/office/officeart/2008/layout/HorizontalMultiLevelHierarchy"/>
    <dgm:cxn modelId="{FB7E62CE-8636-4419-A345-21DC8A512FE5}" type="presOf" srcId="{1179461E-9552-4758-88FD-416B3E19CF1F}" destId="{0F709DEE-7E05-4260-A890-CFC493E9C0D6}" srcOrd="1" destOrd="0" presId="urn:microsoft.com/office/officeart/2008/layout/HorizontalMultiLevelHierarchy"/>
    <dgm:cxn modelId="{584B001D-3AF4-4430-ACCF-A527EDCF9EA2}" type="presOf" srcId="{3FFADFAA-A044-4883-9732-18E796FC5FA9}" destId="{EBB2E8E4-CC6A-4E05-954E-D2935189C6BD}" srcOrd="1" destOrd="0" presId="urn:microsoft.com/office/officeart/2008/layout/HorizontalMultiLevelHierarchy"/>
    <dgm:cxn modelId="{C73E99D2-B74E-47EE-A452-37B005A7A1EA}" type="presOf" srcId="{CE2ED4C2-C4D6-45E9-8390-B1576B1B8459}" destId="{FE853071-3C8C-4121-A4E3-B87CEADC847C}" srcOrd="0" destOrd="0" presId="urn:microsoft.com/office/officeart/2008/layout/HorizontalMultiLevelHierarchy"/>
    <dgm:cxn modelId="{359ED996-399E-4800-988C-A90D39FA6D48}" type="presOf" srcId="{5E60A1DA-0F77-4C02-8860-8F5E73C147E0}" destId="{949433A1-6E85-4D41-B0B8-AEA259E7C4EC}" srcOrd="0" destOrd="0" presId="urn:microsoft.com/office/officeart/2008/layout/HorizontalMultiLevelHierarchy"/>
    <dgm:cxn modelId="{1C527E26-3D4A-466B-AB18-510FF6E2D190}" type="presOf" srcId="{3424473F-24EC-4DDC-8B61-BEA33BED05F4}" destId="{6C98F324-F5D7-4FA5-BC8B-B4F6869DDF5F}" srcOrd="0" destOrd="0" presId="urn:microsoft.com/office/officeart/2008/layout/HorizontalMultiLevelHierarchy"/>
    <dgm:cxn modelId="{A25D57A9-D30D-45BA-8A21-A781EB47F5F5}" type="presOf" srcId="{26AF28B9-65FC-400B-B081-AEBA4D5F287B}" destId="{647D54DA-8181-4144-B4B4-CA3019C4FF1F}" srcOrd="0" destOrd="0" presId="urn:microsoft.com/office/officeart/2008/layout/HorizontalMultiLevelHierarchy"/>
    <dgm:cxn modelId="{ADDC82F4-35D8-4A81-BDE5-7CDCD38B6DB2}" type="presOf" srcId="{D43CAD65-D0AE-42CB-83E4-26E1C90BFEA0}" destId="{B676B9DB-530C-4667-A6FF-6358C2C3D2F2}" srcOrd="0" destOrd="0" presId="urn:microsoft.com/office/officeart/2008/layout/HorizontalMultiLevelHierarchy"/>
    <dgm:cxn modelId="{2CFA425E-48FE-41F6-B75A-7B88008AD663}" type="presOf" srcId="{97F40A5E-8454-473F-B525-DB42324AD99C}" destId="{40024D19-B42B-4876-8526-50554D81B1A5}" srcOrd="0" destOrd="0" presId="urn:microsoft.com/office/officeart/2008/layout/HorizontalMultiLevelHierarchy"/>
    <dgm:cxn modelId="{8BAB1484-E155-44C0-B368-2C1C386AF6B3}" type="presOf" srcId="{0536227C-4E3C-485B-8BA3-2C545CEE505C}" destId="{D53CA291-81B2-4936-BC12-22C8989A9D2F}" srcOrd="0" destOrd="0" presId="urn:microsoft.com/office/officeart/2008/layout/HorizontalMultiLevelHierarchy"/>
    <dgm:cxn modelId="{1858F9B0-CA37-4E43-8333-214DD4D9EC9A}" type="presOf" srcId="{075389E4-D627-42EA-871A-14711D8E1086}" destId="{55A2CDBD-4B42-4E52-B1DC-FEDE63884560}" srcOrd="0" destOrd="0" presId="urn:microsoft.com/office/officeart/2008/layout/HorizontalMultiLevelHierarchy"/>
    <dgm:cxn modelId="{641AE522-8F49-48A6-8776-186C963096F6}" type="presOf" srcId="{A73133B7-EC59-4426-9FFB-26A8EA148C6F}" destId="{705C481E-98DF-488E-8C0F-17111C0F1C21}" srcOrd="0" destOrd="0" presId="urn:microsoft.com/office/officeart/2008/layout/HorizontalMultiLevelHierarchy"/>
    <dgm:cxn modelId="{610B04D8-5742-45F2-A447-744AA69A507D}" type="presOf" srcId="{133484E4-3EE6-49E8-A849-153E8C2403CF}" destId="{7FFED584-6DA8-4259-987A-A2343E3A1DB4}" srcOrd="0" destOrd="0" presId="urn:microsoft.com/office/officeart/2008/layout/HorizontalMultiLevelHierarchy"/>
    <dgm:cxn modelId="{520ABB26-4942-4705-AB59-416F413AB4FC}" type="presOf" srcId="{B26201A9-65AB-47A0-B049-AA76AE93DA0F}" destId="{99DF0341-CA6D-41F2-84E2-ECEB6A99FB22}" srcOrd="1" destOrd="0" presId="urn:microsoft.com/office/officeart/2008/layout/HorizontalMultiLevelHierarchy"/>
    <dgm:cxn modelId="{E6E904C4-4DFA-4DB9-B76D-2813DFD43C2F}" type="presOf" srcId="{458B4506-379F-4239-B765-57785EA11F28}" destId="{700AADD6-4778-4514-BB59-698A927420BF}" srcOrd="0" destOrd="0" presId="urn:microsoft.com/office/officeart/2008/layout/HorizontalMultiLevelHierarchy"/>
    <dgm:cxn modelId="{A6B1FF36-BC0D-4953-A750-8FBBB160A3E6}" type="presOf" srcId="{EAC1BA8D-B5CF-47A6-9881-572338B81EA8}" destId="{9705799C-5094-4D2E-86BF-A0B7D831BFAA}" srcOrd="0" destOrd="0" presId="urn:microsoft.com/office/officeart/2008/layout/HorizontalMultiLevelHierarchy"/>
    <dgm:cxn modelId="{022C0395-E0D1-4F7A-9CC8-D1919690CFF7}" type="presOf" srcId="{DB4C5625-0B78-469D-B226-58E5B3DFEA76}" destId="{DDF13306-B41E-4DBC-9FA7-C73AB9698387}" srcOrd="1" destOrd="0" presId="urn:microsoft.com/office/officeart/2008/layout/HorizontalMultiLevelHierarchy"/>
    <dgm:cxn modelId="{F20F0826-CBA6-4BE3-A186-FE20C9BB84E4}" type="presOf" srcId="{0F78D5C1-B86E-4C0A-8DCE-BE08B8F2CB11}" destId="{CA9B12D6-FC16-4E66-BCF7-9319077AD832}" srcOrd="0" destOrd="0" presId="urn:microsoft.com/office/officeart/2008/layout/HorizontalMultiLevelHierarchy"/>
    <dgm:cxn modelId="{70A620AD-D18A-4E68-B5E7-207F2842F397}" type="presOf" srcId="{AFF19EAD-0C32-4456-970A-30E095535FCE}" destId="{6084008E-86FD-4219-891E-3C68AA25EF3D}" srcOrd="0" destOrd="0" presId="urn:microsoft.com/office/officeart/2008/layout/HorizontalMultiLevelHierarchy"/>
    <dgm:cxn modelId="{35F93F71-75D7-4334-8765-ACD17DB4E1E0}" type="presOf" srcId="{A85D3B4F-DF48-40B3-AADE-CAFEC7066A7C}" destId="{B3F8A2F8-76BC-41D5-ABE5-C1DC5923FCC9}" srcOrd="0" destOrd="0" presId="urn:microsoft.com/office/officeart/2008/layout/HorizontalMultiLevelHierarchy"/>
    <dgm:cxn modelId="{CA10E67A-4DEF-415F-82CB-282BF105E05E}" type="presParOf" srcId="{358F5547-EBF8-4A6B-A9AF-3376AE4E1D57}" destId="{D6EAB63D-CD6E-49D6-974C-CFCED247CF76}" srcOrd="0" destOrd="0" presId="urn:microsoft.com/office/officeart/2008/layout/HorizontalMultiLevelHierarchy"/>
    <dgm:cxn modelId="{0F53EDC6-74DC-4B46-8382-778DA28583A7}" type="presParOf" srcId="{D6EAB63D-CD6E-49D6-974C-CFCED247CF76}" destId="{5E4566AC-4CA1-43F3-B17A-FA1C5A83BA32}" srcOrd="0" destOrd="0" presId="urn:microsoft.com/office/officeart/2008/layout/HorizontalMultiLevelHierarchy"/>
    <dgm:cxn modelId="{0326A24D-F6D5-427B-954D-D4F51963458F}" type="presParOf" srcId="{D6EAB63D-CD6E-49D6-974C-CFCED247CF76}" destId="{2619CCC2-8E6F-4CF7-9E0E-E600CA13DD47}" srcOrd="1" destOrd="0" presId="urn:microsoft.com/office/officeart/2008/layout/HorizontalMultiLevelHierarchy"/>
    <dgm:cxn modelId="{16FB2A2E-89CF-4760-BCA3-BD382D33F1E4}" type="presParOf" srcId="{2619CCC2-8E6F-4CF7-9E0E-E600CA13DD47}" destId="{8B10A04D-DA3F-46BE-A274-940646D27958}" srcOrd="0" destOrd="0" presId="urn:microsoft.com/office/officeart/2008/layout/HorizontalMultiLevelHierarchy"/>
    <dgm:cxn modelId="{E3AF337B-B470-4AB9-886B-81C2249CDF74}" type="presParOf" srcId="{8B10A04D-DA3F-46BE-A274-940646D27958}" destId="{6B602201-F443-4B15-8AD6-4F3F1A1A6D13}" srcOrd="0" destOrd="0" presId="urn:microsoft.com/office/officeart/2008/layout/HorizontalMultiLevelHierarchy"/>
    <dgm:cxn modelId="{FDAEC9B4-A784-4CED-8D17-77D861D7AE8F}" type="presParOf" srcId="{2619CCC2-8E6F-4CF7-9E0E-E600CA13DD47}" destId="{2230840D-D4B5-4F57-91AF-07CF708F2DB8}" srcOrd="1" destOrd="0" presId="urn:microsoft.com/office/officeart/2008/layout/HorizontalMultiLevelHierarchy"/>
    <dgm:cxn modelId="{3648C6C6-4631-4BD6-97A7-D6301DD4121C}" type="presParOf" srcId="{2230840D-D4B5-4F57-91AF-07CF708F2DB8}" destId="{92AC7CD9-B211-4DB7-8A11-1D8D04C0C85A}" srcOrd="0" destOrd="0" presId="urn:microsoft.com/office/officeart/2008/layout/HorizontalMultiLevelHierarchy"/>
    <dgm:cxn modelId="{4A8BA412-B162-4FE0-B96B-5FCB12B604CD}" type="presParOf" srcId="{2230840D-D4B5-4F57-91AF-07CF708F2DB8}" destId="{AE3440B5-B93B-4923-9361-3224822AE311}" srcOrd="1" destOrd="0" presId="urn:microsoft.com/office/officeart/2008/layout/HorizontalMultiLevelHierarchy"/>
    <dgm:cxn modelId="{8774910D-BC34-4334-B0D1-9A1C2B8C2BCC}" type="presParOf" srcId="{AE3440B5-B93B-4923-9361-3224822AE311}" destId="{3C5E6C4D-DA96-441C-AFBE-8769BB1453FB}" srcOrd="0" destOrd="0" presId="urn:microsoft.com/office/officeart/2008/layout/HorizontalMultiLevelHierarchy"/>
    <dgm:cxn modelId="{FDBDB501-2567-4716-9365-2B77DA2158F9}" type="presParOf" srcId="{3C5E6C4D-DA96-441C-AFBE-8769BB1453FB}" destId="{0EB99EF0-DAEF-40F8-A27D-3D2E12262BEC}" srcOrd="0" destOrd="0" presId="urn:microsoft.com/office/officeart/2008/layout/HorizontalMultiLevelHierarchy"/>
    <dgm:cxn modelId="{DA101933-84EB-4003-BBE9-EA2BADAC83C9}" type="presParOf" srcId="{AE3440B5-B93B-4923-9361-3224822AE311}" destId="{1E6A5320-1203-4E00-BE34-B648B6480FFE}" srcOrd="1" destOrd="0" presId="urn:microsoft.com/office/officeart/2008/layout/HorizontalMultiLevelHierarchy"/>
    <dgm:cxn modelId="{756EB4BE-C7D7-4980-BF20-8A053576E5A4}" type="presParOf" srcId="{1E6A5320-1203-4E00-BE34-B648B6480FFE}" destId="{91F93B9D-AB1D-4B07-B4A2-F8181A0A46CC}" srcOrd="0" destOrd="0" presId="urn:microsoft.com/office/officeart/2008/layout/HorizontalMultiLevelHierarchy"/>
    <dgm:cxn modelId="{E6263F20-9CCA-4F90-8261-27BEA35FF577}" type="presParOf" srcId="{1E6A5320-1203-4E00-BE34-B648B6480FFE}" destId="{8CB87169-602E-46C0-8983-0D10E0B106B7}" srcOrd="1" destOrd="0" presId="urn:microsoft.com/office/officeart/2008/layout/HorizontalMultiLevelHierarchy"/>
    <dgm:cxn modelId="{A107851F-1BCC-43F2-BD46-9AB6E309B9DA}" type="presParOf" srcId="{AE3440B5-B93B-4923-9361-3224822AE311}" destId="{F72557E1-654E-47EF-9EFB-A931C15296ED}" srcOrd="2" destOrd="0" presId="urn:microsoft.com/office/officeart/2008/layout/HorizontalMultiLevelHierarchy"/>
    <dgm:cxn modelId="{0FE58A8B-B997-4B60-A6B3-28A8E5FF8D1F}" type="presParOf" srcId="{F72557E1-654E-47EF-9EFB-A931C15296ED}" destId="{6FBE9030-C444-4A28-AC24-795BDE15312B}" srcOrd="0" destOrd="0" presId="urn:microsoft.com/office/officeart/2008/layout/HorizontalMultiLevelHierarchy"/>
    <dgm:cxn modelId="{194FA5CE-FE43-4586-8CFB-FD8E8096BC03}" type="presParOf" srcId="{AE3440B5-B93B-4923-9361-3224822AE311}" destId="{ADA4A2D7-D5EB-4DBB-AA49-31E5EDA6D32D}" srcOrd="3" destOrd="0" presId="urn:microsoft.com/office/officeart/2008/layout/HorizontalMultiLevelHierarchy"/>
    <dgm:cxn modelId="{0273E521-6CFD-4845-B68B-0C73C5BE9AE5}" type="presParOf" srcId="{ADA4A2D7-D5EB-4DBB-AA49-31E5EDA6D32D}" destId="{084F557F-78FC-4E73-9D9C-C04F17455D07}" srcOrd="0" destOrd="0" presId="urn:microsoft.com/office/officeart/2008/layout/HorizontalMultiLevelHierarchy"/>
    <dgm:cxn modelId="{C6DD219A-0FE5-495E-9A69-3300871DEE3C}" type="presParOf" srcId="{ADA4A2D7-D5EB-4DBB-AA49-31E5EDA6D32D}" destId="{53D73BF1-3363-45B8-8CFB-EC1D70E91613}" srcOrd="1" destOrd="0" presId="urn:microsoft.com/office/officeart/2008/layout/HorizontalMultiLevelHierarchy"/>
    <dgm:cxn modelId="{0AE5FE4A-6B7F-4251-A1FD-5B21ABB9DA58}" type="presParOf" srcId="{AE3440B5-B93B-4923-9361-3224822AE311}" destId="{4D32311F-EAB0-461F-A6BE-9EC3B3868531}" srcOrd="4" destOrd="0" presId="urn:microsoft.com/office/officeart/2008/layout/HorizontalMultiLevelHierarchy"/>
    <dgm:cxn modelId="{A99A3D2D-AE33-4A5F-A1EE-7474F8D31CBE}" type="presParOf" srcId="{4D32311F-EAB0-461F-A6BE-9EC3B3868531}" destId="{D40B43F6-D863-4F93-BF7D-C43E634D3CC3}" srcOrd="0" destOrd="0" presId="urn:microsoft.com/office/officeart/2008/layout/HorizontalMultiLevelHierarchy"/>
    <dgm:cxn modelId="{367D15C8-BAB4-461B-8A85-310673A204F7}" type="presParOf" srcId="{AE3440B5-B93B-4923-9361-3224822AE311}" destId="{F8E12D3E-F124-4DC5-B1CB-30BABC9C7121}" srcOrd="5" destOrd="0" presId="urn:microsoft.com/office/officeart/2008/layout/HorizontalMultiLevelHierarchy"/>
    <dgm:cxn modelId="{24AE6831-8DED-4D79-9DF2-6353DD8A5DFE}" type="presParOf" srcId="{F8E12D3E-F124-4DC5-B1CB-30BABC9C7121}" destId="{5DC6771F-CBD2-4834-8AFB-EAAE3B615AC5}" srcOrd="0" destOrd="0" presId="urn:microsoft.com/office/officeart/2008/layout/HorizontalMultiLevelHierarchy"/>
    <dgm:cxn modelId="{51BB16B3-C937-4304-A957-37FC848219AD}" type="presParOf" srcId="{F8E12D3E-F124-4DC5-B1CB-30BABC9C7121}" destId="{45E485C9-CD41-4959-90A0-65504D9142A9}" srcOrd="1" destOrd="0" presId="urn:microsoft.com/office/officeart/2008/layout/HorizontalMultiLevelHierarchy"/>
    <dgm:cxn modelId="{0AD9C4F0-D16B-47A4-91C0-3B7175195A79}" type="presParOf" srcId="{AE3440B5-B93B-4923-9361-3224822AE311}" destId="{DF14AB43-0993-467F-AA0C-406AB994079F}" srcOrd="6" destOrd="0" presId="urn:microsoft.com/office/officeart/2008/layout/HorizontalMultiLevelHierarchy"/>
    <dgm:cxn modelId="{8071C34F-82EC-450B-A2EF-56624D58592F}" type="presParOf" srcId="{DF14AB43-0993-467F-AA0C-406AB994079F}" destId="{2B87A32F-1DC0-44F3-B9D6-0A50F179C8A8}" srcOrd="0" destOrd="0" presId="urn:microsoft.com/office/officeart/2008/layout/HorizontalMultiLevelHierarchy"/>
    <dgm:cxn modelId="{3CD7634B-CFDE-432C-BB31-EA8293D214AB}" type="presParOf" srcId="{AE3440B5-B93B-4923-9361-3224822AE311}" destId="{1D92F3E8-5337-4AA1-AC08-219E24154738}" srcOrd="7" destOrd="0" presId="urn:microsoft.com/office/officeart/2008/layout/HorizontalMultiLevelHierarchy"/>
    <dgm:cxn modelId="{CC2EA4A5-E3D4-4E48-BC5A-AA95F8B83835}" type="presParOf" srcId="{1D92F3E8-5337-4AA1-AC08-219E24154738}" destId="{09F5B56F-5BC3-44E1-A32F-F5AE67BA777A}" srcOrd="0" destOrd="0" presId="urn:microsoft.com/office/officeart/2008/layout/HorizontalMultiLevelHierarchy"/>
    <dgm:cxn modelId="{5F441778-66A4-4598-B26B-9E15E86BE0ED}" type="presParOf" srcId="{1D92F3E8-5337-4AA1-AC08-219E24154738}" destId="{75404AE2-28F5-47D1-9E6F-59534B012358}" srcOrd="1" destOrd="0" presId="urn:microsoft.com/office/officeart/2008/layout/HorizontalMultiLevelHierarchy"/>
    <dgm:cxn modelId="{D89F94CA-25B0-4C27-A7C4-BFC90C455BAB}" type="presParOf" srcId="{2619CCC2-8E6F-4CF7-9E0E-E600CA13DD47}" destId="{6969EB49-BCA0-44BB-888A-02E8EDCC71A3}" srcOrd="2" destOrd="0" presId="urn:microsoft.com/office/officeart/2008/layout/HorizontalMultiLevelHierarchy"/>
    <dgm:cxn modelId="{C4F727F1-7E79-41AD-9C46-F04272A8E013}" type="presParOf" srcId="{6969EB49-BCA0-44BB-888A-02E8EDCC71A3}" destId="{252FED32-C5FD-4F25-BCEF-1F517BFDDA04}" srcOrd="0" destOrd="0" presId="urn:microsoft.com/office/officeart/2008/layout/HorizontalMultiLevelHierarchy"/>
    <dgm:cxn modelId="{D96A504F-1F7D-4641-8ED9-E2EA134DFFCF}" type="presParOf" srcId="{2619CCC2-8E6F-4CF7-9E0E-E600CA13DD47}" destId="{697E0965-7250-4AC4-BF06-50DA8DF528DB}" srcOrd="3" destOrd="0" presId="urn:microsoft.com/office/officeart/2008/layout/HorizontalMultiLevelHierarchy"/>
    <dgm:cxn modelId="{47AA2535-6B56-4FF0-8699-7D91AA3ADD84}" type="presParOf" srcId="{697E0965-7250-4AC4-BF06-50DA8DF528DB}" destId="{1C5C0225-1FCF-4C5E-B4BD-24DEF5FC7528}" srcOrd="0" destOrd="0" presId="urn:microsoft.com/office/officeart/2008/layout/HorizontalMultiLevelHierarchy"/>
    <dgm:cxn modelId="{0C8B0240-FBCA-4B4D-AD18-D8B71ADAE895}" type="presParOf" srcId="{697E0965-7250-4AC4-BF06-50DA8DF528DB}" destId="{978F2999-2439-4B4E-9203-87DB2740F1B1}" srcOrd="1" destOrd="0" presId="urn:microsoft.com/office/officeart/2008/layout/HorizontalMultiLevelHierarchy"/>
    <dgm:cxn modelId="{508AEECB-D799-4647-9B71-068B3CC7D885}" type="presParOf" srcId="{978F2999-2439-4B4E-9203-87DB2740F1B1}" destId="{20229D38-2CF9-4E61-88BC-DF7B7D8FE745}" srcOrd="0" destOrd="0" presId="urn:microsoft.com/office/officeart/2008/layout/HorizontalMultiLevelHierarchy"/>
    <dgm:cxn modelId="{7D870B10-222A-456A-9EC4-F7A072B73889}" type="presParOf" srcId="{20229D38-2CF9-4E61-88BC-DF7B7D8FE745}" destId="{798DA56F-E2F5-4EE7-8355-647C42E9FB98}" srcOrd="0" destOrd="0" presId="urn:microsoft.com/office/officeart/2008/layout/HorizontalMultiLevelHierarchy"/>
    <dgm:cxn modelId="{45146532-DAA0-4998-98F9-368B60EDD77C}" type="presParOf" srcId="{978F2999-2439-4B4E-9203-87DB2740F1B1}" destId="{CDC95C5E-3691-4B91-8E4A-8D93C975BD1A}" srcOrd="1" destOrd="0" presId="urn:microsoft.com/office/officeart/2008/layout/HorizontalMultiLevelHierarchy"/>
    <dgm:cxn modelId="{49E20886-A749-4FBF-BD4C-AEA83B571D71}" type="presParOf" srcId="{CDC95C5E-3691-4B91-8E4A-8D93C975BD1A}" destId="{B8728E8F-1B0E-44E9-AAB1-9CC35FE1E718}" srcOrd="0" destOrd="0" presId="urn:microsoft.com/office/officeart/2008/layout/HorizontalMultiLevelHierarchy"/>
    <dgm:cxn modelId="{25CAE8CF-E534-4C55-9183-DC3D444E8DF7}" type="presParOf" srcId="{CDC95C5E-3691-4B91-8E4A-8D93C975BD1A}" destId="{E8CA6F4B-5B0B-4E33-9375-C6A9D22D6C83}" srcOrd="1" destOrd="0" presId="urn:microsoft.com/office/officeart/2008/layout/HorizontalMultiLevelHierarchy"/>
    <dgm:cxn modelId="{1237BF96-5FB3-49AA-95D5-41B076A18C3F}" type="presParOf" srcId="{E8CA6F4B-5B0B-4E33-9375-C6A9D22D6C83}" destId="{F71E8CE0-98CD-41A4-A62F-42C3DC712F46}" srcOrd="0" destOrd="0" presId="urn:microsoft.com/office/officeart/2008/layout/HorizontalMultiLevelHierarchy"/>
    <dgm:cxn modelId="{D287B821-D4C3-4241-887B-B03A4075F6C3}" type="presParOf" srcId="{F71E8CE0-98CD-41A4-A62F-42C3DC712F46}" destId="{EBB2E8E4-CC6A-4E05-954E-D2935189C6BD}" srcOrd="0" destOrd="0" presId="urn:microsoft.com/office/officeart/2008/layout/HorizontalMultiLevelHierarchy"/>
    <dgm:cxn modelId="{AAAF3547-FB96-429D-B7DD-4C0BAF30E875}" type="presParOf" srcId="{E8CA6F4B-5B0B-4E33-9375-C6A9D22D6C83}" destId="{EAF28930-6241-4F05-A272-FEF7E2BDA13E}" srcOrd="1" destOrd="0" presId="urn:microsoft.com/office/officeart/2008/layout/HorizontalMultiLevelHierarchy"/>
    <dgm:cxn modelId="{B928110C-2A76-4097-9B7A-5F1EE62C9151}" type="presParOf" srcId="{EAF28930-6241-4F05-A272-FEF7E2BDA13E}" destId="{949433A1-6E85-4D41-B0B8-AEA259E7C4EC}" srcOrd="0" destOrd="0" presId="urn:microsoft.com/office/officeart/2008/layout/HorizontalMultiLevelHierarchy"/>
    <dgm:cxn modelId="{6CD3A2AC-CCBD-4AE2-8BE5-BC19D7B256CD}" type="presParOf" srcId="{EAF28930-6241-4F05-A272-FEF7E2BDA13E}" destId="{FCD6D675-1AF1-49D2-8A44-5C14EE58FB25}" srcOrd="1" destOrd="0" presId="urn:microsoft.com/office/officeart/2008/layout/HorizontalMultiLevelHierarchy"/>
    <dgm:cxn modelId="{E2CD90C5-774D-4F31-A66A-D51DCD4BC86F}" type="presParOf" srcId="{E8CA6F4B-5B0B-4E33-9375-C6A9D22D6C83}" destId="{0C83BF86-4545-459D-A5AE-6ABB84E99777}" srcOrd="2" destOrd="0" presId="urn:microsoft.com/office/officeart/2008/layout/HorizontalMultiLevelHierarchy"/>
    <dgm:cxn modelId="{E92BE49F-23A7-4D75-BF1A-95B05DFBAEE9}" type="presParOf" srcId="{0C83BF86-4545-459D-A5AE-6ABB84E99777}" destId="{99DF0341-CA6D-41F2-84E2-ECEB6A99FB22}" srcOrd="0" destOrd="0" presId="urn:microsoft.com/office/officeart/2008/layout/HorizontalMultiLevelHierarchy"/>
    <dgm:cxn modelId="{0EA8BCBD-2657-410E-BDF2-25C7DD1BD8C5}" type="presParOf" srcId="{E8CA6F4B-5B0B-4E33-9375-C6A9D22D6C83}" destId="{21B2339A-3DB9-4C88-AA8D-08108EF13DAE}" srcOrd="3" destOrd="0" presId="urn:microsoft.com/office/officeart/2008/layout/HorizontalMultiLevelHierarchy"/>
    <dgm:cxn modelId="{53C6125F-9499-4187-806F-B9621F70C9AA}" type="presParOf" srcId="{21B2339A-3DB9-4C88-AA8D-08108EF13DAE}" destId="{40024D19-B42B-4876-8526-50554D81B1A5}" srcOrd="0" destOrd="0" presId="urn:microsoft.com/office/officeart/2008/layout/HorizontalMultiLevelHierarchy"/>
    <dgm:cxn modelId="{B473F729-E43D-45ED-BB16-0F84F0EEDCD8}" type="presParOf" srcId="{21B2339A-3DB9-4C88-AA8D-08108EF13DAE}" destId="{3D4B7BAC-E03B-4BFD-8FF0-AD4E07696258}" srcOrd="1" destOrd="0" presId="urn:microsoft.com/office/officeart/2008/layout/HorizontalMultiLevelHierarchy"/>
    <dgm:cxn modelId="{534C12DC-11A1-4861-85C5-C702FD1389FE}" type="presParOf" srcId="{E8CA6F4B-5B0B-4E33-9375-C6A9D22D6C83}" destId="{DB6C8AF2-33D8-4A91-9254-88E8AF277D6A}" srcOrd="4" destOrd="0" presId="urn:microsoft.com/office/officeart/2008/layout/HorizontalMultiLevelHierarchy"/>
    <dgm:cxn modelId="{C5EBE6D8-FBE8-4DA9-A32B-D7D9760300E9}" type="presParOf" srcId="{DB6C8AF2-33D8-4A91-9254-88E8AF277D6A}" destId="{2006551A-0C35-4AAA-B8B1-0FF131BD0C06}" srcOrd="0" destOrd="0" presId="urn:microsoft.com/office/officeart/2008/layout/HorizontalMultiLevelHierarchy"/>
    <dgm:cxn modelId="{43C4827E-CA62-440F-93EB-F3F9FE0BAFDB}" type="presParOf" srcId="{E8CA6F4B-5B0B-4E33-9375-C6A9D22D6C83}" destId="{845C861B-D874-40F1-AD7C-119BA7E16998}" srcOrd="5" destOrd="0" presId="urn:microsoft.com/office/officeart/2008/layout/HorizontalMultiLevelHierarchy"/>
    <dgm:cxn modelId="{96BA7B02-9FE3-40DC-8277-70C0BE33F91B}" type="presParOf" srcId="{845C861B-D874-40F1-AD7C-119BA7E16998}" destId="{78013CA5-9A02-4BDB-B5AA-DE3ACFBF9261}" srcOrd="0" destOrd="0" presId="urn:microsoft.com/office/officeart/2008/layout/HorizontalMultiLevelHierarchy"/>
    <dgm:cxn modelId="{796F9575-265F-4278-97D7-118854C79A5F}" type="presParOf" srcId="{845C861B-D874-40F1-AD7C-119BA7E16998}" destId="{82C450F6-E123-4681-A066-8E682B0D3A22}" srcOrd="1" destOrd="0" presId="urn:microsoft.com/office/officeart/2008/layout/HorizontalMultiLevelHierarchy"/>
    <dgm:cxn modelId="{CFAD0DB7-C21E-489C-A645-978CC19F8EC5}" type="presParOf" srcId="{E8CA6F4B-5B0B-4E33-9375-C6A9D22D6C83}" destId="{3A1D86B2-9B2F-4DDC-9495-FD16CFC26FCF}" srcOrd="6" destOrd="0" presId="urn:microsoft.com/office/officeart/2008/layout/HorizontalMultiLevelHierarchy"/>
    <dgm:cxn modelId="{538477C1-CEB9-43A1-BB84-6AC3601EEA83}" type="presParOf" srcId="{3A1D86B2-9B2F-4DDC-9495-FD16CFC26FCF}" destId="{DDF13306-B41E-4DBC-9FA7-C73AB9698387}" srcOrd="0" destOrd="0" presId="urn:microsoft.com/office/officeart/2008/layout/HorizontalMultiLevelHierarchy"/>
    <dgm:cxn modelId="{EFCFD1A4-21A9-4831-9BCD-AF57CE1F33D2}" type="presParOf" srcId="{E8CA6F4B-5B0B-4E33-9375-C6A9D22D6C83}" destId="{3753C1E0-CABA-4E48-BF19-A9D73BB39CE6}" srcOrd="7" destOrd="0" presId="urn:microsoft.com/office/officeart/2008/layout/HorizontalMultiLevelHierarchy"/>
    <dgm:cxn modelId="{FBB2CB57-47AE-4AD1-82F1-DBACCF2047F0}" type="presParOf" srcId="{3753C1E0-CABA-4E48-BF19-A9D73BB39CE6}" destId="{E847812E-5E8C-40DC-B495-E5BF90E1A4D9}" srcOrd="0" destOrd="0" presId="urn:microsoft.com/office/officeart/2008/layout/HorizontalMultiLevelHierarchy"/>
    <dgm:cxn modelId="{46697CF6-0E0D-4582-9952-3B8E59D5EADA}" type="presParOf" srcId="{3753C1E0-CABA-4E48-BF19-A9D73BB39CE6}" destId="{95FE8981-73D0-4B2A-8A56-8C70B56E13EA}" srcOrd="1" destOrd="0" presId="urn:microsoft.com/office/officeart/2008/layout/HorizontalMultiLevelHierarchy"/>
    <dgm:cxn modelId="{A1AD2555-C429-4D11-AFE2-893E3AF3A656}" type="presParOf" srcId="{978F2999-2439-4B4E-9203-87DB2740F1B1}" destId="{50618AA5-0907-4654-B55E-F13037485210}" srcOrd="2" destOrd="0" presId="urn:microsoft.com/office/officeart/2008/layout/HorizontalMultiLevelHierarchy"/>
    <dgm:cxn modelId="{3C6B0A2C-B0A6-47D9-93FA-1EBAA9E19D27}" type="presParOf" srcId="{50618AA5-0907-4654-B55E-F13037485210}" destId="{C767B607-BCD4-447B-8670-73E7B277A78F}" srcOrd="0" destOrd="0" presId="urn:microsoft.com/office/officeart/2008/layout/HorizontalMultiLevelHierarchy"/>
    <dgm:cxn modelId="{61609511-EA11-43E1-9C08-5BA076BD1A21}" type="presParOf" srcId="{978F2999-2439-4B4E-9203-87DB2740F1B1}" destId="{C209E61F-30D4-47CC-BAE0-E3F3C4F43951}" srcOrd="3" destOrd="0" presId="urn:microsoft.com/office/officeart/2008/layout/HorizontalMultiLevelHierarchy"/>
    <dgm:cxn modelId="{A25B342F-10F3-4950-8EB4-171F7A376B51}" type="presParOf" srcId="{C209E61F-30D4-47CC-BAE0-E3F3C4F43951}" destId="{42FB9118-D0FD-49CB-9914-D76833088B73}" srcOrd="0" destOrd="0" presId="urn:microsoft.com/office/officeart/2008/layout/HorizontalMultiLevelHierarchy"/>
    <dgm:cxn modelId="{068ACBB2-799B-4D33-8EA7-D2D470801B0C}" type="presParOf" srcId="{C209E61F-30D4-47CC-BAE0-E3F3C4F43951}" destId="{E422566E-665A-4113-8811-A03C1842C5A0}" srcOrd="1" destOrd="0" presId="urn:microsoft.com/office/officeart/2008/layout/HorizontalMultiLevelHierarchy"/>
    <dgm:cxn modelId="{F282C1F2-DCD4-47F1-B9CC-4D08C7CD6519}" type="presParOf" srcId="{978F2999-2439-4B4E-9203-87DB2740F1B1}" destId="{515AB8A8-E0E1-442B-993A-946BE160AD8C}" srcOrd="4" destOrd="0" presId="urn:microsoft.com/office/officeart/2008/layout/HorizontalMultiLevelHierarchy"/>
    <dgm:cxn modelId="{F4645BDD-42F8-4C20-84D9-ED72DFBA8944}" type="presParOf" srcId="{515AB8A8-E0E1-442B-993A-946BE160AD8C}" destId="{84E90FA6-05BC-4DB2-8A8B-B849B3746916}" srcOrd="0" destOrd="0" presId="urn:microsoft.com/office/officeart/2008/layout/HorizontalMultiLevelHierarchy"/>
    <dgm:cxn modelId="{7649A1BF-0239-43D7-9710-CBBBA9248465}" type="presParOf" srcId="{978F2999-2439-4B4E-9203-87DB2740F1B1}" destId="{288A27E9-4670-4FFD-A4A6-CBF297CD1EE9}" srcOrd="5" destOrd="0" presId="urn:microsoft.com/office/officeart/2008/layout/HorizontalMultiLevelHierarchy"/>
    <dgm:cxn modelId="{9F17421F-E92D-4669-AC63-91EAA5AA1EFA}" type="presParOf" srcId="{288A27E9-4670-4FFD-A4A6-CBF297CD1EE9}" destId="{15D2EFCC-4209-442D-8C50-1DEE8499C18D}" srcOrd="0" destOrd="0" presId="urn:microsoft.com/office/officeart/2008/layout/HorizontalMultiLevelHierarchy"/>
    <dgm:cxn modelId="{A07D594E-9D61-49CD-9309-58AB6CF84DDA}" type="presParOf" srcId="{288A27E9-4670-4FFD-A4A6-CBF297CD1EE9}" destId="{5B2F7903-0AA9-4517-A434-2912DE925529}" srcOrd="1" destOrd="0" presId="urn:microsoft.com/office/officeart/2008/layout/HorizontalMultiLevelHierarchy"/>
    <dgm:cxn modelId="{45C05BA9-4DCA-4932-916B-0565A7D8EF82}" type="presParOf" srcId="{978F2999-2439-4B4E-9203-87DB2740F1B1}" destId="{BF58C61D-9F78-400D-B8A1-7CF5F75250AC}" srcOrd="6" destOrd="0" presId="urn:microsoft.com/office/officeart/2008/layout/HorizontalMultiLevelHierarchy"/>
    <dgm:cxn modelId="{1262C024-E1BB-43D4-AC02-05E00DD6755D}" type="presParOf" srcId="{BF58C61D-9F78-400D-B8A1-7CF5F75250AC}" destId="{CC46383E-CADA-4441-9397-835898B25B35}" srcOrd="0" destOrd="0" presId="urn:microsoft.com/office/officeart/2008/layout/HorizontalMultiLevelHierarchy"/>
    <dgm:cxn modelId="{50F22065-3AAF-4867-A99E-14F5AE4D39D2}" type="presParOf" srcId="{978F2999-2439-4B4E-9203-87DB2740F1B1}" destId="{CC07B64A-61D8-4A4A-BC27-FC2C15411E6C}" srcOrd="7" destOrd="0" presId="urn:microsoft.com/office/officeart/2008/layout/HorizontalMultiLevelHierarchy"/>
    <dgm:cxn modelId="{B94F20B5-4DEF-43D6-8E47-C952FED9E54E}" type="presParOf" srcId="{CC07B64A-61D8-4A4A-BC27-FC2C15411E6C}" destId="{FE853071-3C8C-4121-A4E3-B87CEADC847C}" srcOrd="0" destOrd="0" presId="urn:microsoft.com/office/officeart/2008/layout/HorizontalMultiLevelHierarchy"/>
    <dgm:cxn modelId="{AA280806-461A-460F-A7CC-2D4108210627}" type="presParOf" srcId="{CC07B64A-61D8-4A4A-BC27-FC2C15411E6C}" destId="{A0EBEDB1-0723-4A0F-90BC-29AC374A8991}" srcOrd="1" destOrd="0" presId="urn:microsoft.com/office/officeart/2008/layout/HorizontalMultiLevelHierarchy"/>
    <dgm:cxn modelId="{40240A6C-F1E8-47E6-9403-2D6D2D210B35}" type="presParOf" srcId="{A0EBEDB1-0723-4A0F-90BC-29AC374A8991}" destId="{E8D9383B-F648-4290-8926-8852C41823AA}" srcOrd="0" destOrd="0" presId="urn:microsoft.com/office/officeart/2008/layout/HorizontalMultiLevelHierarchy"/>
    <dgm:cxn modelId="{18383CEC-E6E6-42BA-ADF3-2D2BEDBE2098}" type="presParOf" srcId="{E8D9383B-F648-4290-8926-8852C41823AA}" destId="{70975E8E-BCB0-4946-B36A-5D567943B14E}" srcOrd="0" destOrd="0" presId="urn:microsoft.com/office/officeart/2008/layout/HorizontalMultiLevelHierarchy"/>
    <dgm:cxn modelId="{A1DBB165-8F47-4D68-9E9A-9E9370BFCFEF}" type="presParOf" srcId="{A0EBEDB1-0723-4A0F-90BC-29AC374A8991}" destId="{14348A08-7FD9-4D90-9A49-C32F38FB8CA0}" srcOrd="1" destOrd="0" presId="urn:microsoft.com/office/officeart/2008/layout/HorizontalMultiLevelHierarchy"/>
    <dgm:cxn modelId="{C36E5FE6-3706-4F16-BF53-7C9EA7E28B60}" type="presParOf" srcId="{14348A08-7FD9-4D90-9A49-C32F38FB8CA0}" destId="{33E072DB-5D67-4004-9C04-7545B53BAA4F}" srcOrd="0" destOrd="0" presId="urn:microsoft.com/office/officeart/2008/layout/HorizontalMultiLevelHierarchy"/>
    <dgm:cxn modelId="{02177C91-0E30-4826-9F5F-DB986A9AE914}" type="presParOf" srcId="{14348A08-7FD9-4D90-9A49-C32F38FB8CA0}" destId="{B31FD3D8-0414-43FE-9339-858FA85BFC2D}" srcOrd="1" destOrd="0" presId="urn:microsoft.com/office/officeart/2008/layout/HorizontalMultiLevelHierarchy"/>
    <dgm:cxn modelId="{E43702CC-FFD3-41E5-B34E-2A2E5A8BAB0C}" type="presParOf" srcId="{A0EBEDB1-0723-4A0F-90BC-29AC374A8991}" destId="{68143193-CE57-4412-9FEC-489C4F2E7A1F}" srcOrd="2" destOrd="0" presId="urn:microsoft.com/office/officeart/2008/layout/HorizontalMultiLevelHierarchy"/>
    <dgm:cxn modelId="{A8ECD462-EC7D-4628-9A87-E39F271CFDCB}" type="presParOf" srcId="{68143193-CE57-4412-9FEC-489C4F2E7A1F}" destId="{D94FAB35-C15D-4824-A77E-4270D932B2BC}" srcOrd="0" destOrd="0" presId="urn:microsoft.com/office/officeart/2008/layout/HorizontalMultiLevelHierarchy"/>
    <dgm:cxn modelId="{741179D0-388F-4D50-A380-9063E7B38270}" type="presParOf" srcId="{A0EBEDB1-0723-4A0F-90BC-29AC374A8991}" destId="{7916F1A1-7CD9-4820-B42D-7BC9FAED7165}" srcOrd="3" destOrd="0" presId="urn:microsoft.com/office/officeart/2008/layout/HorizontalMultiLevelHierarchy"/>
    <dgm:cxn modelId="{2DDB6433-F6DF-4A9A-A4B7-7558D9D607BD}" type="presParOf" srcId="{7916F1A1-7CD9-4820-B42D-7BC9FAED7165}" destId="{E09553F9-FBF9-4619-9C8A-FFA9F3425459}" srcOrd="0" destOrd="0" presId="urn:microsoft.com/office/officeart/2008/layout/HorizontalMultiLevelHierarchy"/>
    <dgm:cxn modelId="{FD510FDC-AD96-400A-85C7-F0DAE2776E4B}" type="presParOf" srcId="{7916F1A1-7CD9-4820-B42D-7BC9FAED7165}" destId="{5DCA3838-9544-485D-9A6A-C2166AFAEF45}" srcOrd="1" destOrd="0" presId="urn:microsoft.com/office/officeart/2008/layout/HorizontalMultiLevelHierarchy"/>
    <dgm:cxn modelId="{E23E9B00-3A73-4F45-BAEF-F7807ABE45F7}" type="presParOf" srcId="{A0EBEDB1-0723-4A0F-90BC-29AC374A8991}" destId="{9705799C-5094-4D2E-86BF-A0B7D831BFAA}" srcOrd="4" destOrd="0" presId="urn:microsoft.com/office/officeart/2008/layout/HorizontalMultiLevelHierarchy"/>
    <dgm:cxn modelId="{88FE5033-24D0-4E6B-A9B9-F11900D0EE80}" type="presParOf" srcId="{9705799C-5094-4D2E-86BF-A0B7D831BFAA}" destId="{844D520C-E2FB-46B9-9133-449AF9655455}" srcOrd="0" destOrd="0" presId="urn:microsoft.com/office/officeart/2008/layout/HorizontalMultiLevelHierarchy"/>
    <dgm:cxn modelId="{916967C3-6F43-424B-B5E3-B280ACF9E23B}" type="presParOf" srcId="{A0EBEDB1-0723-4A0F-90BC-29AC374A8991}" destId="{F2F8F34C-BB77-4CCA-843E-BD4A5AF2467B}" srcOrd="5" destOrd="0" presId="urn:microsoft.com/office/officeart/2008/layout/HorizontalMultiLevelHierarchy"/>
    <dgm:cxn modelId="{8688254D-7756-4086-9E9B-87AB677ABA9F}" type="presParOf" srcId="{F2F8F34C-BB77-4CCA-843E-BD4A5AF2467B}" destId="{937D819A-4DDE-442E-9A23-FF6A13133734}" srcOrd="0" destOrd="0" presId="urn:microsoft.com/office/officeart/2008/layout/HorizontalMultiLevelHierarchy"/>
    <dgm:cxn modelId="{EB1BB9E7-2193-4675-87C5-71AE3F2B9413}" type="presParOf" srcId="{F2F8F34C-BB77-4CCA-843E-BD4A5AF2467B}" destId="{773628FF-F8B4-4297-8450-C13C0822AAD6}" srcOrd="1" destOrd="0" presId="urn:microsoft.com/office/officeart/2008/layout/HorizontalMultiLevelHierarchy"/>
    <dgm:cxn modelId="{50ABBC4C-9FC7-4FEC-9494-46FF723A1EB6}" type="presParOf" srcId="{2619CCC2-8E6F-4CF7-9E0E-E600CA13DD47}" destId="{0526C622-56C5-4014-9975-E4089746D4FF}" srcOrd="4" destOrd="0" presId="urn:microsoft.com/office/officeart/2008/layout/HorizontalMultiLevelHierarchy"/>
    <dgm:cxn modelId="{AE864695-8AE0-4318-A31D-67EDD527CB3C}" type="presParOf" srcId="{0526C622-56C5-4014-9975-E4089746D4FF}" destId="{7FEFDA80-9A50-4630-8363-D138945B32D1}" srcOrd="0" destOrd="0" presId="urn:microsoft.com/office/officeart/2008/layout/HorizontalMultiLevelHierarchy"/>
    <dgm:cxn modelId="{0F040EB5-2DA6-4DF1-BFB1-1746322BB348}" type="presParOf" srcId="{2619CCC2-8E6F-4CF7-9E0E-E600CA13DD47}" destId="{DA8EE00D-68B3-4C28-98A1-8CF5F10A623F}" srcOrd="5" destOrd="0" presId="urn:microsoft.com/office/officeart/2008/layout/HorizontalMultiLevelHierarchy"/>
    <dgm:cxn modelId="{FA0AF2F2-6FA4-40ED-8311-01C1AE8A1330}" type="presParOf" srcId="{DA8EE00D-68B3-4C28-98A1-8CF5F10A623F}" destId="{9128274D-2612-4E8E-9E25-5B820396EB07}" srcOrd="0" destOrd="0" presId="urn:microsoft.com/office/officeart/2008/layout/HorizontalMultiLevelHierarchy"/>
    <dgm:cxn modelId="{A71D86B1-71AA-4853-B354-77A55F3EC1E7}" type="presParOf" srcId="{DA8EE00D-68B3-4C28-98A1-8CF5F10A623F}" destId="{565C58D5-D50A-4CCF-BFDB-194492164EEE}" srcOrd="1" destOrd="0" presId="urn:microsoft.com/office/officeart/2008/layout/HorizontalMultiLevelHierarchy"/>
    <dgm:cxn modelId="{5489F8EE-3213-4F19-AF22-EAACA1005556}" type="presParOf" srcId="{565C58D5-D50A-4CCF-BFDB-194492164EEE}" destId="{A27C5D59-448D-454F-B74B-C72AA799677B}" srcOrd="0" destOrd="0" presId="urn:microsoft.com/office/officeart/2008/layout/HorizontalMultiLevelHierarchy"/>
    <dgm:cxn modelId="{BDF1E757-9258-44E0-A184-595E90255BE7}" type="presParOf" srcId="{A27C5D59-448D-454F-B74B-C72AA799677B}" destId="{07ADCF4F-F44C-4029-B6DE-9D3611B59D19}" srcOrd="0" destOrd="0" presId="urn:microsoft.com/office/officeart/2008/layout/HorizontalMultiLevelHierarchy"/>
    <dgm:cxn modelId="{20716938-1D9F-4912-A166-324A018E32A6}" type="presParOf" srcId="{565C58D5-D50A-4CCF-BFDB-194492164EEE}" destId="{49A081B9-364A-425B-9152-36675FC427C8}" srcOrd="1" destOrd="0" presId="urn:microsoft.com/office/officeart/2008/layout/HorizontalMultiLevelHierarchy"/>
    <dgm:cxn modelId="{23682652-43C0-4F64-A9F7-446398D94440}" type="presParOf" srcId="{49A081B9-364A-425B-9152-36675FC427C8}" destId="{A711717C-649B-41A4-AF92-39A6869367F4}" srcOrd="0" destOrd="0" presId="urn:microsoft.com/office/officeart/2008/layout/HorizontalMultiLevelHierarchy"/>
    <dgm:cxn modelId="{57109C50-856E-43E0-AC4B-6417D92A0702}" type="presParOf" srcId="{49A081B9-364A-425B-9152-36675FC427C8}" destId="{9B2252BC-CC9B-4C6F-8C7B-DB768CAF5D93}" srcOrd="1" destOrd="0" presId="urn:microsoft.com/office/officeart/2008/layout/HorizontalMultiLevelHierarchy"/>
    <dgm:cxn modelId="{F6A0A5AE-4A84-423A-9800-DB7EF52E7908}" type="presParOf" srcId="{565C58D5-D50A-4CCF-BFDB-194492164EEE}" destId="{33B8A14F-9D0F-469D-8D35-F2A3E73843A3}" srcOrd="2" destOrd="0" presId="urn:microsoft.com/office/officeart/2008/layout/HorizontalMultiLevelHierarchy"/>
    <dgm:cxn modelId="{3C46BD50-66EF-4AFD-8B10-2D0FD591E35C}" type="presParOf" srcId="{33B8A14F-9D0F-469D-8D35-F2A3E73843A3}" destId="{00B573D5-144C-4AE6-9016-67EC2A2CE932}" srcOrd="0" destOrd="0" presId="urn:microsoft.com/office/officeart/2008/layout/HorizontalMultiLevelHierarchy"/>
    <dgm:cxn modelId="{6A8A7B90-693C-4D0F-9E86-DEAAE9003287}" type="presParOf" srcId="{565C58D5-D50A-4CCF-BFDB-194492164EEE}" destId="{55C479E0-0546-4071-99C1-C92D388A8C40}" srcOrd="3" destOrd="0" presId="urn:microsoft.com/office/officeart/2008/layout/HorizontalMultiLevelHierarchy"/>
    <dgm:cxn modelId="{A80A8A8A-9A9E-4398-ABE6-D530BE67D119}" type="presParOf" srcId="{55C479E0-0546-4071-99C1-C92D388A8C40}" destId="{AD734A0A-42DE-4D5E-ABC6-0CFCB84EC804}" srcOrd="0" destOrd="0" presId="urn:microsoft.com/office/officeart/2008/layout/HorizontalMultiLevelHierarchy"/>
    <dgm:cxn modelId="{3D174EB2-BE95-41D0-9F11-41EFA825A44F}" type="presParOf" srcId="{55C479E0-0546-4071-99C1-C92D388A8C40}" destId="{41069F06-ADB8-4B86-A7F6-4BCF9B90CAE0}" srcOrd="1" destOrd="0" presId="urn:microsoft.com/office/officeart/2008/layout/HorizontalMultiLevelHierarchy"/>
    <dgm:cxn modelId="{97E4517F-6FDD-47C5-AA7E-C6EE310DE0AE}" type="presParOf" srcId="{41069F06-ADB8-4B86-A7F6-4BCF9B90CAE0}" destId="{CADB72A3-9952-40F3-B5AD-642DB0D13E56}" srcOrd="0" destOrd="0" presId="urn:microsoft.com/office/officeart/2008/layout/HorizontalMultiLevelHierarchy"/>
    <dgm:cxn modelId="{5DDC160F-C3AD-4421-B66C-A6BDB220631A}" type="presParOf" srcId="{CADB72A3-9952-40F3-B5AD-642DB0D13E56}" destId="{EE60C296-D0EB-405A-97CE-E44A7CB75B9E}" srcOrd="0" destOrd="0" presId="urn:microsoft.com/office/officeart/2008/layout/HorizontalMultiLevelHierarchy"/>
    <dgm:cxn modelId="{E6F6BE8B-7C54-4165-891A-CDCF84D929D1}" type="presParOf" srcId="{41069F06-ADB8-4B86-A7F6-4BCF9B90CAE0}" destId="{97C969FA-4569-4577-B99F-D66955EDE17F}" srcOrd="1" destOrd="0" presId="urn:microsoft.com/office/officeart/2008/layout/HorizontalMultiLevelHierarchy"/>
    <dgm:cxn modelId="{ACA72D0F-9873-405F-941F-E6E3BF2C419D}" type="presParOf" srcId="{97C969FA-4569-4577-B99F-D66955EDE17F}" destId="{897EFCF8-6749-4BE5-8DC1-AEDE791F2E5C}" srcOrd="0" destOrd="0" presId="urn:microsoft.com/office/officeart/2008/layout/HorizontalMultiLevelHierarchy"/>
    <dgm:cxn modelId="{199A401F-32CD-40D3-A4CA-121FCC439D70}" type="presParOf" srcId="{97C969FA-4569-4577-B99F-D66955EDE17F}" destId="{652765DC-4BDE-4B00-9B3D-4AE0A0EFE8F6}" srcOrd="1" destOrd="0" presId="urn:microsoft.com/office/officeart/2008/layout/HorizontalMultiLevelHierarchy"/>
    <dgm:cxn modelId="{622C6262-C5AE-4A01-AA3C-DDF1456CA70E}" type="presParOf" srcId="{41069F06-ADB8-4B86-A7F6-4BCF9B90CAE0}" destId="{55A2CDBD-4B42-4E52-B1DC-FEDE63884560}" srcOrd="2" destOrd="0" presId="urn:microsoft.com/office/officeart/2008/layout/HorizontalMultiLevelHierarchy"/>
    <dgm:cxn modelId="{978202F8-5DB4-4466-A1E6-4FD079987436}" type="presParOf" srcId="{55A2CDBD-4B42-4E52-B1DC-FEDE63884560}" destId="{932E1279-5780-42D9-8119-42D68B429A66}" srcOrd="0" destOrd="0" presId="urn:microsoft.com/office/officeart/2008/layout/HorizontalMultiLevelHierarchy"/>
    <dgm:cxn modelId="{C48BFC36-5001-4B1B-9706-221DCD3305A3}" type="presParOf" srcId="{41069F06-ADB8-4B86-A7F6-4BCF9B90CAE0}" destId="{0E889AF7-0D6F-4E6D-B5E0-D6FECD41445B}" srcOrd="3" destOrd="0" presId="urn:microsoft.com/office/officeart/2008/layout/HorizontalMultiLevelHierarchy"/>
    <dgm:cxn modelId="{2AD1A198-1600-44E3-B1E5-1C827C6A6562}" type="presParOf" srcId="{0E889AF7-0D6F-4E6D-B5E0-D6FECD41445B}" destId="{7DDA83BE-FB23-48EF-9470-C884ABD80983}" srcOrd="0" destOrd="0" presId="urn:microsoft.com/office/officeart/2008/layout/HorizontalMultiLevelHierarchy"/>
    <dgm:cxn modelId="{C70A973F-884D-4246-A94D-50238A575093}" type="presParOf" srcId="{0E889AF7-0D6F-4E6D-B5E0-D6FECD41445B}" destId="{A98534B0-B560-414C-8C90-816624ADC710}" srcOrd="1" destOrd="0" presId="urn:microsoft.com/office/officeart/2008/layout/HorizontalMultiLevelHierarchy"/>
    <dgm:cxn modelId="{697A33A3-F17F-4792-B39E-91B21DCD46BC}" type="presParOf" srcId="{41069F06-ADB8-4B86-A7F6-4BCF9B90CAE0}" destId="{2252CF3C-FDC6-433F-BDDC-690709074B4E}" srcOrd="4" destOrd="0" presId="urn:microsoft.com/office/officeart/2008/layout/HorizontalMultiLevelHierarchy"/>
    <dgm:cxn modelId="{F551003F-37A9-43D5-9B7F-60D823307450}" type="presParOf" srcId="{2252CF3C-FDC6-433F-BDDC-690709074B4E}" destId="{2210F757-3026-4DBE-AA4E-372B189ECB0B}" srcOrd="0" destOrd="0" presId="urn:microsoft.com/office/officeart/2008/layout/HorizontalMultiLevelHierarchy"/>
    <dgm:cxn modelId="{419244F2-13EE-47C1-81FA-1B99F0AB53D5}" type="presParOf" srcId="{41069F06-ADB8-4B86-A7F6-4BCF9B90CAE0}" destId="{6C44D887-E564-41C7-9717-F6897CC8E6D9}" srcOrd="5" destOrd="0" presId="urn:microsoft.com/office/officeart/2008/layout/HorizontalMultiLevelHierarchy"/>
    <dgm:cxn modelId="{E1E6F034-CC37-4E39-B8C5-1C1E79BB41EF}" type="presParOf" srcId="{6C44D887-E564-41C7-9717-F6897CC8E6D9}" destId="{431AFE2A-5274-46E9-8739-69F49B87D5ED}" srcOrd="0" destOrd="0" presId="urn:microsoft.com/office/officeart/2008/layout/HorizontalMultiLevelHierarchy"/>
    <dgm:cxn modelId="{03198BA6-F13A-4796-AAB8-4A1ADA79698C}" type="presParOf" srcId="{6C44D887-E564-41C7-9717-F6897CC8E6D9}" destId="{1A011D6D-DB0B-410D-AAC6-0CA4DE52E5EE}" srcOrd="1" destOrd="0" presId="urn:microsoft.com/office/officeart/2008/layout/HorizontalMultiLevelHierarchy"/>
    <dgm:cxn modelId="{595383AA-CAB7-41EF-9A00-0099FED61746}" type="presParOf" srcId="{1A011D6D-DB0B-410D-AAC6-0CA4DE52E5EE}" destId="{7058A1E5-5199-4F17-A74C-5C412FD3F8AA}" srcOrd="0" destOrd="0" presId="urn:microsoft.com/office/officeart/2008/layout/HorizontalMultiLevelHierarchy"/>
    <dgm:cxn modelId="{D9E6B055-AF93-49B8-A15F-72EF00F4E21F}" type="presParOf" srcId="{7058A1E5-5199-4F17-A74C-5C412FD3F8AA}" destId="{F7405F78-5C97-474C-9013-A1700D237485}" srcOrd="0" destOrd="0" presId="urn:microsoft.com/office/officeart/2008/layout/HorizontalMultiLevelHierarchy"/>
    <dgm:cxn modelId="{4018D434-567D-4692-93D7-785CE347ECF5}" type="presParOf" srcId="{1A011D6D-DB0B-410D-AAC6-0CA4DE52E5EE}" destId="{1F9853EC-246F-4EE4-8D27-48A37D99C90B}" srcOrd="1" destOrd="0" presId="urn:microsoft.com/office/officeart/2008/layout/HorizontalMultiLevelHierarchy"/>
    <dgm:cxn modelId="{645294AC-A2C6-4764-9C54-7811216EFE3C}" type="presParOf" srcId="{1F9853EC-246F-4EE4-8D27-48A37D99C90B}" destId="{9F787E00-561F-4A66-8959-E2E8F261A8C1}" srcOrd="0" destOrd="0" presId="urn:microsoft.com/office/officeart/2008/layout/HorizontalMultiLevelHierarchy"/>
    <dgm:cxn modelId="{B063F0F8-F089-4FA2-AF58-42D6BA9F29BE}" type="presParOf" srcId="{1F9853EC-246F-4EE4-8D27-48A37D99C90B}" destId="{AAC074EF-D36C-4E3A-95A5-F7AFC3D51BBF}" srcOrd="1" destOrd="0" presId="urn:microsoft.com/office/officeart/2008/layout/HorizontalMultiLevelHierarchy"/>
    <dgm:cxn modelId="{AE3DE3E7-EA47-4D18-BC75-A1F7C3156560}" type="presParOf" srcId="{1A011D6D-DB0B-410D-AAC6-0CA4DE52E5EE}" destId="{5953705B-07D6-4322-81EA-F4BFF5C42505}" srcOrd="2" destOrd="0" presId="urn:microsoft.com/office/officeart/2008/layout/HorizontalMultiLevelHierarchy"/>
    <dgm:cxn modelId="{6A8007AC-D5ED-455F-96B4-869834438223}" type="presParOf" srcId="{5953705B-07D6-4322-81EA-F4BFF5C42505}" destId="{A4753947-ABB0-409B-B052-9211CF8A1B5C}" srcOrd="0" destOrd="0" presId="urn:microsoft.com/office/officeart/2008/layout/HorizontalMultiLevelHierarchy"/>
    <dgm:cxn modelId="{3C2FF7B6-F4FD-4263-B1B8-4D0A5EDEE114}" type="presParOf" srcId="{1A011D6D-DB0B-410D-AAC6-0CA4DE52E5EE}" destId="{9FF22E02-7EF4-40CD-B127-2DDFFF99646E}" srcOrd="3" destOrd="0" presId="urn:microsoft.com/office/officeart/2008/layout/HorizontalMultiLevelHierarchy"/>
    <dgm:cxn modelId="{76CDC77A-6D13-46E1-ACE4-3ADE7062DF88}" type="presParOf" srcId="{9FF22E02-7EF4-40CD-B127-2DDFFF99646E}" destId="{B3F8A2F8-76BC-41D5-ABE5-C1DC5923FCC9}" srcOrd="0" destOrd="0" presId="urn:microsoft.com/office/officeart/2008/layout/HorizontalMultiLevelHierarchy"/>
    <dgm:cxn modelId="{20312F96-24AF-40C1-B713-73BDF0038366}" type="presParOf" srcId="{9FF22E02-7EF4-40CD-B127-2DDFFF99646E}" destId="{0BE6C883-BDB2-46A5-BD35-D801B306BEAA}" srcOrd="1" destOrd="0" presId="urn:microsoft.com/office/officeart/2008/layout/HorizontalMultiLevelHierarchy"/>
    <dgm:cxn modelId="{7DDA0FED-5FD5-48D3-96D3-3F943C336A7F}" type="presParOf" srcId="{0BE6C883-BDB2-46A5-BD35-D801B306BEAA}" destId="{092E85CE-2289-4FB4-9664-506F5BA58048}" srcOrd="0" destOrd="0" presId="urn:microsoft.com/office/officeart/2008/layout/HorizontalMultiLevelHierarchy"/>
    <dgm:cxn modelId="{651A2D8D-916A-4474-A37A-774A7307B8CD}" type="presParOf" srcId="{092E85CE-2289-4FB4-9664-506F5BA58048}" destId="{CAB41ABC-179F-465F-8101-34425550C4D2}" srcOrd="0" destOrd="0" presId="urn:microsoft.com/office/officeart/2008/layout/HorizontalMultiLevelHierarchy"/>
    <dgm:cxn modelId="{3FA662C0-E474-4B1F-A37B-C8995F0BBF6D}" type="presParOf" srcId="{0BE6C883-BDB2-46A5-BD35-D801B306BEAA}" destId="{5B2B6350-4F00-4B33-865E-43ECCD5B650D}" srcOrd="1" destOrd="0" presId="urn:microsoft.com/office/officeart/2008/layout/HorizontalMultiLevelHierarchy"/>
    <dgm:cxn modelId="{B5FF14E1-B135-42CB-980B-19CEB85B95A8}" type="presParOf" srcId="{5B2B6350-4F00-4B33-865E-43ECCD5B650D}" destId="{7FFED584-6DA8-4259-987A-A2343E3A1DB4}" srcOrd="0" destOrd="0" presId="urn:microsoft.com/office/officeart/2008/layout/HorizontalMultiLevelHierarchy"/>
    <dgm:cxn modelId="{FA009F25-302B-46FF-80B5-F62A0508DA7C}" type="presParOf" srcId="{5B2B6350-4F00-4B33-865E-43ECCD5B650D}" destId="{7C2D74A2-D355-496A-BF3E-3C201CDBC860}" srcOrd="1" destOrd="0" presId="urn:microsoft.com/office/officeart/2008/layout/HorizontalMultiLevelHierarchy"/>
    <dgm:cxn modelId="{2787E38D-09C4-4AF8-8219-C5C15BBFB64A}" type="presParOf" srcId="{0BE6C883-BDB2-46A5-BD35-D801B306BEAA}" destId="{6084008E-86FD-4219-891E-3C68AA25EF3D}" srcOrd="2" destOrd="0" presId="urn:microsoft.com/office/officeart/2008/layout/HorizontalMultiLevelHierarchy"/>
    <dgm:cxn modelId="{B96381EE-E06E-4A98-820A-A8A6D36419B1}" type="presParOf" srcId="{6084008E-86FD-4219-891E-3C68AA25EF3D}" destId="{85F7D8F5-8B90-4F9B-B084-AE5F5375A074}" srcOrd="0" destOrd="0" presId="urn:microsoft.com/office/officeart/2008/layout/HorizontalMultiLevelHierarchy"/>
    <dgm:cxn modelId="{1DEE4955-6373-41B3-8B32-5C83B9DB6340}" type="presParOf" srcId="{0BE6C883-BDB2-46A5-BD35-D801B306BEAA}" destId="{C34694CF-C488-490F-9196-6B7755044373}" srcOrd="3" destOrd="0" presId="urn:microsoft.com/office/officeart/2008/layout/HorizontalMultiLevelHierarchy"/>
    <dgm:cxn modelId="{E848393E-80AC-4E34-9189-048B8BC4B8D0}" type="presParOf" srcId="{C34694CF-C488-490F-9196-6B7755044373}" destId="{7734381A-E78C-4C67-AE52-19EB4F7A16AD}" srcOrd="0" destOrd="0" presId="urn:microsoft.com/office/officeart/2008/layout/HorizontalMultiLevelHierarchy"/>
    <dgm:cxn modelId="{D3739AFD-E394-4924-BE82-AEBE873559D8}" type="presParOf" srcId="{C34694CF-C488-490F-9196-6B7755044373}" destId="{479544B6-8AC3-4F58-BCC8-450D386406B4}" srcOrd="1" destOrd="0" presId="urn:microsoft.com/office/officeart/2008/layout/HorizontalMultiLevelHierarchy"/>
    <dgm:cxn modelId="{1CEE31D5-4C49-47CF-A609-7A9289A2DA51}" type="presParOf" srcId="{0BE6C883-BDB2-46A5-BD35-D801B306BEAA}" destId="{CA9B12D6-FC16-4E66-BCF7-9319077AD832}" srcOrd="4" destOrd="0" presId="urn:microsoft.com/office/officeart/2008/layout/HorizontalMultiLevelHierarchy"/>
    <dgm:cxn modelId="{76380676-C616-440B-933F-207D8FA8F078}" type="presParOf" srcId="{CA9B12D6-FC16-4E66-BCF7-9319077AD832}" destId="{F7F02F55-3EE1-4133-9340-0419067114B9}" srcOrd="0" destOrd="0" presId="urn:microsoft.com/office/officeart/2008/layout/HorizontalMultiLevelHierarchy"/>
    <dgm:cxn modelId="{C1A7434A-2BBB-40AE-B2BA-D4300A392C1B}" type="presParOf" srcId="{0BE6C883-BDB2-46A5-BD35-D801B306BEAA}" destId="{260716FC-8B7C-437A-BCEC-E586D0B2B79D}" srcOrd="5" destOrd="0" presId="urn:microsoft.com/office/officeart/2008/layout/HorizontalMultiLevelHierarchy"/>
    <dgm:cxn modelId="{A1C64AA9-CDEF-400F-8E84-071397090EFA}" type="presParOf" srcId="{260716FC-8B7C-437A-BCEC-E586D0B2B79D}" destId="{705C481E-98DF-488E-8C0F-17111C0F1C21}" srcOrd="0" destOrd="0" presId="urn:microsoft.com/office/officeart/2008/layout/HorizontalMultiLevelHierarchy"/>
    <dgm:cxn modelId="{D02235B9-9E30-419D-AE10-19D9AEA87ECF}" type="presParOf" srcId="{260716FC-8B7C-437A-BCEC-E586D0B2B79D}" destId="{4202BEB8-1881-4F8F-B6D5-491F7EBD2B22}" srcOrd="1" destOrd="0" presId="urn:microsoft.com/office/officeart/2008/layout/HorizontalMultiLevelHierarchy"/>
    <dgm:cxn modelId="{7C23BE04-D089-4963-BEDF-1B32F0765C1E}" type="presParOf" srcId="{1A011D6D-DB0B-410D-AAC6-0CA4DE52E5EE}" destId="{8970EAFF-0463-424D-B0AF-4F6E3834B89B}" srcOrd="4" destOrd="0" presId="urn:microsoft.com/office/officeart/2008/layout/HorizontalMultiLevelHierarchy"/>
    <dgm:cxn modelId="{888A93C1-E359-4C9A-8EB5-2CAD94DF79DC}" type="presParOf" srcId="{8970EAFF-0463-424D-B0AF-4F6E3834B89B}" destId="{BC2FFD43-1298-4035-A749-E7BAC24C063A}" srcOrd="0" destOrd="0" presId="urn:microsoft.com/office/officeart/2008/layout/HorizontalMultiLevelHierarchy"/>
    <dgm:cxn modelId="{70E26344-92AC-4E9B-A8A7-00F283C099ED}" type="presParOf" srcId="{1A011D6D-DB0B-410D-AAC6-0CA4DE52E5EE}" destId="{646D27AE-145E-493F-80F8-B1639C506E8D}" srcOrd="5" destOrd="0" presId="urn:microsoft.com/office/officeart/2008/layout/HorizontalMultiLevelHierarchy"/>
    <dgm:cxn modelId="{D7CA724C-E08E-4608-A20E-BDC68E3FF8DC}" type="presParOf" srcId="{646D27AE-145E-493F-80F8-B1639C506E8D}" destId="{7B4B51F1-8368-4748-AAA6-85C1B11FAEF2}" srcOrd="0" destOrd="0" presId="urn:microsoft.com/office/officeart/2008/layout/HorizontalMultiLevelHierarchy"/>
    <dgm:cxn modelId="{A3778F69-490C-439C-8CFC-99FC4BD041BF}" type="presParOf" srcId="{646D27AE-145E-493F-80F8-B1639C506E8D}" destId="{93DDA6CC-2F6D-452A-B933-07AFEEBF62A3}" srcOrd="1" destOrd="0" presId="urn:microsoft.com/office/officeart/2008/layout/HorizontalMultiLevelHierarchy"/>
    <dgm:cxn modelId="{9A6B9077-D651-425B-BFBF-96A2D4B97659}" type="presParOf" srcId="{93DDA6CC-2F6D-452A-B933-07AFEEBF62A3}" destId="{AAF4E093-CF28-4C00-A1FD-524B46BC8B3C}" srcOrd="0" destOrd="0" presId="urn:microsoft.com/office/officeart/2008/layout/HorizontalMultiLevelHierarchy"/>
    <dgm:cxn modelId="{C7D00003-2AC8-41FD-9E44-6CE3D3C867FD}" type="presParOf" srcId="{AAF4E093-CF28-4C00-A1FD-524B46BC8B3C}" destId="{B3F9A21F-7B62-4AE3-B415-644D29E25FEA}" srcOrd="0" destOrd="0" presId="urn:microsoft.com/office/officeart/2008/layout/HorizontalMultiLevelHierarchy"/>
    <dgm:cxn modelId="{B1D19DF9-352E-456B-9D98-EAF1804D1EA7}" type="presParOf" srcId="{93DDA6CC-2F6D-452A-B933-07AFEEBF62A3}" destId="{5C9AEBC8-AB20-4F13-A468-45D14A3C11CF}" srcOrd="1" destOrd="0" presId="urn:microsoft.com/office/officeart/2008/layout/HorizontalMultiLevelHierarchy"/>
    <dgm:cxn modelId="{55094184-388F-423D-A4E8-06FE187A6694}" type="presParOf" srcId="{5C9AEBC8-AB20-4F13-A468-45D14A3C11CF}" destId="{4723E439-93A4-4238-8CAC-CDEA16B1E921}" srcOrd="0" destOrd="0" presId="urn:microsoft.com/office/officeart/2008/layout/HorizontalMultiLevelHierarchy"/>
    <dgm:cxn modelId="{C32485C3-CE36-4600-8529-FAA454136B57}" type="presParOf" srcId="{5C9AEBC8-AB20-4F13-A468-45D14A3C11CF}" destId="{74D75DF8-29F7-4B37-8E9F-01B813B8EBBE}" srcOrd="1" destOrd="0" presId="urn:microsoft.com/office/officeart/2008/layout/HorizontalMultiLevelHierarchy"/>
    <dgm:cxn modelId="{49613313-56BC-43BA-89B0-2F796816E71B}" type="presParOf" srcId="{93DDA6CC-2F6D-452A-B933-07AFEEBF62A3}" destId="{213CFF09-7FCE-4794-B0AA-73769812F4A1}" srcOrd="2" destOrd="0" presId="urn:microsoft.com/office/officeart/2008/layout/HorizontalMultiLevelHierarchy"/>
    <dgm:cxn modelId="{E1A430E3-424A-48C7-A931-08CA3A870127}" type="presParOf" srcId="{213CFF09-7FCE-4794-B0AA-73769812F4A1}" destId="{D3382D15-A839-4217-8EBA-01CAE4172993}" srcOrd="0" destOrd="0" presId="urn:microsoft.com/office/officeart/2008/layout/HorizontalMultiLevelHierarchy"/>
    <dgm:cxn modelId="{A487E001-A1EC-4843-A636-206147C8CD3B}" type="presParOf" srcId="{93DDA6CC-2F6D-452A-B933-07AFEEBF62A3}" destId="{C4BFDFFD-716F-44CA-B462-97BC2E1216AF}" srcOrd="3" destOrd="0" presId="urn:microsoft.com/office/officeart/2008/layout/HorizontalMultiLevelHierarchy"/>
    <dgm:cxn modelId="{F3EE9FF9-CFC9-413F-974B-4BD2CBD7D808}" type="presParOf" srcId="{C4BFDFFD-716F-44CA-B462-97BC2E1216AF}" destId="{74A5FC34-D39F-4273-8428-579BD5000EBF}" srcOrd="0" destOrd="0" presId="urn:microsoft.com/office/officeart/2008/layout/HorizontalMultiLevelHierarchy"/>
    <dgm:cxn modelId="{31827D6B-F5DF-4D74-88A9-3856FDFB3825}" type="presParOf" srcId="{C4BFDFFD-716F-44CA-B462-97BC2E1216AF}" destId="{6AAE1DFE-F509-44E3-A881-78C5B580CDA9}" srcOrd="1" destOrd="0" presId="urn:microsoft.com/office/officeart/2008/layout/HorizontalMultiLevelHierarchy"/>
    <dgm:cxn modelId="{9BFD8FFE-3CF9-4B74-A064-D5B450C1E265}" type="presParOf" srcId="{93DDA6CC-2F6D-452A-B933-07AFEEBF62A3}" destId="{33B4B3A9-01E9-45FB-82D4-992733FEC3B7}" srcOrd="4" destOrd="0" presId="urn:microsoft.com/office/officeart/2008/layout/HorizontalMultiLevelHierarchy"/>
    <dgm:cxn modelId="{FABFB0A5-D9BF-45DE-8973-3BFBE85AC4E9}" type="presParOf" srcId="{33B4B3A9-01E9-45FB-82D4-992733FEC3B7}" destId="{65730D2D-C846-4FDB-9A46-2D0056A3F55E}" srcOrd="0" destOrd="0" presId="urn:microsoft.com/office/officeart/2008/layout/HorizontalMultiLevelHierarchy"/>
    <dgm:cxn modelId="{70806F43-8918-41DF-B098-7B3995BBAED1}" type="presParOf" srcId="{93DDA6CC-2F6D-452A-B933-07AFEEBF62A3}" destId="{B3889E56-B613-4F3D-9DE3-A02B1B22E33E}" srcOrd="5" destOrd="0" presId="urn:microsoft.com/office/officeart/2008/layout/HorizontalMultiLevelHierarchy"/>
    <dgm:cxn modelId="{50E3768E-3002-4647-B438-825784C9209C}" type="presParOf" srcId="{B3889E56-B613-4F3D-9DE3-A02B1B22E33E}" destId="{395B710F-F7C8-4004-99AE-9C46192CC00E}" srcOrd="0" destOrd="0" presId="urn:microsoft.com/office/officeart/2008/layout/HorizontalMultiLevelHierarchy"/>
    <dgm:cxn modelId="{B5890FC6-362F-4C07-92BF-D770CB897920}" type="presParOf" srcId="{B3889E56-B613-4F3D-9DE3-A02B1B22E33E}" destId="{14498025-89E9-4846-AD77-CF161E68E4BE}" srcOrd="1" destOrd="0" presId="urn:microsoft.com/office/officeart/2008/layout/HorizontalMultiLevelHierarchy"/>
    <dgm:cxn modelId="{852D188C-9D03-46E6-9EA5-2E27A8A26875}" type="presParOf" srcId="{41069F06-ADB8-4B86-A7F6-4BCF9B90CAE0}" destId="{A81A0AB6-A6D3-4E06-8954-C177AD4F039E}" srcOrd="6" destOrd="0" presId="urn:microsoft.com/office/officeart/2008/layout/HorizontalMultiLevelHierarchy"/>
    <dgm:cxn modelId="{5E561A50-A464-40E5-8A49-0D320F21C821}" type="presParOf" srcId="{A81A0AB6-A6D3-4E06-8954-C177AD4F039E}" destId="{8DA53D01-CD7F-4B4D-9B74-53B736A1EA62}" srcOrd="0" destOrd="0" presId="urn:microsoft.com/office/officeart/2008/layout/HorizontalMultiLevelHierarchy"/>
    <dgm:cxn modelId="{97936B40-5B16-4154-A1E4-60A02167DC3E}" type="presParOf" srcId="{41069F06-ADB8-4B86-A7F6-4BCF9B90CAE0}" destId="{BB6F16CB-9E36-447C-8682-A7597D7AEAE0}" srcOrd="7" destOrd="0" presId="urn:microsoft.com/office/officeart/2008/layout/HorizontalMultiLevelHierarchy"/>
    <dgm:cxn modelId="{96451770-E7AE-4183-BB42-7F2E1E6B0AD4}" type="presParOf" srcId="{BB6F16CB-9E36-447C-8682-A7597D7AEAE0}" destId="{647D54DA-8181-4144-B4B4-CA3019C4FF1F}" srcOrd="0" destOrd="0" presId="urn:microsoft.com/office/officeart/2008/layout/HorizontalMultiLevelHierarchy"/>
    <dgm:cxn modelId="{8F766402-F131-470E-B444-81F073BE20AE}" type="presParOf" srcId="{BB6F16CB-9E36-447C-8682-A7597D7AEAE0}" destId="{08FACD93-9A68-4658-A528-117E89D3D1B1}" srcOrd="1" destOrd="0" presId="urn:microsoft.com/office/officeart/2008/layout/HorizontalMultiLevelHierarchy"/>
    <dgm:cxn modelId="{463BE018-F8DA-4DEF-B1AA-AE2FFA873AC2}" type="presParOf" srcId="{08FACD93-9A68-4658-A528-117E89D3D1B1}" destId="{6A5505F0-9133-49A0-995B-96FC0B7C293A}" srcOrd="0" destOrd="0" presId="urn:microsoft.com/office/officeart/2008/layout/HorizontalMultiLevelHierarchy"/>
    <dgm:cxn modelId="{33E2226C-BD02-4728-A7F9-1C300362AC70}" type="presParOf" srcId="{6A5505F0-9133-49A0-995B-96FC0B7C293A}" destId="{9AAACFD1-3E5B-42E0-A81F-0155360F5730}" srcOrd="0" destOrd="0" presId="urn:microsoft.com/office/officeart/2008/layout/HorizontalMultiLevelHierarchy"/>
    <dgm:cxn modelId="{AF7C9E03-FC93-4C0E-B4BD-8EBCA156D4F4}" type="presParOf" srcId="{08FACD93-9A68-4658-A528-117E89D3D1B1}" destId="{30F791AD-45A2-46E4-AA1F-EE9DFACDF932}" srcOrd="1" destOrd="0" presId="urn:microsoft.com/office/officeart/2008/layout/HorizontalMultiLevelHierarchy"/>
    <dgm:cxn modelId="{42DF77E8-7C23-4DDF-A175-14F821A72783}" type="presParOf" srcId="{30F791AD-45A2-46E4-AA1F-EE9DFACDF932}" destId="{7BCE51F3-6CA5-46CB-B176-0B9D5A5F5C5D}" srcOrd="0" destOrd="0" presId="urn:microsoft.com/office/officeart/2008/layout/HorizontalMultiLevelHierarchy"/>
    <dgm:cxn modelId="{9CA25E96-15D9-475F-A944-C2CA0AC6EF5F}" type="presParOf" srcId="{30F791AD-45A2-46E4-AA1F-EE9DFACDF932}" destId="{066380AD-934E-4065-BEA1-1BEC0115D7E6}" srcOrd="1" destOrd="0" presId="urn:microsoft.com/office/officeart/2008/layout/HorizontalMultiLevelHierarchy"/>
    <dgm:cxn modelId="{61D0F125-481C-4B2F-B345-37A13311C997}" type="presParOf" srcId="{08FACD93-9A68-4658-A528-117E89D3D1B1}" destId="{A322965F-BF08-4288-8B04-2A3A0FD5615F}" srcOrd="2" destOrd="0" presId="urn:microsoft.com/office/officeart/2008/layout/HorizontalMultiLevelHierarchy"/>
    <dgm:cxn modelId="{25FBDF7E-F5A4-41D3-A495-37C26345CED8}" type="presParOf" srcId="{A322965F-BF08-4288-8B04-2A3A0FD5615F}" destId="{E3E246E0-C5DA-420F-901F-EC61947D0E0C}" srcOrd="0" destOrd="0" presId="urn:microsoft.com/office/officeart/2008/layout/HorizontalMultiLevelHierarchy"/>
    <dgm:cxn modelId="{5D1DFA7F-D98C-4200-9E37-88420F1B001A}" type="presParOf" srcId="{08FACD93-9A68-4658-A528-117E89D3D1B1}" destId="{B2DB5C1A-196F-4853-86DB-9FC34132E619}" srcOrd="3" destOrd="0" presId="urn:microsoft.com/office/officeart/2008/layout/HorizontalMultiLevelHierarchy"/>
    <dgm:cxn modelId="{B4079F15-6DA0-4501-B8BF-5C9C4C942D5F}" type="presParOf" srcId="{B2DB5C1A-196F-4853-86DB-9FC34132E619}" destId="{B6217119-13FB-43E2-8136-2FF548D0C5CE}" srcOrd="0" destOrd="0" presId="urn:microsoft.com/office/officeart/2008/layout/HorizontalMultiLevelHierarchy"/>
    <dgm:cxn modelId="{FF879D4C-F268-4202-9608-254441229E04}" type="presParOf" srcId="{B2DB5C1A-196F-4853-86DB-9FC34132E619}" destId="{46874134-4AA4-4440-83B1-557A8E3029BD}" srcOrd="1" destOrd="0" presId="urn:microsoft.com/office/officeart/2008/layout/HorizontalMultiLevelHierarchy"/>
    <dgm:cxn modelId="{F3482FD6-1E76-453A-AD91-A8016642841B}" type="presParOf" srcId="{41069F06-ADB8-4B86-A7F6-4BCF9B90CAE0}" destId="{84EBA9B6-D1C3-40C1-A356-FD9D18BA268C}" srcOrd="8" destOrd="0" presId="urn:microsoft.com/office/officeart/2008/layout/HorizontalMultiLevelHierarchy"/>
    <dgm:cxn modelId="{0DFEB805-6FE8-4FEE-A510-7E01A0B07755}" type="presParOf" srcId="{84EBA9B6-D1C3-40C1-A356-FD9D18BA268C}" destId="{6E5A91F7-099E-4FF7-A4CC-4650CC9F63D5}" srcOrd="0" destOrd="0" presId="urn:microsoft.com/office/officeart/2008/layout/HorizontalMultiLevelHierarchy"/>
    <dgm:cxn modelId="{F9BD09A8-7758-4D5B-B9A1-625136EE337E}" type="presParOf" srcId="{41069F06-ADB8-4B86-A7F6-4BCF9B90CAE0}" destId="{DE651127-D377-4C93-9B46-B82A63AD8FA8}" srcOrd="9" destOrd="0" presId="urn:microsoft.com/office/officeart/2008/layout/HorizontalMultiLevelHierarchy"/>
    <dgm:cxn modelId="{DDAD809B-23F9-4ED7-958A-8EBC28B50831}" type="presParOf" srcId="{DE651127-D377-4C93-9B46-B82A63AD8FA8}" destId="{B676B9DB-530C-4667-A6FF-6358C2C3D2F2}" srcOrd="0" destOrd="0" presId="urn:microsoft.com/office/officeart/2008/layout/HorizontalMultiLevelHierarchy"/>
    <dgm:cxn modelId="{D5722A3F-B1A9-4ECB-91F7-0224920692FA}" type="presParOf" srcId="{DE651127-D377-4C93-9B46-B82A63AD8FA8}" destId="{22458852-D74F-4113-A20D-0B5B681042BF}" srcOrd="1" destOrd="0" presId="urn:microsoft.com/office/officeart/2008/layout/HorizontalMultiLevelHierarchy"/>
    <dgm:cxn modelId="{C34C2C7E-8520-4B6A-98B1-A5F64E433EB7}" type="presParOf" srcId="{565C58D5-D50A-4CCF-BFDB-194492164EEE}" destId="{C0C17B86-0F7B-4C2E-AD47-6615556B8EC6}" srcOrd="4" destOrd="0" presId="urn:microsoft.com/office/officeart/2008/layout/HorizontalMultiLevelHierarchy"/>
    <dgm:cxn modelId="{EABB8555-95BB-4F53-9F5E-E47FC2B32B80}" type="presParOf" srcId="{C0C17B86-0F7B-4C2E-AD47-6615556B8EC6}" destId="{65A10B49-893C-48EF-815E-C5468BCBF823}" srcOrd="0" destOrd="0" presId="urn:microsoft.com/office/officeart/2008/layout/HorizontalMultiLevelHierarchy"/>
    <dgm:cxn modelId="{FE7A71A6-6B07-4C5F-8BEE-5DF6992C9C1E}" type="presParOf" srcId="{565C58D5-D50A-4CCF-BFDB-194492164EEE}" destId="{64F1B81B-93A3-4A03-A4F7-1D9B04B907B8}" srcOrd="5" destOrd="0" presId="urn:microsoft.com/office/officeart/2008/layout/HorizontalMultiLevelHierarchy"/>
    <dgm:cxn modelId="{F8DE054B-D578-4A1D-8C4B-29581F33AA81}" type="presParOf" srcId="{64F1B81B-93A3-4A03-A4F7-1D9B04B907B8}" destId="{D53CA291-81B2-4936-BC12-22C8989A9D2F}" srcOrd="0" destOrd="0" presId="urn:microsoft.com/office/officeart/2008/layout/HorizontalMultiLevelHierarchy"/>
    <dgm:cxn modelId="{DD792E7F-E787-4557-BF37-D4FE3096F385}" type="presParOf" srcId="{64F1B81B-93A3-4A03-A4F7-1D9B04B907B8}" destId="{95C1C4EA-EDED-4280-848E-A46A13EB03AB}" srcOrd="1" destOrd="0" presId="urn:microsoft.com/office/officeart/2008/layout/HorizontalMultiLevelHierarchy"/>
    <dgm:cxn modelId="{72EAC773-D134-43B0-B383-3E33D6882AF2}" type="presParOf" srcId="{95C1C4EA-EDED-4280-848E-A46A13EB03AB}" destId="{B459CE3A-E18B-49A3-BA37-784D43ACE6C3}" srcOrd="0" destOrd="0" presId="urn:microsoft.com/office/officeart/2008/layout/HorizontalMultiLevelHierarchy"/>
    <dgm:cxn modelId="{C6A6BBDB-71E7-496B-9B41-EAF0EF7922C8}" type="presParOf" srcId="{B459CE3A-E18B-49A3-BA37-784D43ACE6C3}" destId="{19D47957-FE01-4280-8480-F879DB882973}" srcOrd="0" destOrd="0" presId="urn:microsoft.com/office/officeart/2008/layout/HorizontalMultiLevelHierarchy"/>
    <dgm:cxn modelId="{27DFB094-3A29-4C40-9562-623E511DD85D}" type="presParOf" srcId="{95C1C4EA-EDED-4280-848E-A46A13EB03AB}" destId="{DA445166-7B99-43B3-852A-C60F94ECC71F}" srcOrd="1" destOrd="0" presId="urn:microsoft.com/office/officeart/2008/layout/HorizontalMultiLevelHierarchy"/>
    <dgm:cxn modelId="{E3D8C1E9-4546-4076-9F3C-4776A34F6CDF}" type="presParOf" srcId="{DA445166-7B99-43B3-852A-C60F94ECC71F}" destId="{D6B14F5C-61B8-4C86-BBE0-D14554FF66B4}" srcOrd="0" destOrd="0" presId="urn:microsoft.com/office/officeart/2008/layout/HorizontalMultiLevelHierarchy"/>
    <dgm:cxn modelId="{61B90D0C-F3CC-4C42-B4D1-69B50D7A091B}" type="presParOf" srcId="{DA445166-7B99-43B3-852A-C60F94ECC71F}" destId="{52C2C1A6-073B-4E60-B837-378BB3B5B50A}" srcOrd="1" destOrd="0" presId="urn:microsoft.com/office/officeart/2008/layout/HorizontalMultiLevelHierarchy"/>
    <dgm:cxn modelId="{081598D8-590D-42F5-85E9-011D59EEEA65}" type="presParOf" srcId="{565C58D5-D50A-4CCF-BFDB-194492164EEE}" destId="{A18BDED0-1D99-40E7-96CA-053ACAE63666}" srcOrd="6" destOrd="0" presId="urn:microsoft.com/office/officeart/2008/layout/HorizontalMultiLevelHierarchy"/>
    <dgm:cxn modelId="{E4A49FAC-E176-4EBD-A5FC-9D2255B6F99F}" type="presParOf" srcId="{A18BDED0-1D99-40E7-96CA-053ACAE63666}" destId="{0F709DEE-7E05-4260-A890-CFC493E9C0D6}" srcOrd="0" destOrd="0" presId="urn:microsoft.com/office/officeart/2008/layout/HorizontalMultiLevelHierarchy"/>
    <dgm:cxn modelId="{66550A4D-38EB-4467-8527-364639D8425A}" type="presParOf" srcId="{565C58D5-D50A-4CCF-BFDB-194492164EEE}" destId="{1D6295D2-5637-4872-AFDA-5D9F3969A7B9}" srcOrd="7" destOrd="0" presId="urn:microsoft.com/office/officeart/2008/layout/HorizontalMultiLevelHierarchy"/>
    <dgm:cxn modelId="{36ED534E-DCAA-415E-B999-52FFD87AAC19}" type="presParOf" srcId="{1D6295D2-5637-4872-AFDA-5D9F3969A7B9}" destId="{5EA1F140-6C36-4D8F-ADB6-80D126E66F3C}" srcOrd="0" destOrd="0" presId="urn:microsoft.com/office/officeart/2008/layout/HorizontalMultiLevelHierarchy"/>
    <dgm:cxn modelId="{BD9EA2E9-0B63-47CC-8052-36C4FBA1134A}" type="presParOf" srcId="{1D6295D2-5637-4872-AFDA-5D9F3969A7B9}" destId="{9842F377-99B6-422E-ACBD-57F73D9205EB}" srcOrd="1" destOrd="0" presId="urn:microsoft.com/office/officeart/2008/layout/HorizontalMultiLevelHierarchy"/>
    <dgm:cxn modelId="{3B9C69F4-CC76-4920-895F-0ADA071A5B04}" type="presParOf" srcId="{9842F377-99B6-422E-ACBD-57F73D9205EB}" destId="{54FEAFF8-EF90-4D41-8515-FDC9068EE03B}" srcOrd="0" destOrd="0" presId="urn:microsoft.com/office/officeart/2008/layout/HorizontalMultiLevelHierarchy"/>
    <dgm:cxn modelId="{17DFDD1D-E7F8-4B37-B041-524D58C555B1}" type="presParOf" srcId="{54FEAFF8-EF90-4D41-8515-FDC9068EE03B}" destId="{47949FA4-B28B-4B7E-BA36-A5FDC47B9934}" srcOrd="0" destOrd="0" presId="urn:microsoft.com/office/officeart/2008/layout/HorizontalMultiLevelHierarchy"/>
    <dgm:cxn modelId="{406EEDE6-F7D2-4D95-A398-0EF5D30A3606}" type="presParOf" srcId="{9842F377-99B6-422E-ACBD-57F73D9205EB}" destId="{C11A1FF4-8719-4446-BE82-7F5D4CFF9012}" srcOrd="1" destOrd="0" presId="urn:microsoft.com/office/officeart/2008/layout/HorizontalMultiLevelHierarchy"/>
    <dgm:cxn modelId="{C817E43C-30AB-4CEA-8326-EA468DB37697}" type="presParOf" srcId="{C11A1FF4-8719-4446-BE82-7F5D4CFF9012}" destId="{700AADD6-4778-4514-BB59-698A927420BF}" srcOrd="0" destOrd="0" presId="urn:microsoft.com/office/officeart/2008/layout/HorizontalMultiLevelHierarchy"/>
    <dgm:cxn modelId="{FB650C79-F391-472B-B8D0-9081AF8CECFA}" type="presParOf" srcId="{C11A1FF4-8719-4446-BE82-7F5D4CFF9012}" destId="{40048B62-7A6F-48CE-B821-73E6FF8498E8}" srcOrd="1" destOrd="0" presId="urn:microsoft.com/office/officeart/2008/layout/HorizontalMultiLevelHierarchy"/>
    <dgm:cxn modelId="{4C582B7E-059E-41F4-947A-154482136A84}" type="presParOf" srcId="{9842F377-99B6-422E-ACBD-57F73D9205EB}" destId="{3B32522A-2AC4-4123-B074-DD98C6F9F485}" srcOrd="2" destOrd="0" presId="urn:microsoft.com/office/officeart/2008/layout/HorizontalMultiLevelHierarchy"/>
    <dgm:cxn modelId="{2B032976-7099-4FC7-B728-FE6AF7DEA631}" type="presParOf" srcId="{3B32522A-2AC4-4123-B074-DD98C6F9F485}" destId="{9074EF5C-E8A1-43A7-A6E9-4168ED87F3F3}" srcOrd="0" destOrd="0" presId="urn:microsoft.com/office/officeart/2008/layout/HorizontalMultiLevelHierarchy"/>
    <dgm:cxn modelId="{05E2F02F-48E3-4DE1-AB0C-76AB1FC1329D}" type="presParOf" srcId="{9842F377-99B6-422E-ACBD-57F73D9205EB}" destId="{1804AAA1-02E2-4C7D-8336-BC6D63D1A29F}" srcOrd="3" destOrd="0" presId="urn:microsoft.com/office/officeart/2008/layout/HorizontalMultiLevelHierarchy"/>
    <dgm:cxn modelId="{535FDED7-C6B2-4994-8146-2C64D57399D4}" type="presParOf" srcId="{1804AAA1-02E2-4C7D-8336-BC6D63D1A29F}" destId="{269145C9-2705-4F89-81A4-1233816E539D}" srcOrd="0" destOrd="0" presId="urn:microsoft.com/office/officeart/2008/layout/HorizontalMultiLevelHierarchy"/>
    <dgm:cxn modelId="{4CC57AF6-8E83-4683-94FA-5E30D7B3AF12}" type="presParOf" srcId="{1804AAA1-02E2-4C7D-8336-BC6D63D1A29F}" destId="{0D4DBC61-D7CB-432B-B83A-3D3AF3EB6C63}" srcOrd="1" destOrd="0" presId="urn:microsoft.com/office/officeart/2008/layout/HorizontalMultiLevelHierarchy"/>
    <dgm:cxn modelId="{D50BBF2A-0719-4904-8DE4-9ADC1ECADDA6}" type="presParOf" srcId="{9842F377-99B6-422E-ACBD-57F73D9205EB}" destId="{6C98F324-F5D7-4FA5-BC8B-B4F6869DDF5F}" srcOrd="4" destOrd="0" presId="urn:microsoft.com/office/officeart/2008/layout/HorizontalMultiLevelHierarchy"/>
    <dgm:cxn modelId="{8E493750-4FD6-4126-86AC-CAE4C1A3934F}" type="presParOf" srcId="{6C98F324-F5D7-4FA5-BC8B-B4F6869DDF5F}" destId="{CAE2E7A1-2C2E-46EB-9D35-AB61DFD1A19F}" srcOrd="0" destOrd="0" presId="urn:microsoft.com/office/officeart/2008/layout/HorizontalMultiLevelHierarchy"/>
    <dgm:cxn modelId="{FC44B14D-C331-475D-BC2E-C3F913476CB2}" type="presParOf" srcId="{9842F377-99B6-422E-ACBD-57F73D9205EB}" destId="{907E62DB-A400-42BD-8125-D69DAB6EE570}" srcOrd="5" destOrd="0" presId="urn:microsoft.com/office/officeart/2008/layout/HorizontalMultiLevelHierarchy"/>
    <dgm:cxn modelId="{3ED53A36-6314-41AC-9334-D4180337AB33}" type="presParOf" srcId="{907E62DB-A400-42BD-8125-D69DAB6EE570}" destId="{A256571E-786B-4293-BF48-6BEC8EBB4E10}" srcOrd="0" destOrd="0" presId="urn:microsoft.com/office/officeart/2008/layout/HorizontalMultiLevelHierarchy"/>
    <dgm:cxn modelId="{0C61C077-841B-4FFA-B335-2267D430C4B4}"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9BA8DFE4-D2B9-4CF8-AE33-C9EBEFEB8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547</TotalTime>
  <Pages>93</Pages>
  <Words>20194</Words>
  <Characters>115106</Characters>
  <Application>Microsoft Office Word</Application>
  <DocSecurity>0</DocSecurity>
  <Lines>959</Lines>
  <Paragraphs>270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133</cp:revision>
  <dcterms:created xsi:type="dcterms:W3CDTF">2014-05-23T16:21:00Z</dcterms:created>
  <dcterms:modified xsi:type="dcterms:W3CDTF">2014-05-31T17:31:00Z</dcterms:modified>
</cp:coreProperties>
</file>