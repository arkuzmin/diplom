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color w:val="auto"/>
          <w:sz w:val="24"/>
          <w:szCs w:val="24"/>
          <w:lang w:eastAsia="en-US"/>
        </w:rPr>
        <w:id w:val="191506354"/>
        <w:docPartObj>
          <w:docPartGallery w:val="Table of Contents"/>
          <w:docPartUnique/>
        </w:docPartObj>
      </w:sdtPr>
      <w:sdtContent>
        <w:p w:rsidR="00C37053" w:rsidRDefault="00C37053">
          <w:pPr>
            <w:pStyle w:val="af6"/>
          </w:pPr>
          <w:r>
            <w:t>Оглавление</w:t>
          </w:r>
        </w:p>
        <w:p w:rsidR="006D7C4C" w:rsidRDefault="00C3705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8990958" w:history="1">
            <w:r w:rsidR="006D7C4C" w:rsidRPr="00EB2695">
              <w:rPr>
                <w:rStyle w:val="af7"/>
                <w:noProof/>
              </w:rPr>
              <w:t>Глоссарий</w:t>
            </w:r>
            <w:r w:rsidR="006D7C4C">
              <w:rPr>
                <w:noProof/>
                <w:webHidden/>
              </w:rPr>
              <w:tab/>
            </w:r>
            <w:r w:rsidR="006D7C4C">
              <w:rPr>
                <w:noProof/>
                <w:webHidden/>
              </w:rPr>
              <w:fldChar w:fldCharType="begin"/>
            </w:r>
            <w:r w:rsidR="006D7C4C">
              <w:rPr>
                <w:noProof/>
                <w:webHidden/>
              </w:rPr>
              <w:instrText xml:space="preserve"> PAGEREF _Toc388990958 \h </w:instrText>
            </w:r>
            <w:r w:rsidR="006D7C4C">
              <w:rPr>
                <w:noProof/>
                <w:webHidden/>
              </w:rPr>
            </w:r>
            <w:r w:rsidR="006D7C4C">
              <w:rPr>
                <w:noProof/>
                <w:webHidden/>
              </w:rPr>
              <w:fldChar w:fldCharType="separate"/>
            </w:r>
            <w:r w:rsidR="006F5908">
              <w:rPr>
                <w:noProof/>
                <w:webHidden/>
              </w:rPr>
              <w:t>3</w:t>
            </w:r>
            <w:r w:rsidR="006D7C4C">
              <w:rPr>
                <w:noProof/>
                <w:webHidden/>
              </w:rPr>
              <w:fldChar w:fldCharType="end"/>
            </w:r>
          </w:hyperlink>
        </w:p>
        <w:p w:rsidR="006D7C4C" w:rsidRDefault="00731EA6">
          <w:pPr>
            <w:pStyle w:val="11"/>
            <w:rPr>
              <w:rFonts w:asciiTheme="minorHAnsi" w:eastAsiaTheme="minorEastAsia" w:hAnsiTheme="minorHAnsi" w:cstheme="minorBidi"/>
              <w:bCs w:val="0"/>
              <w:noProof/>
              <w:sz w:val="22"/>
              <w:szCs w:val="22"/>
              <w:lang w:eastAsia="ru-RU"/>
            </w:rPr>
          </w:pPr>
          <w:hyperlink w:anchor="_Toc388990959" w:history="1">
            <w:r w:rsidR="006D7C4C" w:rsidRPr="00EB2695">
              <w:rPr>
                <w:rStyle w:val="af7"/>
                <w:noProof/>
              </w:rPr>
              <w:t>Введение</w:t>
            </w:r>
            <w:r w:rsidR="006D7C4C">
              <w:rPr>
                <w:noProof/>
                <w:webHidden/>
              </w:rPr>
              <w:tab/>
            </w:r>
            <w:r w:rsidR="006D7C4C">
              <w:rPr>
                <w:noProof/>
                <w:webHidden/>
              </w:rPr>
              <w:fldChar w:fldCharType="begin"/>
            </w:r>
            <w:r w:rsidR="006D7C4C">
              <w:rPr>
                <w:noProof/>
                <w:webHidden/>
              </w:rPr>
              <w:instrText xml:space="preserve"> PAGEREF _Toc388990959 \h </w:instrText>
            </w:r>
            <w:r w:rsidR="006D7C4C">
              <w:rPr>
                <w:noProof/>
                <w:webHidden/>
              </w:rPr>
            </w:r>
            <w:r w:rsidR="006D7C4C">
              <w:rPr>
                <w:noProof/>
                <w:webHidden/>
              </w:rPr>
              <w:fldChar w:fldCharType="separate"/>
            </w:r>
            <w:r w:rsidR="006F5908">
              <w:rPr>
                <w:noProof/>
                <w:webHidden/>
              </w:rPr>
              <w:t>4</w:t>
            </w:r>
            <w:r w:rsidR="006D7C4C">
              <w:rPr>
                <w:noProof/>
                <w:webHidden/>
              </w:rPr>
              <w:fldChar w:fldCharType="end"/>
            </w:r>
          </w:hyperlink>
        </w:p>
        <w:p w:rsidR="006D7C4C" w:rsidRDefault="00731EA6">
          <w:pPr>
            <w:pStyle w:val="11"/>
            <w:rPr>
              <w:rFonts w:asciiTheme="minorHAnsi" w:eastAsiaTheme="minorEastAsia" w:hAnsiTheme="minorHAnsi" w:cstheme="minorBidi"/>
              <w:bCs w:val="0"/>
              <w:noProof/>
              <w:sz w:val="22"/>
              <w:szCs w:val="22"/>
              <w:lang w:eastAsia="ru-RU"/>
            </w:rPr>
          </w:pPr>
          <w:hyperlink w:anchor="_Toc388990960" w:history="1">
            <w:r w:rsidR="006D7C4C" w:rsidRPr="00EB2695">
              <w:rPr>
                <w:rStyle w:val="af7"/>
                <w:noProof/>
              </w:rPr>
              <w:t>1 Аналитический раздел</w:t>
            </w:r>
            <w:r w:rsidR="006D7C4C">
              <w:rPr>
                <w:noProof/>
                <w:webHidden/>
              </w:rPr>
              <w:tab/>
            </w:r>
            <w:r w:rsidR="006D7C4C">
              <w:rPr>
                <w:noProof/>
                <w:webHidden/>
              </w:rPr>
              <w:fldChar w:fldCharType="begin"/>
            </w:r>
            <w:r w:rsidR="006D7C4C">
              <w:rPr>
                <w:noProof/>
                <w:webHidden/>
              </w:rPr>
              <w:instrText xml:space="preserve"> PAGEREF _Toc388990960 \h </w:instrText>
            </w:r>
            <w:r w:rsidR="006D7C4C">
              <w:rPr>
                <w:noProof/>
                <w:webHidden/>
              </w:rPr>
            </w:r>
            <w:r w:rsidR="006D7C4C">
              <w:rPr>
                <w:noProof/>
                <w:webHidden/>
              </w:rPr>
              <w:fldChar w:fldCharType="separate"/>
            </w:r>
            <w:r w:rsidR="006F5908">
              <w:rPr>
                <w:noProof/>
                <w:webHidden/>
              </w:rPr>
              <w:t>5</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61" w:history="1">
            <w:r w:rsidR="006D7C4C" w:rsidRPr="00EB2695">
              <w:rPr>
                <w:rStyle w:val="af7"/>
                <w:noProof/>
              </w:rPr>
              <w:t>1.1 Постановка задачи</w:t>
            </w:r>
            <w:r w:rsidR="006D7C4C">
              <w:rPr>
                <w:noProof/>
                <w:webHidden/>
              </w:rPr>
              <w:tab/>
            </w:r>
            <w:r w:rsidR="006D7C4C">
              <w:rPr>
                <w:noProof/>
                <w:webHidden/>
              </w:rPr>
              <w:fldChar w:fldCharType="begin"/>
            </w:r>
            <w:r w:rsidR="006D7C4C">
              <w:rPr>
                <w:noProof/>
                <w:webHidden/>
              </w:rPr>
              <w:instrText xml:space="preserve"> PAGEREF _Toc388990961 \h </w:instrText>
            </w:r>
            <w:r w:rsidR="006D7C4C">
              <w:rPr>
                <w:noProof/>
                <w:webHidden/>
              </w:rPr>
            </w:r>
            <w:r w:rsidR="006D7C4C">
              <w:rPr>
                <w:noProof/>
                <w:webHidden/>
              </w:rPr>
              <w:fldChar w:fldCharType="separate"/>
            </w:r>
            <w:r w:rsidR="006F5908">
              <w:rPr>
                <w:noProof/>
                <w:webHidden/>
              </w:rPr>
              <w:t>5</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62" w:history="1">
            <w:r w:rsidR="006D7C4C" w:rsidRPr="00EB2695">
              <w:rPr>
                <w:rStyle w:val="af7"/>
                <w:noProof/>
              </w:rPr>
              <w:t>1.2 Обзор существующих оптимизационных продуктов и решений</w:t>
            </w:r>
            <w:r w:rsidR="006D7C4C">
              <w:rPr>
                <w:noProof/>
                <w:webHidden/>
              </w:rPr>
              <w:tab/>
            </w:r>
            <w:r w:rsidR="006D7C4C">
              <w:rPr>
                <w:noProof/>
                <w:webHidden/>
              </w:rPr>
              <w:fldChar w:fldCharType="begin"/>
            </w:r>
            <w:r w:rsidR="006D7C4C">
              <w:rPr>
                <w:noProof/>
                <w:webHidden/>
              </w:rPr>
              <w:instrText xml:space="preserve"> PAGEREF _Toc388990962 \h </w:instrText>
            </w:r>
            <w:r w:rsidR="006D7C4C">
              <w:rPr>
                <w:noProof/>
                <w:webHidden/>
              </w:rPr>
            </w:r>
            <w:r w:rsidR="006D7C4C">
              <w:rPr>
                <w:noProof/>
                <w:webHidden/>
              </w:rPr>
              <w:fldChar w:fldCharType="separate"/>
            </w:r>
            <w:r w:rsidR="006F5908">
              <w:rPr>
                <w:noProof/>
                <w:webHidden/>
              </w:rPr>
              <w:t>8</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63" w:history="1">
            <w:r w:rsidR="006D7C4C" w:rsidRPr="00EB2695">
              <w:rPr>
                <w:rStyle w:val="af7"/>
                <w:noProof/>
              </w:rPr>
              <w:t>1.2.1 Система моделирования и оптимизации режимов работы электростанции</w:t>
            </w:r>
            <w:r w:rsidR="006D7C4C">
              <w:rPr>
                <w:noProof/>
                <w:webHidden/>
              </w:rPr>
              <w:tab/>
            </w:r>
            <w:r w:rsidR="006D7C4C">
              <w:rPr>
                <w:noProof/>
                <w:webHidden/>
              </w:rPr>
              <w:fldChar w:fldCharType="begin"/>
            </w:r>
            <w:r w:rsidR="006D7C4C">
              <w:rPr>
                <w:noProof/>
                <w:webHidden/>
              </w:rPr>
              <w:instrText xml:space="preserve"> PAGEREF _Toc388990963 \h </w:instrText>
            </w:r>
            <w:r w:rsidR="006D7C4C">
              <w:rPr>
                <w:noProof/>
                <w:webHidden/>
              </w:rPr>
            </w:r>
            <w:r w:rsidR="006D7C4C">
              <w:rPr>
                <w:noProof/>
                <w:webHidden/>
              </w:rPr>
              <w:fldChar w:fldCharType="separate"/>
            </w:r>
            <w:r w:rsidR="006F5908">
              <w:rPr>
                <w:noProof/>
                <w:webHidden/>
              </w:rPr>
              <w:t>8</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64" w:history="1">
            <w:r w:rsidR="006D7C4C" w:rsidRPr="00EB2695">
              <w:rPr>
                <w:rStyle w:val="af7"/>
                <w:noProof/>
              </w:rPr>
              <w:t>1.2.2 Программный комплекс для оптимизации режимов работы тепловых электростанций</w:t>
            </w:r>
            <w:r w:rsidR="006D7C4C">
              <w:rPr>
                <w:noProof/>
                <w:webHidden/>
              </w:rPr>
              <w:tab/>
            </w:r>
            <w:r w:rsidR="006D7C4C">
              <w:rPr>
                <w:noProof/>
                <w:webHidden/>
              </w:rPr>
              <w:fldChar w:fldCharType="begin"/>
            </w:r>
            <w:r w:rsidR="006D7C4C">
              <w:rPr>
                <w:noProof/>
                <w:webHidden/>
              </w:rPr>
              <w:instrText xml:space="preserve"> PAGEREF _Toc388990964 \h </w:instrText>
            </w:r>
            <w:r w:rsidR="006D7C4C">
              <w:rPr>
                <w:noProof/>
                <w:webHidden/>
              </w:rPr>
            </w:r>
            <w:r w:rsidR="006D7C4C">
              <w:rPr>
                <w:noProof/>
                <w:webHidden/>
              </w:rPr>
              <w:fldChar w:fldCharType="separate"/>
            </w:r>
            <w:r w:rsidR="006F5908">
              <w:rPr>
                <w:noProof/>
                <w:webHidden/>
              </w:rPr>
              <w:t>9</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65" w:history="1">
            <w:r w:rsidR="006D7C4C" w:rsidRPr="00EB2695">
              <w:rPr>
                <w:rStyle w:val="af7"/>
                <w:noProof/>
              </w:rPr>
              <w:t>1.2.3 Программный комплекс «ТЭС-Эксперт»</w:t>
            </w:r>
            <w:r w:rsidR="006D7C4C">
              <w:rPr>
                <w:noProof/>
                <w:webHidden/>
              </w:rPr>
              <w:tab/>
            </w:r>
            <w:r w:rsidR="006D7C4C">
              <w:rPr>
                <w:noProof/>
                <w:webHidden/>
              </w:rPr>
              <w:fldChar w:fldCharType="begin"/>
            </w:r>
            <w:r w:rsidR="006D7C4C">
              <w:rPr>
                <w:noProof/>
                <w:webHidden/>
              </w:rPr>
              <w:instrText xml:space="preserve"> PAGEREF _Toc388990965 \h </w:instrText>
            </w:r>
            <w:r w:rsidR="006D7C4C">
              <w:rPr>
                <w:noProof/>
                <w:webHidden/>
              </w:rPr>
            </w:r>
            <w:r w:rsidR="006D7C4C">
              <w:rPr>
                <w:noProof/>
                <w:webHidden/>
              </w:rPr>
              <w:fldChar w:fldCharType="separate"/>
            </w:r>
            <w:r w:rsidR="006F5908">
              <w:rPr>
                <w:noProof/>
                <w:webHidden/>
              </w:rPr>
              <w:t>10</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66" w:history="1">
            <w:r w:rsidR="006D7C4C" w:rsidRPr="00EB2695">
              <w:rPr>
                <w:rStyle w:val="af7"/>
                <w:noProof/>
                <w:lang w:val="en-US"/>
              </w:rPr>
              <w:t>1.3</w:t>
            </w:r>
            <w:r w:rsidR="006D7C4C" w:rsidRPr="00EB2695">
              <w:rPr>
                <w:rStyle w:val="af7"/>
                <w:noProof/>
              </w:rPr>
              <w:t xml:space="preserve"> Обзор существующих алгоритмов оптимизации</w:t>
            </w:r>
            <w:r w:rsidR="006D7C4C">
              <w:rPr>
                <w:noProof/>
                <w:webHidden/>
              </w:rPr>
              <w:tab/>
            </w:r>
            <w:r w:rsidR="006D7C4C">
              <w:rPr>
                <w:noProof/>
                <w:webHidden/>
              </w:rPr>
              <w:fldChar w:fldCharType="begin"/>
            </w:r>
            <w:r w:rsidR="006D7C4C">
              <w:rPr>
                <w:noProof/>
                <w:webHidden/>
              </w:rPr>
              <w:instrText xml:space="preserve"> PAGEREF _Toc388990966 \h </w:instrText>
            </w:r>
            <w:r w:rsidR="006D7C4C">
              <w:rPr>
                <w:noProof/>
                <w:webHidden/>
              </w:rPr>
            </w:r>
            <w:r w:rsidR="006D7C4C">
              <w:rPr>
                <w:noProof/>
                <w:webHidden/>
              </w:rPr>
              <w:fldChar w:fldCharType="separate"/>
            </w:r>
            <w:r w:rsidR="006F5908">
              <w:rPr>
                <w:noProof/>
                <w:webHidden/>
              </w:rPr>
              <w:t>11</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67" w:history="1">
            <w:r w:rsidR="006D7C4C" w:rsidRPr="00EB2695">
              <w:rPr>
                <w:rStyle w:val="af7"/>
                <w:noProof/>
              </w:rPr>
              <w:t>1.3.1 Адаптивный алгоритм случайного поиска с переменным шагом</w:t>
            </w:r>
            <w:r w:rsidR="006D7C4C">
              <w:rPr>
                <w:noProof/>
                <w:webHidden/>
              </w:rPr>
              <w:tab/>
            </w:r>
            <w:r w:rsidR="006D7C4C">
              <w:rPr>
                <w:noProof/>
                <w:webHidden/>
              </w:rPr>
              <w:fldChar w:fldCharType="begin"/>
            </w:r>
            <w:r w:rsidR="006D7C4C">
              <w:rPr>
                <w:noProof/>
                <w:webHidden/>
              </w:rPr>
              <w:instrText xml:space="preserve"> PAGEREF _Toc388990967 \h </w:instrText>
            </w:r>
            <w:r w:rsidR="006D7C4C">
              <w:rPr>
                <w:noProof/>
                <w:webHidden/>
              </w:rPr>
            </w:r>
            <w:r w:rsidR="006D7C4C">
              <w:rPr>
                <w:noProof/>
                <w:webHidden/>
              </w:rPr>
              <w:fldChar w:fldCharType="separate"/>
            </w:r>
            <w:r w:rsidR="006F5908">
              <w:rPr>
                <w:noProof/>
                <w:webHidden/>
              </w:rPr>
              <w:t>11</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68" w:history="1">
            <w:r w:rsidR="006D7C4C" w:rsidRPr="00EB2695">
              <w:rPr>
                <w:rStyle w:val="af7"/>
                <w:noProof/>
              </w:rPr>
              <w:t>1.3.2 Комбинаторный эвристический алгоритм</w:t>
            </w:r>
            <w:r w:rsidR="006D7C4C">
              <w:rPr>
                <w:noProof/>
                <w:webHidden/>
              </w:rPr>
              <w:tab/>
            </w:r>
            <w:r w:rsidR="006D7C4C">
              <w:rPr>
                <w:noProof/>
                <w:webHidden/>
              </w:rPr>
              <w:fldChar w:fldCharType="begin"/>
            </w:r>
            <w:r w:rsidR="006D7C4C">
              <w:rPr>
                <w:noProof/>
                <w:webHidden/>
              </w:rPr>
              <w:instrText xml:space="preserve"> PAGEREF _Toc388990968 \h </w:instrText>
            </w:r>
            <w:r w:rsidR="006D7C4C">
              <w:rPr>
                <w:noProof/>
                <w:webHidden/>
              </w:rPr>
            </w:r>
            <w:r w:rsidR="006D7C4C">
              <w:rPr>
                <w:noProof/>
                <w:webHidden/>
              </w:rPr>
              <w:fldChar w:fldCharType="separate"/>
            </w:r>
            <w:r w:rsidR="006F5908">
              <w:rPr>
                <w:noProof/>
                <w:webHidden/>
              </w:rPr>
              <w:t>12</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69" w:history="1">
            <w:r w:rsidR="006D7C4C" w:rsidRPr="00EB2695">
              <w:rPr>
                <w:rStyle w:val="af7"/>
                <w:noProof/>
              </w:rPr>
              <w:t>1.3.3 Прямые выборочные процедуры с уменьшением интервала поиска</w:t>
            </w:r>
            <w:r w:rsidR="006D7C4C">
              <w:rPr>
                <w:noProof/>
                <w:webHidden/>
              </w:rPr>
              <w:tab/>
            </w:r>
            <w:r w:rsidR="006D7C4C">
              <w:rPr>
                <w:noProof/>
                <w:webHidden/>
              </w:rPr>
              <w:fldChar w:fldCharType="begin"/>
            </w:r>
            <w:r w:rsidR="006D7C4C">
              <w:rPr>
                <w:noProof/>
                <w:webHidden/>
              </w:rPr>
              <w:instrText xml:space="preserve"> PAGEREF _Toc388990969 \h </w:instrText>
            </w:r>
            <w:r w:rsidR="006D7C4C">
              <w:rPr>
                <w:noProof/>
                <w:webHidden/>
              </w:rPr>
            </w:r>
            <w:r w:rsidR="006D7C4C">
              <w:rPr>
                <w:noProof/>
                <w:webHidden/>
              </w:rPr>
              <w:fldChar w:fldCharType="separate"/>
            </w:r>
            <w:r w:rsidR="006F5908">
              <w:rPr>
                <w:noProof/>
                <w:webHidden/>
              </w:rPr>
              <w:t>13</w:t>
            </w:r>
            <w:r w:rsidR="006D7C4C">
              <w:rPr>
                <w:noProof/>
                <w:webHidden/>
              </w:rPr>
              <w:fldChar w:fldCharType="end"/>
            </w:r>
          </w:hyperlink>
        </w:p>
        <w:p w:rsidR="006D7C4C" w:rsidRDefault="00731EA6">
          <w:pPr>
            <w:pStyle w:val="11"/>
            <w:rPr>
              <w:rFonts w:asciiTheme="minorHAnsi" w:eastAsiaTheme="minorEastAsia" w:hAnsiTheme="minorHAnsi" w:cstheme="minorBidi"/>
              <w:bCs w:val="0"/>
              <w:noProof/>
              <w:sz w:val="22"/>
              <w:szCs w:val="22"/>
              <w:lang w:eastAsia="ru-RU"/>
            </w:rPr>
          </w:pPr>
          <w:hyperlink w:anchor="_Toc388990970" w:history="1">
            <w:r w:rsidR="006D7C4C" w:rsidRPr="00EB2695">
              <w:rPr>
                <w:rStyle w:val="af7"/>
                <w:noProof/>
              </w:rPr>
              <w:t>2 Конструкторский раздел</w:t>
            </w:r>
            <w:r w:rsidR="006D7C4C">
              <w:rPr>
                <w:noProof/>
                <w:webHidden/>
              </w:rPr>
              <w:tab/>
            </w:r>
            <w:r w:rsidR="006D7C4C">
              <w:rPr>
                <w:noProof/>
                <w:webHidden/>
              </w:rPr>
              <w:fldChar w:fldCharType="begin"/>
            </w:r>
            <w:r w:rsidR="006D7C4C">
              <w:rPr>
                <w:noProof/>
                <w:webHidden/>
              </w:rPr>
              <w:instrText xml:space="preserve"> PAGEREF _Toc388990970 \h </w:instrText>
            </w:r>
            <w:r w:rsidR="006D7C4C">
              <w:rPr>
                <w:noProof/>
                <w:webHidden/>
              </w:rPr>
            </w:r>
            <w:r w:rsidR="006D7C4C">
              <w:rPr>
                <w:noProof/>
                <w:webHidden/>
              </w:rPr>
              <w:fldChar w:fldCharType="separate"/>
            </w:r>
            <w:r w:rsidR="006F5908">
              <w:rPr>
                <w:noProof/>
                <w:webHidden/>
              </w:rPr>
              <w:t>15</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71" w:history="1">
            <w:r w:rsidR="006D7C4C" w:rsidRPr="00EB2695">
              <w:rPr>
                <w:rStyle w:val="af7"/>
                <w:noProof/>
              </w:rPr>
              <w:t>2.1 Состав котельного отделения ТЭЦ-20 Мосэнерго</w:t>
            </w:r>
            <w:r w:rsidR="006D7C4C">
              <w:rPr>
                <w:noProof/>
                <w:webHidden/>
              </w:rPr>
              <w:tab/>
            </w:r>
            <w:r w:rsidR="006D7C4C">
              <w:rPr>
                <w:noProof/>
                <w:webHidden/>
              </w:rPr>
              <w:fldChar w:fldCharType="begin"/>
            </w:r>
            <w:r w:rsidR="006D7C4C">
              <w:rPr>
                <w:noProof/>
                <w:webHidden/>
              </w:rPr>
              <w:instrText xml:space="preserve"> PAGEREF _Toc388990971 \h </w:instrText>
            </w:r>
            <w:r w:rsidR="006D7C4C">
              <w:rPr>
                <w:noProof/>
                <w:webHidden/>
              </w:rPr>
            </w:r>
            <w:r w:rsidR="006D7C4C">
              <w:rPr>
                <w:noProof/>
                <w:webHidden/>
              </w:rPr>
              <w:fldChar w:fldCharType="separate"/>
            </w:r>
            <w:r w:rsidR="006F5908">
              <w:rPr>
                <w:noProof/>
                <w:webHidden/>
              </w:rPr>
              <w:t>15</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72" w:history="1">
            <w:r w:rsidR="006D7C4C" w:rsidRPr="00EB2695">
              <w:rPr>
                <w:rStyle w:val="af7"/>
                <w:noProof/>
              </w:rPr>
              <w:t>2.2 Математическая модель функционирования котлоагрегатов</w:t>
            </w:r>
            <w:r w:rsidR="006D7C4C">
              <w:rPr>
                <w:noProof/>
                <w:webHidden/>
              </w:rPr>
              <w:tab/>
            </w:r>
            <w:r w:rsidR="006D7C4C">
              <w:rPr>
                <w:noProof/>
                <w:webHidden/>
              </w:rPr>
              <w:fldChar w:fldCharType="begin"/>
            </w:r>
            <w:r w:rsidR="006D7C4C">
              <w:rPr>
                <w:noProof/>
                <w:webHidden/>
              </w:rPr>
              <w:instrText xml:space="preserve"> PAGEREF _Toc388990972 \h </w:instrText>
            </w:r>
            <w:r w:rsidR="006D7C4C">
              <w:rPr>
                <w:noProof/>
                <w:webHidden/>
              </w:rPr>
            </w:r>
            <w:r w:rsidR="006D7C4C">
              <w:rPr>
                <w:noProof/>
                <w:webHidden/>
              </w:rPr>
              <w:fldChar w:fldCharType="separate"/>
            </w:r>
            <w:r w:rsidR="006F5908">
              <w:rPr>
                <w:noProof/>
                <w:webHidden/>
              </w:rPr>
              <w:t>16</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73" w:history="1">
            <w:r w:rsidR="006D7C4C" w:rsidRPr="00EB2695">
              <w:rPr>
                <w:rStyle w:val="af7"/>
                <w:noProof/>
              </w:rPr>
              <w:t>2.2.1 Параметры, используемые в математической модели</w:t>
            </w:r>
            <w:r w:rsidR="006D7C4C">
              <w:rPr>
                <w:noProof/>
                <w:webHidden/>
              </w:rPr>
              <w:tab/>
            </w:r>
            <w:r w:rsidR="006D7C4C">
              <w:rPr>
                <w:noProof/>
                <w:webHidden/>
              </w:rPr>
              <w:fldChar w:fldCharType="begin"/>
            </w:r>
            <w:r w:rsidR="006D7C4C">
              <w:rPr>
                <w:noProof/>
                <w:webHidden/>
              </w:rPr>
              <w:instrText xml:space="preserve"> PAGEREF _Toc388990973 \h </w:instrText>
            </w:r>
            <w:r w:rsidR="006D7C4C">
              <w:rPr>
                <w:noProof/>
                <w:webHidden/>
              </w:rPr>
            </w:r>
            <w:r w:rsidR="006D7C4C">
              <w:rPr>
                <w:noProof/>
                <w:webHidden/>
              </w:rPr>
              <w:fldChar w:fldCharType="separate"/>
            </w:r>
            <w:r w:rsidR="006F5908">
              <w:rPr>
                <w:noProof/>
                <w:webHidden/>
              </w:rPr>
              <w:t>16</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74" w:history="1">
            <w:r w:rsidR="006D7C4C" w:rsidRPr="00EB2695">
              <w:rPr>
                <w:rStyle w:val="af7"/>
                <w:noProof/>
              </w:rPr>
              <w:t>2.2.2 Входные управляемые переменные математической модели</w:t>
            </w:r>
            <w:r w:rsidR="006D7C4C">
              <w:rPr>
                <w:noProof/>
                <w:webHidden/>
              </w:rPr>
              <w:tab/>
            </w:r>
            <w:r w:rsidR="006D7C4C">
              <w:rPr>
                <w:noProof/>
                <w:webHidden/>
              </w:rPr>
              <w:fldChar w:fldCharType="begin"/>
            </w:r>
            <w:r w:rsidR="006D7C4C">
              <w:rPr>
                <w:noProof/>
                <w:webHidden/>
              </w:rPr>
              <w:instrText xml:space="preserve"> PAGEREF _Toc388990974 \h </w:instrText>
            </w:r>
            <w:r w:rsidR="006D7C4C">
              <w:rPr>
                <w:noProof/>
                <w:webHidden/>
              </w:rPr>
            </w:r>
            <w:r w:rsidR="006D7C4C">
              <w:rPr>
                <w:noProof/>
                <w:webHidden/>
              </w:rPr>
              <w:fldChar w:fldCharType="separate"/>
            </w:r>
            <w:r w:rsidR="006F5908">
              <w:rPr>
                <w:noProof/>
                <w:webHidden/>
              </w:rPr>
              <w:t>17</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75" w:history="1">
            <w:r w:rsidR="006D7C4C" w:rsidRPr="00EB2695">
              <w:rPr>
                <w:rStyle w:val="af7"/>
                <w:noProof/>
              </w:rPr>
              <w:t>2.2.3 Выходные параметры математической модели</w:t>
            </w:r>
            <w:r w:rsidR="006D7C4C">
              <w:rPr>
                <w:noProof/>
                <w:webHidden/>
              </w:rPr>
              <w:tab/>
            </w:r>
            <w:r w:rsidR="006D7C4C">
              <w:rPr>
                <w:noProof/>
                <w:webHidden/>
              </w:rPr>
              <w:fldChar w:fldCharType="begin"/>
            </w:r>
            <w:r w:rsidR="006D7C4C">
              <w:rPr>
                <w:noProof/>
                <w:webHidden/>
              </w:rPr>
              <w:instrText xml:space="preserve"> PAGEREF _Toc388990975 \h </w:instrText>
            </w:r>
            <w:r w:rsidR="006D7C4C">
              <w:rPr>
                <w:noProof/>
                <w:webHidden/>
              </w:rPr>
            </w:r>
            <w:r w:rsidR="006D7C4C">
              <w:rPr>
                <w:noProof/>
                <w:webHidden/>
              </w:rPr>
              <w:fldChar w:fldCharType="separate"/>
            </w:r>
            <w:r w:rsidR="006F5908">
              <w:rPr>
                <w:noProof/>
                <w:webHidden/>
              </w:rPr>
              <w:t>18</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76" w:history="1">
            <w:r w:rsidR="006D7C4C" w:rsidRPr="00EB2695">
              <w:rPr>
                <w:rStyle w:val="af7"/>
                <w:noProof/>
              </w:rPr>
              <w:t>2.2.4 Параметры математической модели, общие для всех котлоагрегатов</w:t>
            </w:r>
            <w:r w:rsidR="006D7C4C">
              <w:rPr>
                <w:noProof/>
                <w:webHidden/>
              </w:rPr>
              <w:tab/>
            </w:r>
            <w:r w:rsidR="006D7C4C">
              <w:rPr>
                <w:noProof/>
                <w:webHidden/>
              </w:rPr>
              <w:fldChar w:fldCharType="begin"/>
            </w:r>
            <w:r w:rsidR="006D7C4C">
              <w:rPr>
                <w:noProof/>
                <w:webHidden/>
              </w:rPr>
              <w:instrText xml:space="preserve"> PAGEREF _Toc388990976 \h </w:instrText>
            </w:r>
            <w:r w:rsidR="006D7C4C">
              <w:rPr>
                <w:noProof/>
                <w:webHidden/>
              </w:rPr>
            </w:r>
            <w:r w:rsidR="006D7C4C">
              <w:rPr>
                <w:noProof/>
                <w:webHidden/>
              </w:rPr>
              <w:fldChar w:fldCharType="separate"/>
            </w:r>
            <w:r w:rsidR="006F5908">
              <w:rPr>
                <w:noProof/>
                <w:webHidden/>
              </w:rPr>
              <w:t>19</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77" w:history="1">
            <w:r w:rsidR="006D7C4C" w:rsidRPr="00EB2695">
              <w:rPr>
                <w:rStyle w:val="af7"/>
                <w:noProof/>
              </w:rPr>
              <w:t>2.2.5 Режимные карты котлоагрегатов котельного отделения ТЭЦ-20 Мосэнерго очереди «90 ата»</w:t>
            </w:r>
            <w:r w:rsidR="006D7C4C">
              <w:rPr>
                <w:noProof/>
                <w:webHidden/>
              </w:rPr>
              <w:tab/>
            </w:r>
            <w:r w:rsidR="006D7C4C">
              <w:rPr>
                <w:noProof/>
                <w:webHidden/>
              </w:rPr>
              <w:fldChar w:fldCharType="begin"/>
            </w:r>
            <w:r w:rsidR="006D7C4C">
              <w:rPr>
                <w:noProof/>
                <w:webHidden/>
              </w:rPr>
              <w:instrText xml:space="preserve"> PAGEREF _Toc388990977 \h </w:instrText>
            </w:r>
            <w:r w:rsidR="006D7C4C">
              <w:rPr>
                <w:noProof/>
                <w:webHidden/>
              </w:rPr>
            </w:r>
            <w:r w:rsidR="006D7C4C">
              <w:rPr>
                <w:noProof/>
                <w:webHidden/>
              </w:rPr>
              <w:fldChar w:fldCharType="separate"/>
            </w:r>
            <w:r w:rsidR="006F5908">
              <w:rPr>
                <w:noProof/>
                <w:webHidden/>
              </w:rPr>
              <w:t>20</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78" w:history="1">
            <w:r w:rsidR="006D7C4C" w:rsidRPr="00EB2695">
              <w:rPr>
                <w:rStyle w:val="af7"/>
                <w:noProof/>
              </w:rPr>
              <w:t>2.2.6 Построение регрессионных полиномов</w:t>
            </w:r>
            <w:r w:rsidR="006D7C4C">
              <w:rPr>
                <w:noProof/>
                <w:webHidden/>
              </w:rPr>
              <w:tab/>
            </w:r>
            <w:r w:rsidR="006D7C4C">
              <w:rPr>
                <w:noProof/>
                <w:webHidden/>
              </w:rPr>
              <w:fldChar w:fldCharType="begin"/>
            </w:r>
            <w:r w:rsidR="006D7C4C">
              <w:rPr>
                <w:noProof/>
                <w:webHidden/>
              </w:rPr>
              <w:instrText xml:space="preserve"> PAGEREF _Toc388990978 \h </w:instrText>
            </w:r>
            <w:r w:rsidR="006D7C4C">
              <w:rPr>
                <w:noProof/>
                <w:webHidden/>
              </w:rPr>
            </w:r>
            <w:r w:rsidR="006D7C4C">
              <w:rPr>
                <w:noProof/>
                <w:webHidden/>
              </w:rPr>
              <w:fldChar w:fldCharType="separate"/>
            </w:r>
            <w:r w:rsidR="006F5908">
              <w:rPr>
                <w:noProof/>
                <w:webHidden/>
              </w:rPr>
              <w:t>27</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79" w:history="1">
            <w:r w:rsidR="006D7C4C" w:rsidRPr="00EB2695">
              <w:rPr>
                <w:rStyle w:val="af7"/>
                <w:noProof/>
              </w:rPr>
              <w:t>2.2.7 Функциональные зависимости параметров котлоагрегатов очереди «90 ата» от паровой нагрузки</w:t>
            </w:r>
            <w:r w:rsidR="006D7C4C">
              <w:rPr>
                <w:noProof/>
                <w:webHidden/>
              </w:rPr>
              <w:tab/>
            </w:r>
            <w:r w:rsidR="006D7C4C">
              <w:rPr>
                <w:noProof/>
                <w:webHidden/>
              </w:rPr>
              <w:fldChar w:fldCharType="begin"/>
            </w:r>
            <w:r w:rsidR="006D7C4C">
              <w:rPr>
                <w:noProof/>
                <w:webHidden/>
              </w:rPr>
              <w:instrText xml:space="preserve"> PAGEREF _Toc388990979 \h </w:instrText>
            </w:r>
            <w:r w:rsidR="006D7C4C">
              <w:rPr>
                <w:noProof/>
                <w:webHidden/>
              </w:rPr>
            </w:r>
            <w:r w:rsidR="006D7C4C">
              <w:rPr>
                <w:noProof/>
                <w:webHidden/>
              </w:rPr>
              <w:fldChar w:fldCharType="separate"/>
            </w:r>
            <w:r w:rsidR="006F5908">
              <w:rPr>
                <w:noProof/>
                <w:webHidden/>
              </w:rPr>
              <w:t>28</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0" w:history="1">
            <w:r w:rsidR="006D7C4C" w:rsidRPr="00EB2695">
              <w:rPr>
                <w:rStyle w:val="af7"/>
                <w:noProof/>
              </w:rPr>
              <w:t>2.2.8 Базовая математическая модель расхода топлива котлоагрегатом</w:t>
            </w:r>
            <w:r w:rsidR="006D7C4C">
              <w:rPr>
                <w:noProof/>
                <w:webHidden/>
              </w:rPr>
              <w:tab/>
            </w:r>
            <w:r w:rsidR="006D7C4C">
              <w:rPr>
                <w:noProof/>
                <w:webHidden/>
              </w:rPr>
              <w:fldChar w:fldCharType="begin"/>
            </w:r>
            <w:r w:rsidR="006D7C4C">
              <w:rPr>
                <w:noProof/>
                <w:webHidden/>
              </w:rPr>
              <w:instrText xml:space="preserve"> PAGEREF _Toc388990980 \h </w:instrText>
            </w:r>
            <w:r w:rsidR="006D7C4C">
              <w:rPr>
                <w:noProof/>
                <w:webHidden/>
              </w:rPr>
            </w:r>
            <w:r w:rsidR="006D7C4C">
              <w:rPr>
                <w:noProof/>
                <w:webHidden/>
              </w:rPr>
              <w:fldChar w:fldCharType="separate"/>
            </w:r>
            <w:r w:rsidR="006F5908">
              <w:rPr>
                <w:noProof/>
                <w:webHidden/>
              </w:rPr>
              <w:t>32</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1" w:history="1">
            <w:r w:rsidR="006D7C4C" w:rsidRPr="00EB2695">
              <w:rPr>
                <w:rStyle w:val="af7"/>
                <w:noProof/>
              </w:rPr>
              <w:t>2.2.9 Целевые функции для выбранных критериев</w:t>
            </w:r>
            <w:r w:rsidR="006D7C4C">
              <w:rPr>
                <w:noProof/>
                <w:webHidden/>
              </w:rPr>
              <w:tab/>
            </w:r>
            <w:r w:rsidR="006D7C4C">
              <w:rPr>
                <w:noProof/>
                <w:webHidden/>
              </w:rPr>
              <w:fldChar w:fldCharType="begin"/>
            </w:r>
            <w:r w:rsidR="006D7C4C">
              <w:rPr>
                <w:noProof/>
                <w:webHidden/>
              </w:rPr>
              <w:instrText xml:space="preserve"> PAGEREF _Toc388990981 \h </w:instrText>
            </w:r>
            <w:r w:rsidR="006D7C4C">
              <w:rPr>
                <w:noProof/>
                <w:webHidden/>
              </w:rPr>
            </w:r>
            <w:r w:rsidR="006D7C4C">
              <w:rPr>
                <w:noProof/>
                <w:webHidden/>
              </w:rPr>
              <w:fldChar w:fldCharType="separate"/>
            </w:r>
            <w:r w:rsidR="006F5908">
              <w:rPr>
                <w:noProof/>
                <w:webHidden/>
              </w:rPr>
              <w:t>37</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2" w:history="1">
            <w:r w:rsidR="006D7C4C" w:rsidRPr="00EB2695">
              <w:rPr>
                <w:rStyle w:val="af7"/>
                <w:noProof/>
              </w:rPr>
              <w:t>2.2.10 Ограничения</w:t>
            </w:r>
            <w:r w:rsidR="006D7C4C">
              <w:rPr>
                <w:noProof/>
                <w:webHidden/>
              </w:rPr>
              <w:tab/>
            </w:r>
            <w:r w:rsidR="006D7C4C">
              <w:rPr>
                <w:noProof/>
                <w:webHidden/>
              </w:rPr>
              <w:fldChar w:fldCharType="begin"/>
            </w:r>
            <w:r w:rsidR="006D7C4C">
              <w:rPr>
                <w:noProof/>
                <w:webHidden/>
              </w:rPr>
              <w:instrText xml:space="preserve"> PAGEREF _Toc388990982 \h </w:instrText>
            </w:r>
            <w:r w:rsidR="006D7C4C">
              <w:rPr>
                <w:noProof/>
                <w:webHidden/>
              </w:rPr>
            </w:r>
            <w:r w:rsidR="006D7C4C">
              <w:rPr>
                <w:noProof/>
                <w:webHidden/>
              </w:rPr>
              <w:fldChar w:fldCharType="separate"/>
            </w:r>
            <w:r w:rsidR="006F5908">
              <w:rPr>
                <w:noProof/>
                <w:webHidden/>
              </w:rPr>
              <w:t>40</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3" w:history="1">
            <w:r w:rsidR="006D7C4C" w:rsidRPr="00EB2695">
              <w:rPr>
                <w:rStyle w:val="af7"/>
                <w:noProof/>
              </w:rPr>
              <w:t>2.2.11 Задача многокритериальной оптимизации</w:t>
            </w:r>
            <w:r w:rsidR="006D7C4C">
              <w:rPr>
                <w:noProof/>
                <w:webHidden/>
              </w:rPr>
              <w:tab/>
            </w:r>
            <w:r w:rsidR="006D7C4C">
              <w:rPr>
                <w:noProof/>
                <w:webHidden/>
              </w:rPr>
              <w:fldChar w:fldCharType="begin"/>
            </w:r>
            <w:r w:rsidR="006D7C4C">
              <w:rPr>
                <w:noProof/>
                <w:webHidden/>
              </w:rPr>
              <w:instrText xml:space="preserve"> PAGEREF _Toc388990983 \h </w:instrText>
            </w:r>
            <w:r w:rsidR="006D7C4C">
              <w:rPr>
                <w:noProof/>
                <w:webHidden/>
              </w:rPr>
            </w:r>
            <w:r w:rsidR="006D7C4C">
              <w:rPr>
                <w:noProof/>
                <w:webHidden/>
              </w:rPr>
              <w:fldChar w:fldCharType="separate"/>
            </w:r>
            <w:r w:rsidR="006F5908">
              <w:rPr>
                <w:noProof/>
                <w:webHidden/>
              </w:rPr>
              <w:t>40</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84" w:history="1">
            <w:r w:rsidR="006D7C4C" w:rsidRPr="00EB2695">
              <w:rPr>
                <w:rStyle w:val="af7"/>
                <w:noProof/>
              </w:rPr>
              <w:t>2.3 Метод решения многокритериальной оптимизационной задачи</w:t>
            </w:r>
            <w:r w:rsidR="006D7C4C">
              <w:rPr>
                <w:noProof/>
                <w:webHidden/>
              </w:rPr>
              <w:tab/>
            </w:r>
            <w:r w:rsidR="006D7C4C">
              <w:rPr>
                <w:noProof/>
                <w:webHidden/>
              </w:rPr>
              <w:fldChar w:fldCharType="begin"/>
            </w:r>
            <w:r w:rsidR="006D7C4C">
              <w:rPr>
                <w:noProof/>
                <w:webHidden/>
              </w:rPr>
              <w:instrText xml:space="preserve"> PAGEREF _Toc388990984 \h </w:instrText>
            </w:r>
            <w:r w:rsidR="006D7C4C">
              <w:rPr>
                <w:noProof/>
                <w:webHidden/>
              </w:rPr>
            </w:r>
            <w:r w:rsidR="006D7C4C">
              <w:rPr>
                <w:noProof/>
                <w:webHidden/>
              </w:rPr>
              <w:fldChar w:fldCharType="separate"/>
            </w:r>
            <w:r w:rsidR="006F5908">
              <w:rPr>
                <w:noProof/>
                <w:webHidden/>
              </w:rPr>
              <w:t>42</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5" w:history="1">
            <w:r w:rsidR="006D7C4C" w:rsidRPr="00EB2695">
              <w:rPr>
                <w:rStyle w:val="af7"/>
                <w:noProof/>
              </w:rPr>
              <w:t>2.3.1 Формирование множества возможных векторных критериев</w:t>
            </w:r>
            <w:r w:rsidR="006D7C4C">
              <w:rPr>
                <w:noProof/>
                <w:webHidden/>
              </w:rPr>
              <w:tab/>
            </w:r>
            <w:r w:rsidR="006D7C4C">
              <w:rPr>
                <w:noProof/>
                <w:webHidden/>
              </w:rPr>
              <w:fldChar w:fldCharType="begin"/>
            </w:r>
            <w:r w:rsidR="006D7C4C">
              <w:rPr>
                <w:noProof/>
                <w:webHidden/>
              </w:rPr>
              <w:instrText xml:space="preserve"> PAGEREF _Toc388990985 \h </w:instrText>
            </w:r>
            <w:r w:rsidR="006D7C4C">
              <w:rPr>
                <w:noProof/>
                <w:webHidden/>
              </w:rPr>
            </w:r>
            <w:r w:rsidR="006D7C4C">
              <w:rPr>
                <w:noProof/>
                <w:webHidden/>
              </w:rPr>
              <w:fldChar w:fldCharType="separate"/>
            </w:r>
            <w:r w:rsidR="006F5908">
              <w:rPr>
                <w:noProof/>
                <w:webHidden/>
              </w:rPr>
              <w:t>42</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6" w:history="1">
            <w:r w:rsidR="006D7C4C" w:rsidRPr="00EB2695">
              <w:rPr>
                <w:rStyle w:val="af7"/>
                <w:noProof/>
              </w:rPr>
              <w:t>2.3.2 Выбор наилучшего векторного критерия</w:t>
            </w:r>
            <w:r w:rsidR="006D7C4C">
              <w:rPr>
                <w:noProof/>
                <w:webHidden/>
              </w:rPr>
              <w:tab/>
            </w:r>
            <w:r w:rsidR="006D7C4C">
              <w:rPr>
                <w:noProof/>
                <w:webHidden/>
              </w:rPr>
              <w:fldChar w:fldCharType="begin"/>
            </w:r>
            <w:r w:rsidR="006D7C4C">
              <w:rPr>
                <w:noProof/>
                <w:webHidden/>
              </w:rPr>
              <w:instrText xml:space="preserve"> PAGEREF _Toc388990986 \h </w:instrText>
            </w:r>
            <w:r w:rsidR="006D7C4C">
              <w:rPr>
                <w:noProof/>
                <w:webHidden/>
              </w:rPr>
            </w:r>
            <w:r w:rsidR="006D7C4C">
              <w:rPr>
                <w:noProof/>
                <w:webHidden/>
              </w:rPr>
              <w:fldChar w:fldCharType="separate"/>
            </w:r>
            <w:r w:rsidR="006F5908">
              <w:rPr>
                <w:noProof/>
                <w:webHidden/>
              </w:rPr>
              <w:t>43</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87" w:history="1">
            <w:r w:rsidR="006D7C4C" w:rsidRPr="00EB2695">
              <w:rPr>
                <w:rStyle w:val="af7"/>
                <w:noProof/>
              </w:rPr>
              <w:t>2.4 Алгоритм решения многокритериальной оптимизационной задачи</w:t>
            </w:r>
            <w:r w:rsidR="006D7C4C">
              <w:rPr>
                <w:noProof/>
                <w:webHidden/>
              </w:rPr>
              <w:tab/>
            </w:r>
            <w:r w:rsidR="006D7C4C">
              <w:rPr>
                <w:noProof/>
                <w:webHidden/>
              </w:rPr>
              <w:fldChar w:fldCharType="begin"/>
            </w:r>
            <w:r w:rsidR="006D7C4C">
              <w:rPr>
                <w:noProof/>
                <w:webHidden/>
              </w:rPr>
              <w:instrText xml:space="preserve"> PAGEREF _Toc388990987 \h </w:instrText>
            </w:r>
            <w:r w:rsidR="006D7C4C">
              <w:rPr>
                <w:noProof/>
                <w:webHidden/>
              </w:rPr>
            </w:r>
            <w:r w:rsidR="006D7C4C">
              <w:rPr>
                <w:noProof/>
                <w:webHidden/>
              </w:rPr>
              <w:fldChar w:fldCharType="separate"/>
            </w:r>
            <w:r w:rsidR="006F5908">
              <w:rPr>
                <w:noProof/>
                <w:webHidden/>
              </w:rPr>
              <w:t>51</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8" w:history="1">
            <w:r w:rsidR="006D7C4C" w:rsidRPr="00EB2695">
              <w:rPr>
                <w:rStyle w:val="af7"/>
                <w:noProof/>
              </w:rPr>
              <w:t>2.4.1 Алгоритм прямых выборочных процедур с уменьшением интервала поиска</w:t>
            </w:r>
            <w:r w:rsidR="006D7C4C">
              <w:rPr>
                <w:noProof/>
                <w:webHidden/>
              </w:rPr>
              <w:tab/>
            </w:r>
            <w:r w:rsidR="006D7C4C">
              <w:rPr>
                <w:noProof/>
                <w:webHidden/>
              </w:rPr>
              <w:fldChar w:fldCharType="begin"/>
            </w:r>
            <w:r w:rsidR="006D7C4C">
              <w:rPr>
                <w:noProof/>
                <w:webHidden/>
              </w:rPr>
              <w:instrText xml:space="preserve"> PAGEREF _Toc388990988 \h </w:instrText>
            </w:r>
            <w:r w:rsidR="006D7C4C">
              <w:rPr>
                <w:noProof/>
                <w:webHidden/>
              </w:rPr>
            </w:r>
            <w:r w:rsidR="006D7C4C">
              <w:rPr>
                <w:noProof/>
                <w:webHidden/>
              </w:rPr>
              <w:fldChar w:fldCharType="separate"/>
            </w:r>
            <w:r w:rsidR="006F5908">
              <w:rPr>
                <w:noProof/>
                <w:webHidden/>
              </w:rPr>
              <w:t>51</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89" w:history="1">
            <w:r w:rsidR="006D7C4C" w:rsidRPr="00EB2695">
              <w:rPr>
                <w:rStyle w:val="af7"/>
                <w:noProof/>
              </w:rPr>
              <w:t>2.4.2 Модификация алгоритма прямых выборочных процедур с уменьшением интервала поиска</w:t>
            </w:r>
            <w:r w:rsidR="006D7C4C">
              <w:rPr>
                <w:noProof/>
                <w:webHidden/>
              </w:rPr>
              <w:tab/>
            </w:r>
            <w:r w:rsidR="006D7C4C">
              <w:rPr>
                <w:noProof/>
                <w:webHidden/>
              </w:rPr>
              <w:fldChar w:fldCharType="begin"/>
            </w:r>
            <w:r w:rsidR="006D7C4C">
              <w:rPr>
                <w:noProof/>
                <w:webHidden/>
              </w:rPr>
              <w:instrText xml:space="preserve"> PAGEREF _Toc388990989 \h </w:instrText>
            </w:r>
            <w:r w:rsidR="006D7C4C">
              <w:rPr>
                <w:noProof/>
                <w:webHidden/>
              </w:rPr>
            </w:r>
            <w:r w:rsidR="006D7C4C">
              <w:rPr>
                <w:noProof/>
                <w:webHidden/>
              </w:rPr>
              <w:fldChar w:fldCharType="separate"/>
            </w:r>
            <w:r w:rsidR="006F5908">
              <w:rPr>
                <w:noProof/>
                <w:webHidden/>
              </w:rPr>
              <w:t>53</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90" w:history="1">
            <w:r w:rsidR="006D7C4C" w:rsidRPr="00EB2695">
              <w:rPr>
                <w:rStyle w:val="af7"/>
                <w:noProof/>
              </w:rPr>
              <w:t>2.4.3 Структура программного продукта</w:t>
            </w:r>
            <w:r w:rsidR="006D7C4C">
              <w:rPr>
                <w:noProof/>
                <w:webHidden/>
              </w:rPr>
              <w:tab/>
            </w:r>
            <w:r w:rsidR="006D7C4C">
              <w:rPr>
                <w:noProof/>
                <w:webHidden/>
              </w:rPr>
              <w:fldChar w:fldCharType="begin"/>
            </w:r>
            <w:r w:rsidR="006D7C4C">
              <w:rPr>
                <w:noProof/>
                <w:webHidden/>
              </w:rPr>
              <w:instrText xml:space="preserve"> PAGEREF _Toc388990990 \h </w:instrText>
            </w:r>
            <w:r w:rsidR="006D7C4C">
              <w:rPr>
                <w:noProof/>
                <w:webHidden/>
              </w:rPr>
            </w:r>
            <w:r w:rsidR="006D7C4C">
              <w:rPr>
                <w:noProof/>
                <w:webHidden/>
              </w:rPr>
              <w:fldChar w:fldCharType="separate"/>
            </w:r>
            <w:r w:rsidR="006F5908">
              <w:rPr>
                <w:noProof/>
                <w:webHidden/>
              </w:rPr>
              <w:t>60</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91" w:history="1">
            <w:r w:rsidR="006D7C4C" w:rsidRPr="00EB2695">
              <w:rPr>
                <w:rStyle w:val="af7"/>
                <w:noProof/>
              </w:rPr>
              <w:t>2.4.4 Схема черного ящика</w:t>
            </w:r>
            <w:r w:rsidR="006D7C4C">
              <w:rPr>
                <w:noProof/>
                <w:webHidden/>
              </w:rPr>
              <w:tab/>
            </w:r>
            <w:r w:rsidR="006D7C4C">
              <w:rPr>
                <w:noProof/>
                <w:webHidden/>
              </w:rPr>
              <w:fldChar w:fldCharType="begin"/>
            </w:r>
            <w:r w:rsidR="006D7C4C">
              <w:rPr>
                <w:noProof/>
                <w:webHidden/>
              </w:rPr>
              <w:instrText xml:space="preserve"> PAGEREF _Toc388990991 \h </w:instrText>
            </w:r>
            <w:r w:rsidR="006D7C4C">
              <w:rPr>
                <w:noProof/>
                <w:webHidden/>
              </w:rPr>
            </w:r>
            <w:r w:rsidR="006D7C4C">
              <w:rPr>
                <w:noProof/>
                <w:webHidden/>
              </w:rPr>
              <w:fldChar w:fldCharType="separate"/>
            </w:r>
            <w:r w:rsidR="006F5908">
              <w:rPr>
                <w:noProof/>
                <w:webHidden/>
              </w:rPr>
              <w:t>60</w:t>
            </w:r>
            <w:r w:rsidR="006D7C4C">
              <w:rPr>
                <w:noProof/>
                <w:webHidden/>
              </w:rPr>
              <w:fldChar w:fldCharType="end"/>
            </w:r>
          </w:hyperlink>
        </w:p>
        <w:p w:rsidR="006D7C4C" w:rsidRDefault="00731EA6">
          <w:pPr>
            <w:pStyle w:val="31"/>
            <w:rPr>
              <w:rFonts w:asciiTheme="minorHAnsi" w:eastAsiaTheme="minorEastAsia" w:hAnsiTheme="minorHAnsi" w:cstheme="minorBidi"/>
              <w:noProof/>
              <w:sz w:val="22"/>
              <w:szCs w:val="22"/>
              <w:lang w:eastAsia="ru-RU"/>
            </w:rPr>
          </w:pPr>
          <w:hyperlink w:anchor="_Toc388990992" w:history="1">
            <w:r w:rsidR="006D7C4C" w:rsidRPr="00EB2695">
              <w:rPr>
                <w:rStyle w:val="af7"/>
                <w:noProof/>
              </w:rPr>
              <w:t>2.4.5 Модули программного продукта</w:t>
            </w:r>
            <w:r w:rsidR="006D7C4C">
              <w:rPr>
                <w:noProof/>
                <w:webHidden/>
              </w:rPr>
              <w:tab/>
            </w:r>
            <w:r w:rsidR="006D7C4C">
              <w:rPr>
                <w:noProof/>
                <w:webHidden/>
              </w:rPr>
              <w:fldChar w:fldCharType="begin"/>
            </w:r>
            <w:r w:rsidR="006D7C4C">
              <w:rPr>
                <w:noProof/>
                <w:webHidden/>
              </w:rPr>
              <w:instrText xml:space="preserve"> PAGEREF _Toc388990992 \h </w:instrText>
            </w:r>
            <w:r w:rsidR="006D7C4C">
              <w:rPr>
                <w:noProof/>
                <w:webHidden/>
              </w:rPr>
            </w:r>
            <w:r w:rsidR="006D7C4C">
              <w:rPr>
                <w:noProof/>
                <w:webHidden/>
              </w:rPr>
              <w:fldChar w:fldCharType="separate"/>
            </w:r>
            <w:r w:rsidR="006F5908">
              <w:rPr>
                <w:noProof/>
                <w:webHidden/>
              </w:rPr>
              <w:t>60</w:t>
            </w:r>
            <w:r w:rsidR="006D7C4C">
              <w:rPr>
                <w:noProof/>
                <w:webHidden/>
              </w:rPr>
              <w:fldChar w:fldCharType="end"/>
            </w:r>
          </w:hyperlink>
        </w:p>
        <w:p w:rsidR="006D7C4C" w:rsidRDefault="00731EA6">
          <w:pPr>
            <w:pStyle w:val="11"/>
            <w:rPr>
              <w:rFonts w:asciiTheme="minorHAnsi" w:eastAsiaTheme="minorEastAsia" w:hAnsiTheme="minorHAnsi" w:cstheme="minorBidi"/>
              <w:bCs w:val="0"/>
              <w:noProof/>
              <w:sz w:val="22"/>
              <w:szCs w:val="22"/>
              <w:lang w:eastAsia="ru-RU"/>
            </w:rPr>
          </w:pPr>
          <w:hyperlink w:anchor="_Toc388990993" w:history="1">
            <w:r w:rsidR="006D7C4C" w:rsidRPr="00EB2695">
              <w:rPr>
                <w:rStyle w:val="af7"/>
                <w:noProof/>
              </w:rPr>
              <w:t>3 Технологический раздел</w:t>
            </w:r>
            <w:r w:rsidR="006D7C4C">
              <w:rPr>
                <w:noProof/>
                <w:webHidden/>
              </w:rPr>
              <w:tab/>
            </w:r>
            <w:r w:rsidR="006D7C4C">
              <w:rPr>
                <w:noProof/>
                <w:webHidden/>
              </w:rPr>
              <w:fldChar w:fldCharType="begin"/>
            </w:r>
            <w:r w:rsidR="006D7C4C">
              <w:rPr>
                <w:noProof/>
                <w:webHidden/>
              </w:rPr>
              <w:instrText xml:space="preserve"> PAGEREF _Toc388990993 \h </w:instrText>
            </w:r>
            <w:r w:rsidR="006D7C4C">
              <w:rPr>
                <w:noProof/>
                <w:webHidden/>
              </w:rPr>
            </w:r>
            <w:r w:rsidR="006D7C4C">
              <w:rPr>
                <w:noProof/>
                <w:webHidden/>
              </w:rPr>
              <w:fldChar w:fldCharType="separate"/>
            </w:r>
            <w:r w:rsidR="006F5908">
              <w:rPr>
                <w:noProof/>
                <w:webHidden/>
              </w:rPr>
              <w:t>61</w:t>
            </w:r>
            <w:r w:rsidR="006D7C4C">
              <w:rPr>
                <w:noProof/>
                <w:webHidden/>
              </w:rPr>
              <w:fldChar w:fldCharType="end"/>
            </w:r>
          </w:hyperlink>
        </w:p>
        <w:p w:rsidR="006D7C4C" w:rsidRDefault="00731EA6">
          <w:pPr>
            <w:pStyle w:val="11"/>
            <w:rPr>
              <w:rFonts w:asciiTheme="minorHAnsi" w:eastAsiaTheme="minorEastAsia" w:hAnsiTheme="minorHAnsi" w:cstheme="minorBidi"/>
              <w:bCs w:val="0"/>
              <w:noProof/>
              <w:sz w:val="22"/>
              <w:szCs w:val="22"/>
              <w:lang w:eastAsia="ru-RU"/>
            </w:rPr>
          </w:pPr>
          <w:hyperlink w:anchor="_Toc388990994" w:history="1">
            <w:r w:rsidR="006D7C4C" w:rsidRPr="00EB2695">
              <w:rPr>
                <w:rStyle w:val="af7"/>
                <w:noProof/>
              </w:rPr>
              <w:t>4 Исследовательский раздел</w:t>
            </w:r>
            <w:r w:rsidR="006D7C4C">
              <w:rPr>
                <w:noProof/>
                <w:webHidden/>
              </w:rPr>
              <w:tab/>
            </w:r>
            <w:r w:rsidR="006D7C4C">
              <w:rPr>
                <w:noProof/>
                <w:webHidden/>
              </w:rPr>
              <w:fldChar w:fldCharType="begin"/>
            </w:r>
            <w:r w:rsidR="006D7C4C">
              <w:rPr>
                <w:noProof/>
                <w:webHidden/>
              </w:rPr>
              <w:instrText xml:space="preserve"> PAGEREF _Toc388990994 \h </w:instrText>
            </w:r>
            <w:r w:rsidR="006D7C4C">
              <w:rPr>
                <w:noProof/>
                <w:webHidden/>
              </w:rPr>
            </w:r>
            <w:r w:rsidR="006D7C4C">
              <w:rPr>
                <w:noProof/>
                <w:webHidden/>
              </w:rPr>
              <w:fldChar w:fldCharType="separate"/>
            </w:r>
            <w:r w:rsidR="006F5908">
              <w:rPr>
                <w:noProof/>
                <w:webHidden/>
              </w:rPr>
              <w:t>62</w:t>
            </w:r>
            <w:r w:rsidR="006D7C4C">
              <w:rPr>
                <w:noProof/>
                <w:webHidden/>
              </w:rPr>
              <w:fldChar w:fldCharType="end"/>
            </w:r>
          </w:hyperlink>
        </w:p>
        <w:p w:rsidR="006D7C4C" w:rsidRDefault="00731EA6">
          <w:pPr>
            <w:pStyle w:val="21"/>
            <w:rPr>
              <w:rFonts w:asciiTheme="minorHAnsi" w:eastAsiaTheme="minorEastAsia" w:hAnsiTheme="minorHAnsi" w:cstheme="minorBidi"/>
              <w:noProof/>
              <w:sz w:val="22"/>
              <w:lang w:eastAsia="ru-RU"/>
            </w:rPr>
          </w:pPr>
          <w:hyperlink w:anchor="_Toc388990995" w:history="1">
            <w:r w:rsidR="006D7C4C" w:rsidRPr="00EB2695">
              <w:rPr>
                <w:rStyle w:val="af7"/>
                <w:noProof/>
              </w:rPr>
              <w:t>4.1 Проверка адекватности разработанного метода</w:t>
            </w:r>
            <w:r w:rsidR="006D7C4C">
              <w:rPr>
                <w:noProof/>
                <w:webHidden/>
              </w:rPr>
              <w:tab/>
            </w:r>
            <w:r w:rsidR="006D7C4C">
              <w:rPr>
                <w:noProof/>
                <w:webHidden/>
              </w:rPr>
              <w:fldChar w:fldCharType="begin"/>
            </w:r>
            <w:r w:rsidR="006D7C4C">
              <w:rPr>
                <w:noProof/>
                <w:webHidden/>
              </w:rPr>
              <w:instrText xml:space="preserve"> PAGEREF _Toc388990995 \h </w:instrText>
            </w:r>
            <w:r w:rsidR="006D7C4C">
              <w:rPr>
                <w:noProof/>
                <w:webHidden/>
              </w:rPr>
            </w:r>
            <w:r w:rsidR="006D7C4C">
              <w:rPr>
                <w:noProof/>
                <w:webHidden/>
              </w:rPr>
              <w:fldChar w:fldCharType="separate"/>
            </w:r>
            <w:r w:rsidR="006F5908">
              <w:rPr>
                <w:noProof/>
                <w:webHidden/>
              </w:rPr>
              <w:t>62</w:t>
            </w:r>
            <w:r w:rsidR="006D7C4C">
              <w:rPr>
                <w:noProof/>
                <w:webHidden/>
              </w:rPr>
              <w:fldChar w:fldCharType="end"/>
            </w:r>
          </w:hyperlink>
        </w:p>
        <w:p w:rsidR="006D7C4C" w:rsidRDefault="00731EA6">
          <w:pPr>
            <w:pStyle w:val="11"/>
            <w:rPr>
              <w:rFonts w:asciiTheme="minorHAnsi" w:eastAsiaTheme="minorEastAsia" w:hAnsiTheme="minorHAnsi" w:cstheme="minorBidi"/>
              <w:bCs w:val="0"/>
              <w:noProof/>
              <w:sz w:val="22"/>
              <w:szCs w:val="22"/>
              <w:lang w:eastAsia="ru-RU"/>
            </w:rPr>
          </w:pPr>
          <w:hyperlink w:anchor="_Toc388990996" w:history="1">
            <w:r w:rsidR="006D7C4C" w:rsidRPr="00EB2695">
              <w:rPr>
                <w:rStyle w:val="af7"/>
                <w:noProof/>
              </w:rPr>
              <w:t>Список литературы</w:t>
            </w:r>
            <w:r w:rsidR="006D7C4C">
              <w:rPr>
                <w:noProof/>
                <w:webHidden/>
              </w:rPr>
              <w:tab/>
            </w:r>
            <w:r w:rsidR="006D7C4C">
              <w:rPr>
                <w:noProof/>
                <w:webHidden/>
              </w:rPr>
              <w:fldChar w:fldCharType="begin"/>
            </w:r>
            <w:r w:rsidR="006D7C4C">
              <w:rPr>
                <w:noProof/>
                <w:webHidden/>
              </w:rPr>
              <w:instrText xml:space="preserve"> PAGEREF _Toc388990996 \h </w:instrText>
            </w:r>
            <w:r w:rsidR="006D7C4C">
              <w:rPr>
                <w:noProof/>
                <w:webHidden/>
              </w:rPr>
            </w:r>
            <w:r w:rsidR="006D7C4C">
              <w:rPr>
                <w:noProof/>
                <w:webHidden/>
              </w:rPr>
              <w:fldChar w:fldCharType="separate"/>
            </w:r>
            <w:r w:rsidR="006F5908">
              <w:rPr>
                <w:noProof/>
                <w:webHidden/>
              </w:rPr>
              <w:t>81</w:t>
            </w:r>
            <w:r w:rsidR="006D7C4C">
              <w:rPr>
                <w:noProof/>
                <w:webHidden/>
              </w:rPr>
              <w:fldChar w:fldCharType="end"/>
            </w:r>
          </w:hyperlink>
        </w:p>
        <w:p w:rsidR="00C37053" w:rsidRDefault="00C37053">
          <w:r>
            <w:rPr>
              <w:b/>
              <w:bCs/>
            </w:rPr>
            <w:fldChar w:fldCharType="end"/>
          </w:r>
        </w:p>
      </w:sdtContent>
    </w:sdt>
    <w:p w:rsidR="00750ABF" w:rsidRPr="00750ABF" w:rsidRDefault="00750ABF" w:rsidP="00086603">
      <w:pPr>
        <w:pStyle w:val="1"/>
        <w:numPr>
          <w:ilvl w:val="0"/>
          <w:numId w:val="0"/>
        </w:numPr>
      </w:pPr>
      <w:bookmarkStart w:id="0" w:name="_Toc388990958"/>
      <w:r>
        <w:lastRenderedPageBreak/>
        <w:t>Глоссарий</w:t>
      </w:r>
      <w:bookmarkEnd w:id="0"/>
    </w:p>
    <w:p w:rsidR="00750ABF" w:rsidRDefault="00750ABF" w:rsidP="00750ABF">
      <w:pPr>
        <w:rPr>
          <w:kern w:val="32"/>
          <w:sz w:val="36"/>
          <w:szCs w:val="32"/>
        </w:rPr>
      </w:pPr>
      <w:r>
        <w:br w:type="page"/>
      </w:r>
    </w:p>
    <w:p w:rsidR="00086603" w:rsidRDefault="00086603" w:rsidP="00086603">
      <w:pPr>
        <w:pStyle w:val="1"/>
        <w:numPr>
          <w:ilvl w:val="0"/>
          <w:numId w:val="0"/>
        </w:numPr>
      </w:pPr>
      <w:bookmarkStart w:id="1" w:name="_Toc388990959"/>
      <w:r w:rsidRPr="00086603">
        <w:lastRenderedPageBreak/>
        <w:t>Введение</w:t>
      </w:r>
      <w:bookmarkEnd w:id="1"/>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6D7C4C">
            <w:rPr>
              <w:noProof/>
            </w:rPr>
            <w:t xml:space="preserve"> [1]</w:t>
          </w:r>
          <w:r>
            <w:fldChar w:fldCharType="end"/>
          </w:r>
        </w:sdtContent>
      </w:sdt>
      <w:r w:rsidR="006B37E1">
        <w:t>.</w:t>
      </w:r>
    </w:p>
    <w:p w:rsidR="00070BE5" w:rsidRDefault="008D09E3" w:rsidP="0056527F">
      <w:pPr>
        <w:pStyle w:val="1"/>
      </w:pPr>
      <w:bookmarkStart w:id="2" w:name="_Toc388990960"/>
      <w:r>
        <w:lastRenderedPageBreak/>
        <w:t>Аналитический раздел</w:t>
      </w:r>
      <w:bookmarkEnd w:id="2"/>
    </w:p>
    <w:p w:rsidR="008D09E3" w:rsidRDefault="008D09E3" w:rsidP="008D09E3">
      <w:pPr>
        <w:pStyle w:val="2"/>
        <w:rPr>
          <w:lang w:val="ru-RU"/>
        </w:rPr>
      </w:pPr>
      <w:bookmarkStart w:id="3" w:name="_Ref388559554"/>
      <w:bookmarkStart w:id="4" w:name="_Toc388990961"/>
      <w:r>
        <w:t>Постановка задачи</w:t>
      </w:r>
      <w:bookmarkEnd w:id="3"/>
      <w:bookmarkEnd w:id="4"/>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6D7C4C">
        <w:rPr>
          <w:noProof/>
        </w:rPr>
        <w:t>1</w:t>
      </w:r>
      <w:r w:rsidR="006D7C4C">
        <w:t>.</w:t>
      </w:r>
      <w:r w:rsidR="006D7C4C">
        <w:rPr>
          <w:noProof/>
        </w:rPr>
        <w:t>1</w:t>
      </w:r>
      <w:r>
        <w:fldChar w:fldCharType="end"/>
      </w:r>
      <w:r>
        <w:t>.</w:t>
      </w:r>
    </w:p>
    <w:p w:rsidR="006250DB" w:rsidRDefault="006250DB" w:rsidP="006250DB">
      <w:pPr>
        <w:pStyle w:val="af"/>
        <w:keepNext/>
      </w:pPr>
      <w:r>
        <w:t xml:space="preserve">Таблица </w:t>
      </w:r>
      <w:bookmarkStart w:id="5" w:name="tbl_input_params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1</w:t>
        </w:r>
      </w:fldSimple>
      <w:bookmarkEnd w:id="5"/>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6D7C4C">
        <w:rPr>
          <w:noProof/>
        </w:rPr>
        <w:t>1</w:t>
      </w:r>
      <w:r w:rsidR="006D7C4C">
        <w:t>.</w:t>
      </w:r>
      <w:r w:rsidR="006D7C4C">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6" w:name="tbl_output_params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2</w:t>
        </w:r>
      </w:fldSimple>
      <w:bookmarkEnd w:id="6"/>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6D7C4C">
        <w:rPr>
          <w:noProof/>
        </w:rPr>
        <w:t>1</w:t>
      </w:r>
      <w:r w:rsidR="006D7C4C">
        <w:t>.</w:t>
      </w:r>
      <w:r w:rsidR="006D7C4C">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7" w:name="tbl_constr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3</w:t>
        </w:r>
      </w:fldSimple>
      <w:bookmarkEnd w:id="7"/>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6D7C4C">
        <w:rPr>
          <w:noProof/>
        </w:rPr>
        <w:t>1</w:t>
      </w:r>
      <w:r w:rsidR="006D7C4C">
        <w:t>.</w:t>
      </w:r>
      <w:r w:rsidR="006D7C4C">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8" w:name="tbl_opt_crit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4</w:t>
        </w:r>
      </w:fldSimple>
      <w:bookmarkEnd w:id="8"/>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6D7C4C">
        <w:rPr>
          <w:noProof/>
        </w:rPr>
        <w:t>1</w:t>
      </w:r>
      <w:r w:rsidR="006D7C4C">
        <w:t>.</w:t>
      </w:r>
      <w:r w:rsidR="006D7C4C">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9" w:name="_Ref388628268"/>
                  <w:r>
                    <w:rPr>
                      <w:lang w:val="en-US"/>
                    </w:rPr>
                    <w:t>(</w:t>
                  </w:r>
                  <w:bookmarkStart w:id="10" w:name="formula_target_func_anal"/>
                  <w:r w:rsidR="001D18DD">
                    <w:fldChar w:fldCharType="begin"/>
                  </w:r>
                  <w:r w:rsidR="001D18DD">
                    <w:instrText xml:space="preserve"> STYLEREF 1 \s </w:instrText>
                  </w:r>
                  <w:r w:rsidR="001D18DD">
                    <w:fldChar w:fldCharType="separate"/>
                  </w:r>
                  <w:r w:rsidR="006D7C4C">
                    <w:rPr>
                      <w:noProof/>
                    </w:rPr>
                    <w:t>1</w:t>
                  </w:r>
                  <w:r w:rsidR="001D18DD">
                    <w:rPr>
                      <w:noProof/>
                    </w:rPr>
                    <w:fldChar w:fldCharType="end"/>
                  </w:r>
                  <w:r>
                    <w:t>.</w:t>
                  </w:r>
                  <w:fldSimple w:instr=" SEQ Формула \* ARABIC \s 1 ">
                    <w:r w:rsidR="006D7C4C">
                      <w:rPr>
                        <w:noProof/>
                      </w:rPr>
                      <w:t>1</w:t>
                    </w:r>
                  </w:fldSimple>
                  <w:bookmarkEnd w:id="10"/>
                  <w:r>
                    <w:t>)</w:t>
                  </w:r>
                  <w:bookmarkEnd w:id="9"/>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6D7C4C" w:rsidRPr="006D7C4C">
        <w:rPr>
          <w:noProof/>
          <w:lang w:val="ru-RU"/>
        </w:rPr>
        <w:t>1</w:t>
      </w:r>
      <w:r w:rsidR="006D7C4C" w:rsidRPr="006D7C4C">
        <w:rPr>
          <w:lang w:val="ru-RU"/>
        </w:rPr>
        <w:t>.</w:t>
      </w:r>
      <w:r w:rsidR="006D7C4C" w:rsidRPr="006D7C4C">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6D7C4C" w:rsidRPr="006D7C4C">
        <w:rPr>
          <w:noProof/>
          <w:lang w:val="ru-RU"/>
        </w:rPr>
        <w:t>1</w:t>
      </w:r>
      <w:r w:rsidR="006D7C4C" w:rsidRPr="006D7C4C">
        <w:rPr>
          <w:lang w:val="ru-RU"/>
        </w:rPr>
        <w:t>.</w:t>
      </w:r>
      <w:r w:rsidR="006D7C4C" w:rsidRPr="006D7C4C">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1" w:name="_Toc388990962"/>
      <w:r>
        <w:lastRenderedPageBreak/>
        <w:t>Обзор существующих оптимизационных продуктов</w:t>
      </w:r>
      <w:r w:rsidR="00954EFF">
        <w:rPr>
          <w:lang w:val="ru-RU"/>
        </w:rPr>
        <w:t xml:space="preserve"> и решений</w:t>
      </w:r>
      <w:bookmarkEnd w:id="11"/>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2" w:name="_Toc388990963"/>
      <w:r>
        <w:t>Система моделирования и оптимизации режимов работы электростанции</w:t>
      </w:r>
      <w:bookmarkEnd w:id="12"/>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6D7C4C" w:rsidRPr="006D7C4C">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6D7C4C">
        <w:rPr>
          <w:noProof/>
        </w:rPr>
        <w:t>1</w:t>
      </w:r>
      <w:r w:rsidR="006D7C4C">
        <w:t>.</w:t>
      </w:r>
      <w:r w:rsidR="006D7C4C">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6D7C4C">
        <w:rPr>
          <w:noProof/>
        </w:rPr>
        <w:t>1</w:t>
      </w:r>
      <w:r w:rsidR="006D7C4C">
        <w:t>.</w:t>
      </w:r>
      <w:r w:rsidR="006D7C4C">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3" w:name="_Toc388990964"/>
      <w:r>
        <w:t>Программный комплекс для оптимизации режимов работы тепловых электростанций</w:t>
      </w:r>
      <w:bookmarkEnd w:id="13"/>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6D7C4C">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6D7C4C">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4" w:name="_Toc388990965"/>
      <w:r>
        <w:t>Программный комплекс «ТЭС-Эксперт»</w:t>
      </w:r>
      <w:bookmarkEnd w:id="14"/>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6D7C4C">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5" w:name="_Toc388990966"/>
      <w:r>
        <w:t>Обзор существующих алгоритмов оптимизации</w:t>
      </w:r>
      <w:bookmarkEnd w:id="15"/>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6D7C4C">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6D7C4C">
        <w:rPr>
          <w:noProof/>
        </w:rPr>
        <w:t>1</w:t>
      </w:r>
      <w:r w:rsidR="006D7C4C">
        <w:t>.</w:t>
      </w:r>
      <w:r w:rsidR="006D7C4C">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6D7C4C">
        <w:rPr>
          <w:noProof/>
        </w:rPr>
        <w:t>1</w:t>
      </w:r>
      <w:r w:rsidR="006D7C4C">
        <w:t>.</w:t>
      </w:r>
      <w:r w:rsidR="006D7C4C">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6" w:name="_Ref388562503"/>
      <w:bookmarkStart w:id="17" w:name="_Toc388990967"/>
      <w:r>
        <w:t>Адаптивный алгоритм случайного поиска с переменным шагом</w:t>
      </w:r>
      <w:bookmarkEnd w:id="16"/>
      <w:bookmarkEnd w:id="17"/>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6D7C4C" w:rsidRPr="006D7C4C">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6D7C4C" w:rsidRPr="006D7C4C">
            <w:rPr>
              <w:noProof/>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6D7C4C" w:rsidRPr="006D7C4C">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6D7C4C">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6D7C4C">
            <w:rPr>
              <w:noProof/>
            </w:rPr>
            <w:t>[7]</w:t>
          </w:r>
          <w:r w:rsidR="006D1CDF">
            <w:fldChar w:fldCharType="end"/>
          </w:r>
        </w:sdtContent>
      </w:sdt>
      <w:r>
        <w:t>.</w:t>
      </w:r>
    </w:p>
    <w:p w:rsidR="00F830FA" w:rsidRDefault="00F830FA" w:rsidP="00F830FA">
      <w:pPr>
        <w:pStyle w:val="3"/>
      </w:pPr>
      <w:bookmarkStart w:id="18" w:name="_Ref388562618"/>
      <w:bookmarkStart w:id="19" w:name="_Toc388990968"/>
      <w:r>
        <w:t>Комбинаторный эвристический алгоритм</w:t>
      </w:r>
      <w:bookmarkEnd w:id="18"/>
      <w:bookmarkEnd w:id="19"/>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6D7C4C">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6D7C4C">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6D7C4C">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6D7C4C" w:rsidRPr="006D7C4C">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6D7C4C" w:rsidRPr="006D7C4C">
            <w:rPr>
              <w:noProof/>
            </w:rPr>
            <w:t xml:space="preserve"> [10]</w:t>
          </w:r>
          <w:r w:rsidR="00CA7040">
            <w:rPr>
              <w:lang w:val="en-US"/>
            </w:rPr>
            <w:fldChar w:fldCharType="end"/>
          </w:r>
        </w:sdtContent>
      </w:sdt>
      <w:r>
        <w:t>.</w:t>
      </w:r>
    </w:p>
    <w:p w:rsidR="00E9757C" w:rsidRDefault="00E9757C" w:rsidP="00E9757C">
      <w:pPr>
        <w:pStyle w:val="3"/>
      </w:pPr>
      <w:bookmarkStart w:id="20" w:name="_Toc388990969"/>
      <w:r>
        <w:t>Прямые выборочные процедуры с уменьшением интервала поиска</w:t>
      </w:r>
      <w:bookmarkEnd w:id="20"/>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6D7C4C">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6D7C4C">
        <w:t>1.3.1</w:t>
      </w:r>
      <w:r>
        <w:fldChar w:fldCharType="end"/>
      </w:r>
      <w:r>
        <w:t xml:space="preserve"> и </w:t>
      </w:r>
      <w:r>
        <w:fldChar w:fldCharType="begin"/>
      </w:r>
      <w:r>
        <w:instrText xml:space="preserve"> REF _Ref388562618 \r \h </w:instrText>
      </w:r>
      <w:r>
        <w:fldChar w:fldCharType="separate"/>
      </w:r>
      <w:r w:rsidR="006D7C4C">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6D7C4C">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6D7C4C">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6D7C4C" w:rsidRPr="006D7C4C">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6D7C4C">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6D7C4C">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6D7C4C">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fldSimple w:instr=" STYLEREF 1 \s ">
              <w:r w:rsidR="006D7C4C">
                <w:rPr>
                  <w:noProof/>
                </w:rPr>
                <w:t>1</w:t>
              </w:r>
            </w:fldSimple>
            <w:r>
              <w:t>.</w:t>
            </w:r>
            <w:fldSimple w:instr=" SEQ Формула \* ARABIC \s 1 ">
              <w:r w:rsidR="006D7C4C">
                <w:rPr>
                  <w:noProof/>
                </w:rPr>
                <w:t>2</w:t>
              </w:r>
            </w:fldSimple>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6D7C4C">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6D7C4C">
        <w:rPr>
          <w:noProof/>
        </w:rPr>
        <w:t>1</w:t>
      </w:r>
      <w:r w:rsidR="006D7C4C">
        <w:t>.</w:t>
      </w:r>
      <w:r w:rsidR="006D7C4C">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1"/>
      <w:r>
        <w:t>разделе</w:t>
      </w:r>
      <w:commentRangeEnd w:id="21"/>
      <w:r>
        <w:rPr>
          <w:rStyle w:val="a8"/>
        </w:rPr>
        <w:commentReference w:id="21"/>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8990970"/>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w:t>
      </w:r>
      <w:commentRangeStart w:id="23"/>
      <w:r>
        <w:t>ТЭЦ-20 Мосэнерго</w:t>
      </w:r>
      <w:commentRangeEnd w:id="23"/>
      <w:r>
        <w:rPr>
          <w:rStyle w:val="a8"/>
        </w:rPr>
        <w:commentReference w:id="23"/>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4"/>
      <w:r>
        <w:t>ТЭЦ-20 Мосэнерго</w:t>
      </w:r>
      <w:commentRangeEnd w:id="24"/>
      <w:r>
        <w:rPr>
          <w:rStyle w:val="a8"/>
        </w:rPr>
        <w:commentReference w:id="24"/>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6D7C4C">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5" w:name="_Toc388990971"/>
      <w:r w:rsidRPr="00750ABF">
        <w:t>Состав котельного отделения</w:t>
      </w:r>
      <w:commentRangeStart w:id="26"/>
      <w:r w:rsidRPr="00750ABF">
        <w:t xml:space="preserve"> ТЭЦ-20 Мосэнерго</w:t>
      </w:r>
      <w:commentRangeEnd w:id="26"/>
      <w:r w:rsidRPr="00750ABF">
        <w:rPr>
          <w:rStyle w:val="a8"/>
          <w:sz w:val="32"/>
          <w:szCs w:val="28"/>
        </w:rPr>
        <w:commentReference w:id="26"/>
      </w:r>
      <w:bookmarkEnd w:id="25"/>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7"/>
      <w:r>
        <w:rPr>
          <w:lang w:val="ru-RU"/>
        </w:rPr>
        <w:t xml:space="preserve">котлоагрегаты </w:t>
      </w:r>
      <w:commentRangeEnd w:id="27"/>
      <w:r>
        <w:rPr>
          <w:rStyle w:val="a8"/>
          <w:rFonts w:eastAsia="Times New Roman"/>
          <w:lang w:val="ru-RU"/>
        </w:rPr>
        <w:commentReference w:id="27"/>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8" w:name="_Toc388990972"/>
      <w:r w:rsidRPr="003D454F">
        <w:lastRenderedPageBreak/>
        <w:t>Математическая модель функционирования котлоагрегатов</w:t>
      </w:r>
      <w:bookmarkEnd w:id="28"/>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9" w:name="_Toc388990973"/>
      <w:r w:rsidRPr="003D454F">
        <w:t>Параметры, используемые в математической модели</w:t>
      </w:r>
      <w:bookmarkEnd w:id="29"/>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6D7C4C">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6D7C4C">
        <w:rPr>
          <w:noProof/>
        </w:rPr>
        <w:t>2</w:t>
      </w:r>
      <w:r w:rsidR="006D7C4C">
        <w:t>.</w:t>
      </w:r>
      <w:r w:rsidR="006D7C4C">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Content>
          <w:r w:rsidR="00EC4570">
            <w:fldChar w:fldCharType="begin"/>
          </w:r>
          <w:r w:rsidR="00EC4570">
            <w:instrText xml:space="preserve"> CITATION Дил05 \l 1049 </w:instrText>
          </w:r>
          <w:r w:rsidR="00EC4570">
            <w:fldChar w:fldCharType="separate"/>
          </w:r>
          <w:r w:rsidR="006D7C4C">
            <w:rPr>
              <w:noProof/>
            </w:rPr>
            <w:t>[11]</w:t>
          </w:r>
          <w:r w:rsidR="00EC4570">
            <w:fldChar w:fldCharType="end"/>
          </w:r>
        </w:sdtContent>
      </w:sdt>
      <w:r w:rsidRPr="0025263B">
        <w:t xml:space="preserve">, </w:t>
      </w:r>
      <w:r>
        <w:t xml:space="preserve">где рассматривалась модель функционирования Могилевской </w:t>
      </w:r>
      <w:commentRangeStart w:id="30"/>
      <w:r>
        <w:t>ТЭЦ-2</w:t>
      </w:r>
      <w:commentRangeEnd w:id="30"/>
      <w:r>
        <w:rPr>
          <w:rStyle w:val="a8"/>
        </w:rPr>
        <w:commentReference w:id="30"/>
      </w:r>
      <w:r>
        <w:t xml:space="preserve">. Построенная в </w:t>
      </w:r>
      <w:sdt>
        <w:sdtPr>
          <w:id w:val="-933887228"/>
          <w:citation/>
        </w:sdtPr>
        <w:sdtContent>
          <w:r w:rsidR="002B6BD6">
            <w:fldChar w:fldCharType="begin"/>
          </w:r>
          <w:r w:rsidR="002B6BD6">
            <w:instrText xml:space="preserve"> CITATION Дил05 \l 1049 </w:instrText>
          </w:r>
          <w:r w:rsidR="002B6BD6">
            <w:fldChar w:fldCharType="separate"/>
          </w:r>
          <w:r w:rsidR="006D7C4C">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1" w:name="tbl_mat_mod_param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w:t>
        </w:r>
      </w:fldSimple>
      <w:bookmarkEnd w:id="31"/>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731EA6"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731EA6"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731EA6"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731EA6"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731EA6"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731EA6"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731EA6"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731EA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2" w:name="_Toc388990974"/>
      <w:r w:rsidRPr="00F975ED">
        <w:t>Входные управляемые переменные математической модели</w:t>
      </w:r>
      <w:bookmarkEnd w:id="32"/>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6D7C4C">
        <w:rPr>
          <w:noProof/>
        </w:rPr>
        <w:t>2</w:t>
      </w:r>
      <w:r w:rsidR="006D7C4C">
        <w:t>.</w:t>
      </w:r>
      <w:r w:rsidR="006D7C4C">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6D7C4C">
            <w:rPr>
              <w:noProof/>
            </w:rPr>
            <w:t>[11]</w:t>
          </w:r>
          <w:r w:rsidR="00E65E9E">
            <w:fldChar w:fldCharType="end"/>
          </w:r>
        </w:sdtContent>
      </w:sdt>
      <w:ins w:id="33"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4" w:name="tbl_mat_mod_input_var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w:t>
        </w:r>
      </w:fldSimple>
      <w:bookmarkEnd w:id="34"/>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5" w:name="_Toc388990975"/>
      <w:r w:rsidRPr="00F975ED">
        <w:t>Выходные параметры математической модели</w:t>
      </w:r>
      <w:bookmarkEnd w:id="35"/>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6D7C4C">
        <w:rPr>
          <w:noProof/>
        </w:rPr>
        <w:t>2</w:t>
      </w:r>
      <w:r w:rsidR="006D7C4C">
        <w:t>.</w:t>
      </w:r>
      <w:r w:rsidR="006D7C4C">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6D7C4C">
        <w:rPr>
          <w:noProof/>
        </w:rPr>
        <w:t>1</w:t>
      </w:r>
      <w:r w:rsidR="006D7C4C">
        <w:t>.</w:t>
      </w:r>
      <w:r w:rsidR="006D7C4C">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6D7C4C">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6" w:name="tbl_mat_mod_output_param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3</w:t>
        </w:r>
      </w:fldSimple>
      <w:bookmarkEnd w:id="36"/>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7" w:name="_Toc388990976"/>
      <w:r w:rsidRPr="00F0511C">
        <w:lastRenderedPageBreak/>
        <w:t>Параметры математической модели, общие для всех котлоагрегатов</w:t>
      </w:r>
      <w:bookmarkEnd w:id="37"/>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6D7C4C">
        <w:rPr>
          <w:noProof/>
        </w:rPr>
        <w:t>2</w:t>
      </w:r>
      <w:r w:rsidR="006D7C4C">
        <w:t>.</w:t>
      </w:r>
      <w:r w:rsidR="006D7C4C">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8" w:name="tbl_common_param_value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4</w:t>
        </w:r>
      </w:fldSimple>
      <w:bookmarkEnd w:id="38"/>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731EA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731EA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731EA6"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731EA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731EA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731EA6"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9" w:name="_Ref388627715"/>
      <w:bookmarkStart w:id="40" w:name="_Toc388990977"/>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9"/>
      <w:bookmarkEnd w:id="40"/>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6D7C4C">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6D7C4C">
        <w:rPr>
          <w:noProof/>
        </w:rPr>
        <w:t>2</w:t>
      </w:r>
      <w:r w:rsidR="006D7C4C">
        <w:t>.</w:t>
      </w:r>
      <w:r w:rsidR="006D7C4C">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1" w:name="tbl_k1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5</w:t>
        </w:r>
      </w:fldSimple>
      <w:bookmarkEnd w:id="41"/>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731EA6"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731EA6"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731EA6"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731EA6"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731EA6"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731EA6"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6D7C4C">
        <w:rPr>
          <w:noProof/>
        </w:rPr>
        <w:t>2</w:t>
      </w:r>
      <w:r w:rsidR="006D7C4C">
        <w:t>.</w:t>
      </w:r>
      <w:r w:rsidR="006D7C4C">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2" w:name="tbl_k1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6</w:t>
        </w:r>
      </w:fldSimple>
      <w:bookmarkEnd w:id="42"/>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731EA6"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731EA6"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731EA6"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731EA6"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731EA6"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731EA6"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6D7C4C">
        <w:rPr>
          <w:noProof/>
        </w:rPr>
        <w:t>2</w:t>
      </w:r>
      <w:r w:rsidR="006D7C4C">
        <w:t>.</w:t>
      </w:r>
      <w:r w:rsidR="006D7C4C">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3" w:name="tbl_k2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7</w:t>
        </w:r>
      </w:fldSimple>
      <w:bookmarkEnd w:id="43"/>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731EA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731EA6"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731EA6"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731EA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731EA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731EA6"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6D7C4C">
        <w:rPr>
          <w:noProof/>
        </w:rPr>
        <w:t>2</w:t>
      </w:r>
      <w:r w:rsidR="006D7C4C">
        <w:t>.</w:t>
      </w:r>
      <w:r w:rsidR="006D7C4C">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4" w:name="tbl_k2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8</w:t>
        </w:r>
      </w:fldSimple>
      <w:bookmarkEnd w:id="44"/>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731EA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731EA6"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731EA6"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731EA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731EA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731EA6"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6D7C4C">
        <w:rPr>
          <w:noProof/>
        </w:rPr>
        <w:t>2</w:t>
      </w:r>
      <w:r w:rsidR="006D7C4C">
        <w:t>.</w:t>
      </w:r>
      <w:r w:rsidR="006D7C4C">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5" w:name="tbl_k3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9</w:t>
        </w:r>
      </w:fldSimple>
      <w:bookmarkEnd w:id="45"/>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731EA6"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731EA6"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731EA6"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731EA6"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731EA6"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731EA6"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6D7C4C">
        <w:rPr>
          <w:noProof/>
        </w:rPr>
        <w:t>2</w:t>
      </w:r>
      <w:r w:rsidR="006D7C4C">
        <w:t>.</w:t>
      </w:r>
      <w:r w:rsidR="006D7C4C">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6" w:name="tbl_k3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10</w:t>
        </w:r>
      </w:fldSimple>
      <w:bookmarkEnd w:id="46"/>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731EA6"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731EA6"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731EA6"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731EA6"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731EA6"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731EA6"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6D7C4C">
        <w:rPr>
          <w:noProof/>
        </w:rPr>
        <w:t>2</w:t>
      </w:r>
      <w:r w:rsidR="006D7C4C">
        <w:t>.</w:t>
      </w:r>
      <w:r w:rsidR="006D7C4C">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7" w:name="tbl_k4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11</w:t>
        </w:r>
      </w:fldSimple>
      <w:bookmarkEnd w:id="47"/>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1EA6"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1EA6"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1EA6"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731EA6"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731EA6"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1EA6"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6D7C4C">
        <w:rPr>
          <w:noProof/>
        </w:rPr>
        <w:t>2</w:t>
      </w:r>
      <w:r w:rsidR="006D7C4C">
        <w:t>.</w:t>
      </w:r>
      <w:r w:rsidR="006D7C4C">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8" w:name="tbl_k4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12</w:t>
        </w:r>
      </w:fldSimple>
      <w:bookmarkEnd w:id="48"/>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1EA6"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1EA6"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1EA6"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1EA6"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1EA6"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1EA6"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6D7C4C">
        <w:rPr>
          <w:noProof/>
        </w:rPr>
        <w:t>2</w:t>
      </w:r>
      <w:r w:rsidR="006D7C4C">
        <w:t>.</w:t>
      </w:r>
      <w:r w:rsidR="006D7C4C">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9" w:name="tbl_k5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13</w:t>
        </w:r>
      </w:fldSimple>
      <w:bookmarkEnd w:id="49"/>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1EA6"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1EA6"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731EA6"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1EA6"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1EA6"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1EA6"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6D7C4C">
        <w:rPr>
          <w:noProof/>
        </w:rPr>
        <w:t>2</w:t>
      </w:r>
      <w:r w:rsidR="006D7C4C">
        <w:t>.</w:t>
      </w:r>
      <w:r w:rsidR="006D7C4C">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50" w:name="tbl_k5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14</w:t>
        </w:r>
      </w:fldSimple>
      <w:bookmarkEnd w:id="50"/>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1EA6"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1EA6"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1EA6"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1EA6"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1EA6"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1EA6"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6D7C4C">
        <w:rPr>
          <w:noProof/>
        </w:rPr>
        <w:t>2</w:t>
      </w:r>
      <w:r w:rsidR="006D7C4C">
        <w:t>.</w:t>
      </w:r>
      <w:r w:rsidR="006D7C4C">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1" w:name="tbl_k6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15</w:t>
        </w:r>
      </w:fldSimple>
      <w:bookmarkEnd w:id="51"/>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731EA6"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731EA6"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731EA6"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731EA6"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731EA6"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731EA6"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6D7C4C">
        <w:rPr>
          <w:noProof/>
        </w:rPr>
        <w:t>2</w:t>
      </w:r>
      <w:r w:rsidR="006D7C4C">
        <w:t>.</w:t>
      </w:r>
      <w:r w:rsidR="006D7C4C">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2" w:name="tbl_k6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16</w:t>
        </w:r>
      </w:fldSimple>
      <w:bookmarkEnd w:id="52"/>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1EA6"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1EA6"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1EA6"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1EA6"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1EA6"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1EA6"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3" w:name="_Toc388990978"/>
      <w:r w:rsidRPr="00A454B0">
        <w:lastRenderedPageBreak/>
        <w:t>Построение регрессионных полиномов</w:t>
      </w:r>
      <w:bookmarkEnd w:id="53"/>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6D7C4C" w:rsidRPr="006D7C4C">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6D7C4C">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6D7C4C">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6D7C4C">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4" w:name="_Ref388628048"/>
            <w:r>
              <w:rPr>
                <w:lang w:val="en-US"/>
              </w:rPr>
              <w:t>(</w:t>
            </w:r>
            <w:fldSimple w:instr=" STYLEREF 1 \s ">
              <w:r w:rsidR="006D7C4C">
                <w:rPr>
                  <w:noProof/>
                </w:rPr>
                <w:t>2</w:t>
              </w:r>
            </w:fldSimple>
            <w:r>
              <w:t>.</w:t>
            </w:r>
            <w:fldSimple w:instr=" SEQ Формула \* ARABIC \s 1 ">
              <w:r w:rsidR="006D7C4C">
                <w:rPr>
                  <w:noProof/>
                </w:rPr>
                <w:t>1</w:t>
              </w:r>
            </w:fldSimple>
            <w:r>
              <w:t>)</w:t>
            </w:r>
            <w:bookmarkEnd w:id="54"/>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6D7C4C">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6D7C4C" w:rsidRPr="006D7C4C">
        <w:t>(</w:t>
      </w:r>
      <w:r w:rsidR="006D7C4C">
        <w:rPr>
          <w:noProof/>
        </w:rPr>
        <w:t>2</w:t>
      </w:r>
      <w:r w:rsidR="006D7C4C">
        <w:t>.</w:t>
      </w:r>
      <w:r w:rsidR="006D7C4C">
        <w:rPr>
          <w:noProof/>
        </w:rPr>
        <w:t>1</w:t>
      </w:r>
      <w:r w:rsidR="006D7C4C">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731EA6"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5" w:name="_Ref388628244"/>
            <w:r>
              <w:rPr>
                <w:lang w:val="en-US"/>
              </w:rPr>
              <w:t>(</w:t>
            </w:r>
            <w:fldSimple w:instr=" STYLEREF 1 \s ">
              <w:r w:rsidR="006D7C4C">
                <w:rPr>
                  <w:noProof/>
                </w:rPr>
                <w:t>2</w:t>
              </w:r>
            </w:fldSimple>
            <w:r>
              <w:t>.</w:t>
            </w:r>
            <w:fldSimple w:instr=" SEQ Формула \* ARABIC \s 1 ">
              <w:r w:rsidR="006D7C4C">
                <w:rPr>
                  <w:noProof/>
                </w:rPr>
                <w:t>2</w:t>
              </w:r>
            </w:fldSimple>
            <w:r>
              <w:t>)</w:t>
            </w:r>
            <w:bookmarkEnd w:id="55"/>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731EA6"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fldSimple w:instr=" STYLEREF 1 \s ">
              <w:r w:rsidR="006D7C4C">
                <w:rPr>
                  <w:noProof/>
                </w:rPr>
                <w:t>2</w:t>
              </w:r>
            </w:fldSimple>
            <w:r>
              <w:t>.</w:t>
            </w:r>
            <w:fldSimple w:instr=" SEQ Формула \* ARABIC \s 1 ">
              <w:r w:rsidR="006D7C4C">
                <w:rPr>
                  <w:noProof/>
                </w:rPr>
                <w:t>3</w:t>
              </w:r>
            </w:fldSimple>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fldSimple w:instr=" STYLEREF 1 \s ">
              <w:r w:rsidR="006D7C4C">
                <w:rPr>
                  <w:noProof/>
                </w:rPr>
                <w:t>2</w:t>
              </w:r>
            </w:fldSimple>
            <w:r>
              <w:t>.</w:t>
            </w:r>
            <w:fldSimple w:instr=" SEQ Формула \* ARABIC \s 1 ">
              <w:r w:rsidR="006D7C4C">
                <w:rPr>
                  <w:noProof/>
                </w:rPr>
                <w:t>4</w:t>
              </w:r>
            </w:fldSimple>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731EA6"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6" w:name="_Ref388628301"/>
            <w:r>
              <w:rPr>
                <w:lang w:val="en-US"/>
              </w:rPr>
              <w:t>(</w:t>
            </w:r>
            <w:fldSimple w:instr=" STYLEREF 1 \s ">
              <w:r w:rsidR="006D7C4C">
                <w:rPr>
                  <w:noProof/>
                </w:rPr>
                <w:t>2</w:t>
              </w:r>
            </w:fldSimple>
            <w:r>
              <w:t>.</w:t>
            </w:r>
            <w:fldSimple w:instr=" SEQ Формула \* ARABIC \s 1 ">
              <w:r w:rsidR="006D7C4C">
                <w:rPr>
                  <w:noProof/>
                </w:rPr>
                <w:t>5</w:t>
              </w:r>
            </w:fldSimple>
            <w:r>
              <w:t>)</w:t>
            </w:r>
            <w:bookmarkEnd w:id="56"/>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6D7C4C" w:rsidRPr="006D7C4C">
        <w:t>(</w:t>
      </w:r>
      <w:r w:rsidR="006D7C4C">
        <w:rPr>
          <w:noProof/>
        </w:rPr>
        <w:t>2</w:t>
      </w:r>
      <w:r w:rsidR="006D7C4C">
        <w:t>.</w:t>
      </w:r>
      <w:r w:rsidR="006D7C4C">
        <w:rPr>
          <w:noProof/>
        </w:rPr>
        <w:t>2</w:t>
      </w:r>
      <w:r w:rsidR="006D7C4C">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731EA6"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7" w:name="_Ref388628390"/>
            <w:r>
              <w:rPr>
                <w:lang w:val="en-US"/>
              </w:rPr>
              <w:t>(</w:t>
            </w:r>
            <w:fldSimple w:instr=" STYLEREF 1 \s ">
              <w:r w:rsidR="006D7C4C">
                <w:rPr>
                  <w:noProof/>
                </w:rPr>
                <w:t>2</w:t>
              </w:r>
            </w:fldSimple>
            <w:r>
              <w:t>.</w:t>
            </w:r>
            <w:fldSimple w:instr=" SEQ Формула \* ARABIC \s 1 ">
              <w:r w:rsidR="006D7C4C">
                <w:rPr>
                  <w:noProof/>
                </w:rPr>
                <w:t>6</w:t>
              </w:r>
            </w:fldSimple>
            <w:r>
              <w:t>)</w:t>
            </w:r>
            <w:bookmarkEnd w:id="57"/>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6D7C4C" w:rsidRPr="006D7C4C">
        <w:t>(</w:t>
      </w:r>
      <w:r w:rsidR="006D7C4C">
        <w:rPr>
          <w:noProof/>
        </w:rPr>
        <w:t>2</w:t>
      </w:r>
      <w:r w:rsidR="006D7C4C">
        <w:t>.</w:t>
      </w:r>
      <w:r w:rsidR="006D7C4C">
        <w:rPr>
          <w:noProof/>
        </w:rPr>
        <w:t>6</w:t>
      </w:r>
      <w:r w:rsidR="006D7C4C">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8" w:name="_Toc388990979"/>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8"/>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6D7C4C" w:rsidRPr="006D7C4C">
        <w:t>(</w:t>
      </w:r>
      <w:r w:rsidR="006D7C4C">
        <w:rPr>
          <w:noProof/>
        </w:rPr>
        <w:t>2</w:t>
      </w:r>
      <w:r w:rsidR="006D7C4C">
        <w:t>.</w:t>
      </w:r>
      <w:r w:rsidR="006D7C4C">
        <w:rPr>
          <w:noProof/>
        </w:rPr>
        <w:t>2</w:t>
      </w:r>
      <w:r w:rsidR="006D7C4C">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6D7C4C">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6D7C4C">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6D7C4C">
        <w:rPr>
          <w:noProof/>
        </w:rPr>
        <w:t>2</w:t>
      </w:r>
      <w:r w:rsidR="006D7C4C">
        <w:t>.</w:t>
      </w:r>
      <w:r w:rsidR="006D7C4C">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6D7C4C">
        <w:rPr>
          <w:noProof/>
        </w:rPr>
        <w:t>2</w:t>
      </w:r>
      <w:r w:rsidR="006D7C4C">
        <w:t>.</w:t>
      </w:r>
      <w:r w:rsidR="006D7C4C">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6D7C4C">
        <w:rPr>
          <w:noProof/>
        </w:rPr>
        <w:t>2</w:t>
      </w:r>
      <w:r w:rsidR="006D7C4C">
        <w:t>.</w:t>
      </w:r>
      <w:r w:rsidR="006D7C4C">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6D7C4C">
        <w:rPr>
          <w:noProof/>
        </w:rPr>
        <w:t>2</w:t>
      </w:r>
      <w:r w:rsidR="006D7C4C">
        <w:t>.</w:t>
      </w:r>
      <w:r w:rsidR="006D7C4C">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6D7C4C">
        <w:rPr>
          <w:noProof/>
        </w:rPr>
        <w:t>2</w:t>
      </w:r>
      <w:r w:rsidR="006D7C4C">
        <w:t>.</w:t>
      </w:r>
      <w:r w:rsidR="006D7C4C">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59" w:name="tbl_q2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17</w:t>
        </w:r>
      </w:fldSimple>
      <w:bookmarkEnd w:id="59"/>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0" w:name="tbl_q5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18</w:t>
        </w:r>
      </w:fldSimple>
      <w:bookmarkEnd w:id="60"/>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731EA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731EA6"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731EA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1" w:name="tbl_tyx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19</w:t>
        </w:r>
      </w:fldSimple>
      <w:bookmarkEnd w:id="61"/>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731EA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731EA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731EA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731EA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lastRenderedPageBreak/>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2" w:name="tbl_ayx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20</w:t>
        </w:r>
      </w:fldSimple>
      <w:bookmarkEnd w:id="62"/>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3" w:name="tbl_apc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21</w:t>
        </w:r>
      </w:fldSimple>
      <w:bookmarkEnd w:id="63"/>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lastRenderedPageBreak/>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Pr="00B62823" w:rsidRDefault="00546510" w:rsidP="00546510"/>
    <w:p w:rsidR="00546510" w:rsidRPr="00B57FE2" w:rsidRDefault="00546510" w:rsidP="00B57FE2">
      <w:pPr>
        <w:pStyle w:val="3"/>
      </w:pPr>
      <w:bookmarkStart w:id="64" w:name="_Ref388631237"/>
      <w:bookmarkStart w:id="65" w:name="_Toc388990980"/>
      <w:r w:rsidRPr="00B57FE2">
        <w:t>Базовая математическая модель расхода топлива котлоагрегатом</w:t>
      </w:r>
      <w:bookmarkEnd w:id="64"/>
      <w:bookmarkEnd w:id="65"/>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6D7C4C">
        <w:rPr>
          <w:noProof/>
        </w:rPr>
        <w:t>2</w:t>
      </w:r>
      <w:r w:rsidR="006D7C4C">
        <w:t>.</w:t>
      </w:r>
      <w:r w:rsidR="006D7C4C">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4B2A496D" wp14:editId="304FC1DA">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7ECC8735" wp14:editId="076BF33E">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731EA6" w:rsidRPr="008D7EED" w:rsidRDefault="00731EA6" w:rsidP="007E0DCC">
                            <w:pPr>
                              <w:pStyle w:val="af"/>
                              <w:rPr>
                                <w:noProof/>
                                <w:szCs w:val="24"/>
                              </w:rPr>
                            </w:pPr>
                            <w:r>
                              <w:t xml:space="preserve">Рис. </w:t>
                            </w:r>
                            <w:bookmarkStart w:id="66" w:name="pic_boiler_fuel_tree"/>
                            <w:r>
                              <w:fldChar w:fldCharType="begin"/>
                            </w:r>
                            <w:r>
                              <w:instrText xml:space="preserve"> STYLEREF 1 \s </w:instrText>
                            </w:r>
                            <w:r>
                              <w:fldChar w:fldCharType="separate"/>
                            </w:r>
                            <w:r>
                              <w:rPr>
                                <w:noProof/>
                              </w:rPr>
                              <w:t>2</w:t>
                            </w:r>
                            <w:r>
                              <w:fldChar w:fldCharType="end"/>
                            </w:r>
                            <w:r>
                              <w:t>.</w:t>
                            </w:r>
                            <w:fldSimple w:instr=" SEQ Рис. \* ARABIC \s 1 ">
                              <w:r>
                                <w:rPr>
                                  <w:noProof/>
                                </w:rPr>
                                <w:t>1</w:t>
                              </w:r>
                            </w:fldSimple>
                            <w:bookmarkEnd w:id="66"/>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731EA6" w:rsidRPr="008D7EED" w:rsidRDefault="00731EA6" w:rsidP="007E0DCC">
                      <w:pPr>
                        <w:pStyle w:val="af"/>
                        <w:rPr>
                          <w:noProof/>
                          <w:szCs w:val="24"/>
                        </w:rPr>
                      </w:pPr>
                      <w:r>
                        <w:t xml:space="preserve">Рис. </w:t>
                      </w:r>
                      <w:bookmarkStart w:id="67" w:name="pic_boiler_fuel_tree"/>
                      <w:r>
                        <w:fldChar w:fldCharType="begin"/>
                      </w:r>
                      <w:r>
                        <w:instrText xml:space="preserve"> STYLEREF 1 \s </w:instrText>
                      </w:r>
                      <w:r>
                        <w:fldChar w:fldCharType="separate"/>
                      </w:r>
                      <w:r>
                        <w:rPr>
                          <w:noProof/>
                        </w:rPr>
                        <w:t>2</w:t>
                      </w:r>
                      <w:r>
                        <w:fldChar w:fldCharType="end"/>
                      </w:r>
                      <w:r>
                        <w:t>.</w:t>
                      </w:r>
                      <w:fldSimple w:instr=" SEQ Рис. \* ARABIC \s 1 ">
                        <w:r>
                          <w:rPr>
                            <w:noProof/>
                          </w:rPr>
                          <w:t>1</w:t>
                        </w:r>
                      </w:fldSimple>
                      <w:bookmarkEnd w:id="67"/>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6D7C4C">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6D7C4C">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6D7C4C">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6D7C4C">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6D7C4C">
        <w:rPr>
          <w:noProof/>
        </w:rPr>
        <w:t>2</w:t>
      </w:r>
      <w:r w:rsidR="006D7C4C">
        <w:t>.</w:t>
      </w:r>
      <w:r w:rsidR="006D7C4C">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6D7C4C">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8" w:name="_Ref388630993"/>
            <w:r>
              <w:rPr>
                <w:lang w:val="en-US"/>
              </w:rPr>
              <w:t>(</w:t>
            </w:r>
            <w:fldSimple w:instr=" STYLEREF 1 \s ">
              <w:r w:rsidR="006D7C4C">
                <w:rPr>
                  <w:noProof/>
                </w:rPr>
                <w:t>2</w:t>
              </w:r>
            </w:fldSimple>
            <w:r>
              <w:t>.</w:t>
            </w:r>
            <w:fldSimple w:instr=" SEQ Формула \* ARABIC \s 1 ">
              <w:r w:rsidR="006D7C4C">
                <w:rPr>
                  <w:noProof/>
                </w:rPr>
                <w:t>7</w:t>
              </w:r>
            </w:fldSimple>
            <w:r>
              <w:t>)</w:t>
            </w:r>
            <w:bookmarkEnd w:id="68"/>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731EA6"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6D7C4C">
                <w:rPr>
                  <w:noProof/>
                </w:rPr>
                <w:t>2</w:t>
              </w:r>
            </w:fldSimple>
            <w:r>
              <w:t>.</w:t>
            </w:r>
            <w:fldSimple w:instr=" SEQ Формула \* ARABIC \s 1 ">
              <w:r w:rsidR="006D7C4C">
                <w:rPr>
                  <w:noProof/>
                </w:rPr>
                <w:t>8</w:t>
              </w:r>
            </w:fldSimple>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731EA6"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6D7C4C">
                <w:rPr>
                  <w:noProof/>
                </w:rPr>
                <w:t>2</w:t>
              </w:r>
            </w:fldSimple>
            <w:r>
              <w:t>.</w:t>
            </w:r>
            <w:fldSimple w:instr=" SEQ Формула \* ARABIC \s 1 ">
              <w:r w:rsidR="006D7C4C">
                <w:rPr>
                  <w:noProof/>
                </w:rPr>
                <w:t>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731EA6"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fldSimple w:instr=" STYLEREF 1 \s ">
              <w:r w:rsidR="006D7C4C">
                <w:rPr>
                  <w:noProof/>
                </w:rPr>
                <w:t>2</w:t>
              </w:r>
            </w:fldSimple>
            <w:r>
              <w:t>.</w:t>
            </w:r>
            <w:fldSimple w:instr=" SEQ Формула \* ARABIC \s 1 ">
              <w:r w:rsidR="006D7C4C">
                <w:rPr>
                  <w:noProof/>
                </w:rPr>
                <w:t>10</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w:t>
      </w:r>
      <w:proofErr w:type="spellStart"/>
      <w:r>
        <w:rPr>
          <w:rFonts w:eastAsiaTheme="minorEastAsia"/>
        </w:rPr>
        <w:t>ая</w:t>
      </w:r>
      <w:proofErr w:type="spellEnd"/>
      <w:r>
        <w:rPr>
          <w:rFonts w:eastAsiaTheme="minorEastAsia"/>
        </w:rPr>
        <w:t xml:space="preserve">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fldSimple w:instr=" STYLEREF 1 \s ">
              <w:r w:rsidR="006D7C4C">
                <w:rPr>
                  <w:noProof/>
                </w:rPr>
                <w:t>2</w:t>
              </w:r>
            </w:fldSimple>
            <w:r>
              <w:t>.</w:t>
            </w:r>
            <w:fldSimple w:instr=" SEQ Формула \* ARABIC \s 1 ">
              <w:r w:rsidR="006D7C4C">
                <w:rPr>
                  <w:noProof/>
                </w:rPr>
                <w:t>11</w:t>
              </w:r>
            </w:fldSimple>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12</w:t>
              </w:r>
            </w:fldSimple>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1EA6"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13</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1EA6"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14</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1EA6"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15</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1EA6"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16</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731EA6"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fldSimple w:instr=" STYLEREF 1 \s ">
              <w:r w:rsidR="006D7C4C">
                <w:rPr>
                  <w:noProof/>
                </w:rPr>
                <w:t>2</w:t>
              </w:r>
            </w:fldSimple>
            <w:r>
              <w:t>.</w:t>
            </w:r>
            <w:fldSimple w:instr=" SEQ Формула \* ARABIC \s 1 ">
              <w:r w:rsidR="006D7C4C">
                <w:rPr>
                  <w:noProof/>
                </w:rPr>
                <w:t>17</w:t>
              </w:r>
            </w:fldSimple>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fldSimple w:instr=" STYLEREF 1 \s ">
              <w:r w:rsidR="006D7C4C">
                <w:rPr>
                  <w:noProof/>
                </w:rPr>
                <w:t>2</w:t>
              </w:r>
            </w:fldSimple>
            <w:r>
              <w:t>.</w:t>
            </w:r>
            <w:fldSimple w:instr=" SEQ Формула \* ARABIC \s 1 ">
              <w:r w:rsidR="006D7C4C">
                <w:rPr>
                  <w:noProof/>
                </w:rPr>
                <w:t>18</w:t>
              </w:r>
            </w:fldSimple>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fldSimple w:instr=" STYLEREF 1 \s ">
              <w:r w:rsidR="006D7C4C">
                <w:rPr>
                  <w:noProof/>
                </w:rPr>
                <w:t>2</w:t>
              </w:r>
            </w:fldSimple>
            <w:r>
              <w:t>.</w:t>
            </w:r>
            <w:fldSimple w:instr=" SEQ Формула \* ARABIC \s 1 ">
              <w:r w:rsidR="006D7C4C">
                <w:rPr>
                  <w:noProof/>
                </w:rPr>
                <w:t>19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1EA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fldSimple w:instr=" STYLEREF 1 \s ">
              <w:r w:rsidR="006D7C4C">
                <w:rPr>
                  <w:noProof/>
                </w:rPr>
                <w:t>2</w:t>
              </w:r>
            </w:fldSimple>
            <w:r>
              <w:t>.</w:t>
            </w:r>
            <w:fldSimple w:instr=" SEQ Формула \* ARABIC \s 1 ">
              <w:r w:rsidR="006D7C4C">
                <w:rPr>
                  <w:noProof/>
                </w:rPr>
                <w:t>20</w:t>
              </w:r>
            </w:fldSimple>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1EA6"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fldSimple w:instr=" STYLEREF 1 \s ">
              <w:r w:rsidR="006D7C4C">
                <w:rPr>
                  <w:noProof/>
                </w:rPr>
                <w:t>2</w:t>
              </w:r>
            </w:fldSimple>
            <w:r>
              <w:t>.</w:t>
            </w:r>
            <w:fldSimple w:instr=" SEQ Формула \* ARABIC \s 1 ">
              <w:r w:rsidR="006D7C4C">
                <w:rPr>
                  <w:noProof/>
                </w:rPr>
                <w:t>21</w:t>
              </w:r>
            </w:fldSimple>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1EA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fldSimple w:instr=" STYLEREF 1 \s ">
              <w:r w:rsidR="006D7C4C">
                <w:rPr>
                  <w:noProof/>
                </w:rPr>
                <w:t>2</w:t>
              </w:r>
            </w:fldSimple>
            <w:r>
              <w:t>.</w:t>
            </w:r>
            <w:fldSimple w:instr=" SEQ Формула \* ARABIC \s 1 ">
              <w:r w:rsidR="006D7C4C">
                <w:rPr>
                  <w:noProof/>
                </w:rPr>
                <w:t>22</w:t>
              </w:r>
            </w:fldSimple>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1EA6"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69" w:name="_Ref388631006"/>
            <w:r>
              <w:rPr>
                <w:lang w:val="en-US"/>
              </w:rPr>
              <w:t>(</w:t>
            </w:r>
            <w:fldSimple w:instr=" STYLEREF 1 \s ">
              <w:r w:rsidR="006D7C4C">
                <w:rPr>
                  <w:noProof/>
                </w:rPr>
                <w:t>2</w:t>
              </w:r>
            </w:fldSimple>
            <w:r>
              <w:t>.</w:t>
            </w:r>
            <w:fldSimple w:instr=" SEQ Формула \* ARABIC \s 1 ">
              <w:r w:rsidR="006D7C4C">
                <w:rPr>
                  <w:noProof/>
                </w:rPr>
                <w:t>23</w:t>
              </w:r>
            </w:fldSimple>
            <w:r>
              <w:t>)</w:t>
            </w:r>
            <w:bookmarkEnd w:id="69"/>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6D7C4C" w:rsidRPr="006D7C4C">
        <w:t>(</w:t>
      </w:r>
      <w:r w:rsidR="006D7C4C">
        <w:rPr>
          <w:noProof/>
        </w:rPr>
        <w:t>2</w:t>
      </w:r>
      <w:r w:rsidR="006D7C4C">
        <w:t>.</w:t>
      </w:r>
      <w:r w:rsidR="006D7C4C">
        <w:rPr>
          <w:noProof/>
        </w:rPr>
        <w:t>7</w:t>
      </w:r>
      <w:r w:rsidR="006D7C4C">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6D7C4C" w:rsidRPr="006D7C4C">
        <w:t>(</w:t>
      </w:r>
      <w:r w:rsidR="006D7C4C">
        <w:rPr>
          <w:noProof/>
        </w:rPr>
        <w:t>2</w:t>
      </w:r>
      <w:r w:rsidR="006D7C4C">
        <w:t>.</w:t>
      </w:r>
      <w:r w:rsidR="006D7C4C">
        <w:rPr>
          <w:noProof/>
        </w:rPr>
        <w:t>23</w:t>
      </w:r>
      <w:r w:rsidR="006D7C4C">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0" w:name="_Ref388632607"/>
      <w:bookmarkStart w:id="71" w:name="_Toc388990981"/>
      <w:r w:rsidRPr="00D835EB">
        <w:lastRenderedPageBreak/>
        <w:t>Целевые функции для выбранных критериев</w:t>
      </w:r>
      <w:bookmarkEnd w:id="70"/>
      <w:bookmarkEnd w:id="71"/>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6D7C4C">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6D7C4C">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6D7C4C">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731EA6"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fldSimple w:instr=" STYLEREF 1 \s ">
              <w:r w:rsidR="006D7C4C">
                <w:rPr>
                  <w:noProof/>
                </w:rPr>
                <w:t>2</w:t>
              </w:r>
            </w:fldSimple>
            <w:r>
              <w:t>.</w:t>
            </w:r>
            <w:fldSimple w:instr=" SEQ Формула \* ARABIC \s 1 ">
              <w:r w:rsidR="006D7C4C">
                <w:rPr>
                  <w:noProof/>
                </w:rPr>
                <w:t>24</w:t>
              </w:r>
            </w:fldSimple>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731EA6"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2" w:name="_Ref388632885"/>
            <w:r>
              <w:rPr>
                <w:lang w:val="en-US"/>
              </w:rPr>
              <w:t>(</w:t>
            </w:r>
            <w:fldSimple w:instr=" STYLEREF 1 \s ">
              <w:r w:rsidR="006D7C4C">
                <w:rPr>
                  <w:noProof/>
                </w:rPr>
                <w:t>2</w:t>
              </w:r>
            </w:fldSimple>
            <w:r>
              <w:t>.</w:t>
            </w:r>
            <w:fldSimple w:instr=" SEQ Формула \* ARABIC \s 1 ">
              <w:r w:rsidR="006D7C4C">
                <w:rPr>
                  <w:noProof/>
                </w:rPr>
                <w:t>25</w:t>
              </w:r>
            </w:fldSimple>
            <w:r>
              <w:t>)</w:t>
            </w:r>
            <w:bookmarkEnd w:id="72"/>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731EA6"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3" w:name="_Ref388632895"/>
            <w:r>
              <w:rPr>
                <w:lang w:val="en-US"/>
              </w:rPr>
              <w:t>(</w:t>
            </w:r>
            <w:fldSimple w:instr=" STYLEREF 1 \s ">
              <w:r w:rsidR="006D7C4C">
                <w:rPr>
                  <w:noProof/>
                </w:rPr>
                <w:t>2</w:t>
              </w:r>
            </w:fldSimple>
            <w:r>
              <w:t>.</w:t>
            </w:r>
            <w:fldSimple w:instr=" SEQ Формула \* ARABIC \s 1 ">
              <w:r w:rsidR="006D7C4C">
                <w:rPr>
                  <w:noProof/>
                </w:rPr>
                <w:t>26</w:t>
              </w:r>
            </w:fldSimple>
            <w:r>
              <w:t>)</w:t>
            </w:r>
            <w:bookmarkEnd w:id="73"/>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731EA6"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6D7C4C">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731EA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4" w:name="_Ref388631632"/>
            <w:r>
              <w:rPr>
                <w:lang w:val="en-US"/>
              </w:rPr>
              <w:t>(</w:t>
            </w:r>
            <w:fldSimple w:instr=" STYLEREF 1 \s ">
              <w:r w:rsidR="006D7C4C">
                <w:rPr>
                  <w:noProof/>
                </w:rPr>
                <w:t>2</w:t>
              </w:r>
            </w:fldSimple>
            <w:r>
              <w:t>.</w:t>
            </w:r>
            <w:fldSimple w:instr=" SEQ Формула \* ARABIC \s 1 ">
              <w:r w:rsidR="006D7C4C">
                <w:rPr>
                  <w:noProof/>
                </w:rPr>
                <w:t>27</w:t>
              </w:r>
            </w:fldSimple>
            <w:r>
              <w:t>)</w:t>
            </w:r>
            <w:bookmarkEnd w:id="74"/>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6D7C4C" w:rsidRPr="006D7C4C">
        <w:t>(</w:t>
      </w:r>
      <w:r w:rsidR="006D7C4C">
        <w:rPr>
          <w:noProof/>
        </w:rPr>
        <w:t>2</w:t>
      </w:r>
      <w:r w:rsidR="006D7C4C">
        <w:t>.</w:t>
      </w:r>
      <w:r w:rsidR="006D7C4C">
        <w:rPr>
          <w:noProof/>
        </w:rPr>
        <w:t>27</w:t>
      </w:r>
      <w:r w:rsidR="006D7C4C">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731EA6"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fldSimple w:instr=" STYLEREF 1 \s ">
              <w:r w:rsidR="006D7C4C">
                <w:rPr>
                  <w:noProof/>
                </w:rPr>
                <w:t>2</w:t>
              </w:r>
            </w:fldSimple>
            <w:r>
              <w:t>.</w:t>
            </w:r>
            <w:fldSimple w:instr=" SEQ Формула \* ARABIC \s 1 ">
              <w:r w:rsidR="006D7C4C">
                <w:rPr>
                  <w:noProof/>
                </w:rPr>
                <w:t>28</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731EA6"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fldSimple w:instr=" STYLEREF 1 \s ">
              <w:r w:rsidR="006D7C4C">
                <w:rPr>
                  <w:noProof/>
                </w:rPr>
                <w:t>2</w:t>
              </w:r>
            </w:fldSimple>
            <w:r>
              <w:t>.</w:t>
            </w:r>
            <w:fldSimple w:instr=" SEQ Формула \* ARABIC \s 1 ">
              <w:r w:rsidR="006D7C4C">
                <w:rPr>
                  <w:noProof/>
                </w:rPr>
                <w:t>29</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731EA6"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5" w:name="_Ref388632901"/>
            <w:r>
              <w:rPr>
                <w:lang w:val="en-US"/>
              </w:rPr>
              <w:t>(</w:t>
            </w:r>
            <w:fldSimple w:instr=" STYLEREF 1 \s ">
              <w:r w:rsidR="006D7C4C">
                <w:rPr>
                  <w:noProof/>
                </w:rPr>
                <w:t>2</w:t>
              </w:r>
            </w:fldSimple>
            <w:r>
              <w:t>.</w:t>
            </w:r>
            <w:fldSimple w:instr=" SEQ Формула \* ARABIC \s 1 ">
              <w:r w:rsidR="006D7C4C">
                <w:rPr>
                  <w:noProof/>
                </w:rPr>
                <w:t>30</w:t>
              </w:r>
            </w:fldSimple>
            <w:r>
              <w:t>)</w:t>
            </w:r>
            <w:bookmarkEnd w:id="75"/>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 xml:space="preserve">Как </w:t>
      </w:r>
      <w:commentRangeStart w:id="76"/>
      <w:r>
        <w:rPr>
          <w:rFonts w:eastAsiaTheme="minorEastAsia"/>
        </w:rPr>
        <w:t xml:space="preserve">было определено </w:t>
      </w:r>
      <w:commentRangeEnd w:id="76"/>
      <w:r w:rsidR="006D33A4">
        <w:rPr>
          <w:rStyle w:val="a8"/>
        </w:rPr>
        <w:commentReference w:id="76"/>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6D7C4C">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6D7C4C">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731EA6"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77"/>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8" w:name="_Ref388631914"/>
            <w:r>
              <w:rPr>
                <w:lang w:val="en-US"/>
              </w:rPr>
              <w:t>(</w:t>
            </w:r>
            <w:fldSimple w:instr=" STYLEREF 1 \s ">
              <w:r w:rsidR="006D7C4C">
                <w:rPr>
                  <w:noProof/>
                </w:rPr>
                <w:t>2</w:t>
              </w:r>
            </w:fldSimple>
            <w:r>
              <w:t>.</w:t>
            </w:r>
            <w:fldSimple w:instr=" SEQ Формула \* ARABIC \s 1 ">
              <w:r w:rsidR="006D7C4C">
                <w:rPr>
                  <w:noProof/>
                </w:rPr>
                <w:t>31</w:t>
              </w:r>
            </w:fldSimple>
            <w:r>
              <w:t>)</w:t>
            </w:r>
            <w:bookmarkEnd w:id="78"/>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6D7C4C" w:rsidRPr="006D7C4C">
        <w:t>(</w:t>
      </w:r>
      <w:r w:rsidR="006D7C4C">
        <w:rPr>
          <w:noProof/>
        </w:rPr>
        <w:t>2</w:t>
      </w:r>
      <w:r w:rsidR="006D7C4C">
        <w:t>.</w:t>
      </w:r>
      <w:r w:rsidR="006D7C4C">
        <w:rPr>
          <w:noProof/>
        </w:rPr>
        <w:t>31</w:t>
      </w:r>
      <w:r w:rsidR="006D7C4C">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731EA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79" w:name="_Ref388632056"/>
            <w:r>
              <w:rPr>
                <w:lang w:val="en-US"/>
              </w:rPr>
              <w:t>(</w:t>
            </w:r>
            <w:fldSimple w:instr=" STYLEREF 1 \s ">
              <w:r w:rsidR="006D7C4C">
                <w:rPr>
                  <w:noProof/>
                </w:rPr>
                <w:t>2</w:t>
              </w:r>
            </w:fldSimple>
            <w:r>
              <w:t>.</w:t>
            </w:r>
            <w:fldSimple w:instr=" SEQ Формула \* ARABIC \s 1 ">
              <w:r w:rsidR="006D7C4C">
                <w:rPr>
                  <w:noProof/>
                </w:rPr>
                <w:t>32</w:t>
              </w:r>
            </w:fldSimple>
            <w:r>
              <w:t>)</w:t>
            </w:r>
            <w:bookmarkEnd w:id="79"/>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731EA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0" w:name="_Ref388632068"/>
            <w:r>
              <w:rPr>
                <w:lang w:val="en-US"/>
              </w:rPr>
              <w:t>(</w:t>
            </w:r>
            <w:fldSimple w:instr=" STYLEREF 1 \s ">
              <w:r w:rsidR="006D7C4C">
                <w:rPr>
                  <w:noProof/>
                </w:rPr>
                <w:t>2</w:t>
              </w:r>
            </w:fldSimple>
            <w:r>
              <w:t>.</w:t>
            </w:r>
            <w:fldSimple w:instr=" SEQ Формула \* ARABIC \s 1 ">
              <w:r w:rsidR="006D7C4C">
                <w:rPr>
                  <w:noProof/>
                </w:rPr>
                <w:t>33</w:t>
              </w:r>
            </w:fldSimple>
            <w:r>
              <w:t>)</w:t>
            </w:r>
            <w:bookmarkEnd w:id="80"/>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6D7C4C" w:rsidRPr="006D7C4C">
        <w:t>(</w:t>
      </w:r>
      <w:r w:rsidR="006D7C4C">
        <w:rPr>
          <w:noProof/>
        </w:rPr>
        <w:t>2</w:t>
      </w:r>
      <w:r w:rsidR="006D7C4C">
        <w:t>.</w:t>
      </w:r>
      <w:r w:rsidR="006D7C4C">
        <w:rPr>
          <w:noProof/>
        </w:rPr>
        <w:t>32</w:t>
      </w:r>
      <w:r w:rsidR="006D7C4C">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6D7C4C" w:rsidRPr="006D7C4C">
        <w:t>(</w:t>
      </w:r>
      <w:r w:rsidR="006D7C4C">
        <w:rPr>
          <w:noProof/>
        </w:rPr>
        <w:t>2</w:t>
      </w:r>
      <w:r w:rsidR="006D7C4C">
        <w:t>.</w:t>
      </w:r>
      <w:r w:rsidR="006D7C4C">
        <w:rPr>
          <w:noProof/>
        </w:rPr>
        <w:t>33</w:t>
      </w:r>
      <w:r w:rsidR="006D7C4C">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731EA6"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1" w:name="_Ref388632906"/>
            <w:r>
              <w:rPr>
                <w:lang w:val="en-US"/>
              </w:rPr>
              <w:t>(</w:t>
            </w:r>
            <w:fldSimple w:instr=" STYLEREF 1 \s ">
              <w:r w:rsidR="006D7C4C">
                <w:rPr>
                  <w:noProof/>
                </w:rPr>
                <w:t>2</w:t>
              </w:r>
            </w:fldSimple>
            <w:r>
              <w:t>.</w:t>
            </w:r>
            <w:fldSimple w:instr=" SEQ Формула \* ARABIC \s 1 ">
              <w:r w:rsidR="006D7C4C">
                <w:rPr>
                  <w:noProof/>
                </w:rPr>
                <w:t>34</w:t>
              </w:r>
            </w:fldSimple>
            <w:r>
              <w:t>)</w:t>
            </w:r>
            <w:bookmarkEnd w:id="81"/>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6D7C4C">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6D7C4C">
        <w:t>1.1</w:t>
      </w:r>
      <w:r w:rsidR="00A13CA4">
        <w:fldChar w:fldCharType="end"/>
      </w:r>
      <w:r w:rsidR="00A13CA4">
        <w:t>.</w:t>
      </w:r>
    </w:p>
    <w:p w:rsidR="00546510" w:rsidRPr="002A1052" w:rsidRDefault="00546510" w:rsidP="002A1052">
      <w:pPr>
        <w:pStyle w:val="3"/>
      </w:pPr>
      <w:bookmarkStart w:id="82" w:name="_Toc388990982"/>
      <w:r w:rsidRPr="002A1052">
        <w:t>Ограничения</w:t>
      </w:r>
      <w:bookmarkEnd w:id="82"/>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6D7C4C">
        <w:rPr>
          <w:noProof/>
        </w:rPr>
        <w:t>1</w:t>
      </w:r>
      <w:r w:rsidR="006D7C4C">
        <w:t>.</w:t>
      </w:r>
      <w:r w:rsidR="006D7C4C">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6D7C4C" w:rsidRPr="006D7C4C">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731EA6"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3" w:name="_Ref388632928"/>
            <w:r>
              <w:rPr>
                <w:lang w:val="en-US"/>
              </w:rPr>
              <w:t>(</w:t>
            </w:r>
            <w:fldSimple w:instr=" STYLEREF 1 \s ">
              <w:r w:rsidR="006D7C4C">
                <w:rPr>
                  <w:noProof/>
                </w:rPr>
                <w:t>2</w:t>
              </w:r>
            </w:fldSimple>
            <w:r>
              <w:t>.</w:t>
            </w:r>
            <w:fldSimple w:instr=" SEQ Формула \* ARABIC \s 1 ">
              <w:r w:rsidR="006D7C4C">
                <w:rPr>
                  <w:noProof/>
                </w:rPr>
                <w:t>35</w:t>
              </w:r>
            </w:fldSimple>
            <w:r>
              <w:t>)</w:t>
            </w:r>
            <w:bookmarkEnd w:id="83"/>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731EA6"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4" w:name="_Ref388632934"/>
            <w:r>
              <w:rPr>
                <w:lang w:val="en-US"/>
              </w:rPr>
              <w:t>(</w:t>
            </w:r>
            <w:fldSimple w:instr=" STYLEREF 1 \s ">
              <w:r w:rsidR="006D7C4C">
                <w:rPr>
                  <w:noProof/>
                </w:rPr>
                <w:t>2</w:t>
              </w:r>
            </w:fldSimple>
            <w:r>
              <w:t>.</w:t>
            </w:r>
            <w:fldSimple w:instr=" SEQ Формула \* ARABIC \s 1 ">
              <w:r w:rsidR="006D7C4C">
                <w:rPr>
                  <w:noProof/>
                </w:rPr>
                <w:t>36</w:t>
              </w:r>
            </w:fldSimple>
            <w:r>
              <w:t>)</w:t>
            </w:r>
            <w:bookmarkEnd w:id="84"/>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5" w:name="_Toc388990983"/>
      <w:r w:rsidRPr="004B450B">
        <w:t>Задача многокритериальной оптимизации</w:t>
      </w:r>
      <w:bookmarkEnd w:id="85"/>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25</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26</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30</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34</w:t>
      </w:r>
      <w:r w:rsidR="006D7C4C">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35</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36</w:t>
      </w:r>
      <w:r w:rsidR="006D7C4C">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731EA6"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fldSimple w:instr=" STYLEREF 1 \s ">
              <w:r w:rsidR="006D7C4C">
                <w:rPr>
                  <w:noProof/>
                </w:rPr>
                <w:t>2</w:t>
              </w:r>
            </w:fldSimple>
            <w:r>
              <w:t>.</w:t>
            </w:r>
            <w:fldSimple w:instr=" SEQ Формула \* ARABIC \s 1 ">
              <w:r w:rsidR="006D7C4C">
                <w:rPr>
                  <w:noProof/>
                </w:rPr>
                <w:t>37</w:t>
              </w:r>
            </w:fldSimple>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731EA6"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86" w:name="_Ref388633429"/>
            <w:r>
              <w:rPr>
                <w:lang w:val="en-US"/>
              </w:rPr>
              <w:t>(</w:t>
            </w:r>
            <w:fldSimple w:instr=" STYLEREF 1 \s ">
              <w:r w:rsidR="006D7C4C">
                <w:rPr>
                  <w:noProof/>
                </w:rPr>
                <w:t>2</w:t>
              </w:r>
            </w:fldSimple>
            <w:r>
              <w:t>.</w:t>
            </w:r>
            <w:fldSimple w:instr=" SEQ Формула \* ARABIC \s 1 ">
              <w:r w:rsidR="006D7C4C">
                <w:rPr>
                  <w:noProof/>
                </w:rPr>
                <w:t>38</w:t>
              </w:r>
            </w:fldSimple>
            <w:r>
              <w:t>)</w:t>
            </w:r>
            <w:bookmarkEnd w:id="86"/>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7" w:name="_Ref388633408"/>
            <w:r>
              <w:rPr>
                <w:lang w:val="en-US"/>
              </w:rPr>
              <w:t>(</w:t>
            </w:r>
            <w:fldSimple w:instr=" STYLEREF 1 \s ">
              <w:r w:rsidR="006D7C4C">
                <w:rPr>
                  <w:noProof/>
                </w:rPr>
                <w:t>2</w:t>
              </w:r>
            </w:fldSimple>
            <w:r>
              <w:t>.</w:t>
            </w:r>
            <w:fldSimple w:instr=" SEQ Формула \* ARABIC \s 1 ">
              <w:r w:rsidR="006D7C4C">
                <w:rPr>
                  <w:noProof/>
                </w:rPr>
                <w:t>39</w:t>
              </w:r>
            </w:fldSimple>
            <w:r>
              <w:t>)</w:t>
            </w:r>
            <w:bookmarkEnd w:id="87"/>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731EA6"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fldSimple w:instr=" STYLEREF 1 \s ">
              <w:r w:rsidR="006D7C4C">
                <w:rPr>
                  <w:noProof/>
                </w:rPr>
                <w:t>2</w:t>
              </w:r>
            </w:fldSimple>
            <w:r>
              <w:t>.</w:t>
            </w:r>
            <w:fldSimple w:instr=" SEQ Формула \* ARABIC \s 1 ">
              <w:r w:rsidR="006D7C4C">
                <w:rPr>
                  <w:noProof/>
                </w:rPr>
                <w:t>40</w:t>
              </w:r>
            </w:fldSimple>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8" w:name="_Toc388990984"/>
      <w:bookmarkStart w:id="89" w:name="_Ref388991049"/>
      <w:r w:rsidRPr="00E41A59">
        <w:lastRenderedPageBreak/>
        <w:t>Метод решения многокритериальной оптимизационной задачи</w:t>
      </w:r>
      <w:bookmarkEnd w:id="88"/>
      <w:bookmarkEnd w:id="89"/>
    </w:p>
    <w:p w:rsidR="00546510" w:rsidRDefault="00546510" w:rsidP="00546510">
      <w:r>
        <w:t xml:space="preserve">В данном разделе описывается разработанный метод для проведения многокритериальной оптимизации очереди «90 </w:t>
      </w:r>
      <w:proofErr w:type="spellStart"/>
      <w:r>
        <w:t>ата</w:t>
      </w:r>
      <w:proofErr w:type="spellEnd"/>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6D7C4C">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6D7C4C">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6D7C4C">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 xml:space="preserve">ормирование множества возможных </w:t>
      </w:r>
      <w:proofErr w:type="spellStart"/>
      <w:r w:rsidRPr="00D15A35">
        <w:rPr>
          <w:lang w:val="ru-RU"/>
        </w:rPr>
        <w:t>векторых</w:t>
      </w:r>
      <w:proofErr w:type="spellEnd"/>
      <w:r w:rsidRPr="00D15A35">
        <w:rPr>
          <w:lang w:val="ru-RU"/>
        </w:rPr>
        <w:t xml:space="preserve">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0" w:name="_Ref388639252"/>
      <w:bookmarkStart w:id="91" w:name="_Toc388990985"/>
      <w:r w:rsidRPr="00E1442B">
        <w:t>Формирование множества возможных векторных критериев</w:t>
      </w:r>
      <w:bookmarkEnd w:id="90"/>
      <w:bookmarkEnd w:id="91"/>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6D7C4C" w:rsidRPr="006D7C4C">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6D7C4C" w:rsidRPr="006D7C4C">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6D7C4C" w:rsidRPr="006D7C4C">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731EA6"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2" w:name="_Ref388633372"/>
            <w:r>
              <w:rPr>
                <w:lang w:val="en-US"/>
              </w:rPr>
              <w:t>(</w:t>
            </w:r>
            <w:fldSimple w:instr=" STYLEREF 1 \s ">
              <w:r w:rsidR="006D7C4C">
                <w:rPr>
                  <w:noProof/>
                </w:rPr>
                <w:t>2</w:t>
              </w:r>
            </w:fldSimple>
            <w:r>
              <w:t>.</w:t>
            </w:r>
            <w:fldSimple w:instr=" SEQ Формула \* ARABIC \s 1 ">
              <w:r w:rsidR="006D7C4C">
                <w:rPr>
                  <w:noProof/>
                </w:rPr>
                <w:t>41</w:t>
              </w:r>
            </w:fldSimple>
            <w:r>
              <w:t>)</w:t>
            </w:r>
            <w:bookmarkEnd w:id="92"/>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6D7C4C" w:rsidRPr="006D7C4C">
        <w:t>(</w:t>
      </w:r>
      <w:r w:rsidR="006D7C4C">
        <w:rPr>
          <w:noProof/>
        </w:rPr>
        <w:t>2</w:t>
      </w:r>
      <w:r w:rsidR="006D7C4C">
        <w:t>.</w:t>
      </w:r>
      <w:r w:rsidR="006D7C4C">
        <w:rPr>
          <w:noProof/>
        </w:rPr>
        <w:t>41</w:t>
      </w:r>
      <w:r w:rsidR="006D7C4C">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6D7C4C" w:rsidRPr="006D7C4C">
        <w:t>(</w:t>
      </w:r>
      <w:r w:rsidR="006D7C4C">
        <w:rPr>
          <w:noProof/>
        </w:rPr>
        <w:t>2</w:t>
      </w:r>
      <w:r w:rsidR="006D7C4C">
        <w:t>.</w:t>
      </w:r>
      <w:r w:rsidR="006D7C4C">
        <w:rPr>
          <w:noProof/>
        </w:rPr>
        <w:t>39</w:t>
      </w:r>
      <w:r w:rsidR="006D7C4C">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6D7C4C" w:rsidRPr="006D7C4C">
        <w:t>(</w:t>
      </w:r>
      <w:r w:rsidR="006D7C4C">
        <w:rPr>
          <w:noProof/>
        </w:rPr>
        <w:t>2</w:t>
      </w:r>
      <w:r w:rsidR="006D7C4C">
        <w:t>.</w:t>
      </w:r>
      <w:r w:rsidR="006D7C4C">
        <w:rPr>
          <w:noProof/>
        </w:rPr>
        <w:t>38</w:t>
      </w:r>
      <w:r w:rsidR="006D7C4C">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25</w:t>
      </w:r>
      <w:r w:rsidR="006D7C4C">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26</w:t>
      </w:r>
      <w:r w:rsidR="006D7C4C">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30</w:t>
      </w:r>
      <w:r w:rsidR="006D7C4C">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34</w:t>
      </w:r>
      <w:r w:rsidR="006D7C4C">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31EA6"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fldSimple w:instr=" STYLEREF 1 \s ">
              <w:r w:rsidR="006D7C4C">
                <w:rPr>
                  <w:noProof/>
                </w:rPr>
                <w:t>2</w:t>
              </w:r>
            </w:fldSimple>
            <w:r>
              <w:t>.</w:t>
            </w:r>
            <w:fldSimple w:instr=" SEQ Формула \* ARABIC \s 1 ">
              <w:r w:rsidR="006D7C4C">
                <w:rPr>
                  <w:noProof/>
                </w:rPr>
                <w:t>42</w:t>
              </w:r>
            </w:fldSimple>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3" w:name="_Ref388633664"/>
            <w:r>
              <w:rPr>
                <w:lang w:val="en-US"/>
              </w:rPr>
              <w:t>(</w:t>
            </w:r>
            <w:fldSimple w:instr=" STYLEREF 1 \s ">
              <w:r w:rsidR="006D7C4C">
                <w:rPr>
                  <w:noProof/>
                </w:rPr>
                <w:t>2</w:t>
              </w:r>
            </w:fldSimple>
            <w:r>
              <w:t>.</w:t>
            </w:r>
            <w:fldSimple w:instr=" SEQ Формула \* ARABIC \s 1 ">
              <w:r w:rsidR="006D7C4C">
                <w:rPr>
                  <w:noProof/>
                </w:rPr>
                <w:t>43</w:t>
              </w:r>
            </w:fldSimple>
            <w:r>
              <w:t>)</w:t>
            </w:r>
            <w:bookmarkEnd w:id="93"/>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6D7C4C">
        <w:rPr>
          <w:lang w:val="en-US"/>
        </w:rPr>
        <w:t>(</w:t>
      </w:r>
      <w:r w:rsidR="006D7C4C">
        <w:rPr>
          <w:noProof/>
        </w:rPr>
        <w:t>2</w:t>
      </w:r>
      <w:r w:rsidR="006D7C4C">
        <w:t>.</w:t>
      </w:r>
      <w:r w:rsidR="006D7C4C">
        <w:rPr>
          <w:noProof/>
        </w:rPr>
        <w:t>35</w:t>
      </w:r>
      <w:r w:rsidR="006D7C4C">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4" w:name="_Ref388639260"/>
      <w:bookmarkStart w:id="95" w:name="_Toc388990986"/>
      <w:r w:rsidRPr="00982153">
        <w:rPr>
          <w:rFonts w:eastAsiaTheme="minorEastAsia"/>
        </w:rPr>
        <w:t>Выбор наилучшего векторного критерия</w:t>
      </w:r>
      <w:bookmarkEnd w:id="94"/>
      <w:bookmarkEnd w:id="95"/>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6D7C4C" w:rsidRPr="006D7C4C">
        <w:t>(</w:t>
      </w:r>
      <w:r w:rsidR="006D7C4C">
        <w:rPr>
          <w:noProof/>
        </w:rPr>
        <w:t>2</w:t>
      </w:r>
      <w:r w:rsidR="006D7C4C">
        <w:t>.</w:t>
      </w:r>
      <w:r w:rsidR="006D7C4C">
        <w:rPr>
          <w:noProof/>
        </w:rPr>
        <w:t>43</w:t>
      </w:r>
      <w:r w:rsidR="006D7C4C">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6D7C4C" w:rsidRPr="006D7C4C">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6D7C4C" w:rsidRPr="006D7C4C">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6D7C4C" w:rsidRPr="006D7C4C">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fldSimple w:instr=" STYLEREF 1 \s ">
              <w:r w:rsidR="006D7C4C">
                <w:rPr>
                  <w:noProof/>
                </w:rPr>
                <w:t>2</w:t>
              </w:r>
            </w:fldSimple>
            <w:r>
              <w:t>.</w:t>
            </w:r>
            <w:fldSimple w:instr=" SEQ Формула \* ARABIC \s 1 ">
              <w:r w:rsidR="006D7C4C">
                <w:rPr>
                  <w:noProof/>
                </w:rPr>
                <w:t>44</w:t>
              </w:r>
            </w:fldSimple>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fldSimple w:instr=" STYLEREF 1 \s ">
              <w:r w:rsidR="006D7C4C">
                <w:rPr>
                  <w:noProof/>
                </w:rPr>
                <w:t>2</w:t>
              </w:r>
            </w:fldSimple>
            <w:r>
              <w:t>.</w:t>
            </w:r>
            <w:fldSimple w:instr=" SEQ Формула \* ARABIC \s 1 ">
              <w:r w:rsidR="006D7C4C">
                <w:rPr>
                  <w:noProof/>
                </w:rPr>
                <w:t>45</w:t>
              </w:r>
            </w:fldSimple>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fldSimple w:instr=" STYLEREF 1 \s ">
              <w:r w:rsidR="006D7C4C">
                <w:rPr>
                  <w:noProof/>
                </w:rPr>
                <w:t>2</w:t>
              </w:r>
            </w:fldSimple>
            <w:r>
              <w:t>.</w:t>
            </w:r>
            <w:fldSimple w:instr=" SEQ Формула \* ARABIC \s 1 ">
              <w:r w:rsidR="006D7C4C">
                <w:rPr>
                  <w:noProof/>
                </w:rPr>
                <w:t>46</w:t>
              </w:r>
            </w:fldSimple>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6D7C4C">
        <w:rPr>
          <w:noProof/>
        </w:rPr>
        <w:t>2</w:t>
      </w:r>
      <w:r w:rsidR="006D7C4C">
        <w:t>.</w:t>
      </w:r>
      <w:r w:rsidR="006D7C4C">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73.75pt" o:ole="">
            <v:imagedata r:id="rId16" o:title=""/>
          </v:shape>
          <o:OLEObject Type="Embed" ProgID="Visio.Drawing.11" ShapeID="_x0000_i1025" DrawAspect="Content" ObjectID="_1462735534" r:id="rId17"/>
        </w:object>
      </w:r>
    </w:p>
    <w:p w:rsidR="00A64C03" w:rsidRDefault="00A64C03" w:rsidP="00A64C03">
      <w:pPr>
        <w:jc w:val="center"/>
        <w:rPr>
          <w:rFonts w:eastAsiaTheme="minorEastAsia"/>
        </w:rPr>
      </w:pPr>
      <w:r>
        <w:t xml:space="preserve">Рис. </w:t>
      </w:r>
      <w:bookmarkStart w:id="96" w:name="pic_pareto_opt_alg"/>
      <w:r w:rsidR="00835992">
        <w:fldChar w:fldCharType="begin"/>
      </w:r>
      <w:r w:rsidR="00835992">
        <w:instrText xml:space="preserve"> STYLEREF 1 \s </w:instrText>
      </w:r>
      <w:r w:rsidR="00835992">
        <w:fldChar w:fldCharType="separate"/>
      </w:r>
      <w:r w:rsidR="00835992">
        <w:rPr>
          <w:noProof/>
        </w:rPr>
        <w:t>2</w:t>
      </w:r>
      <w:r w:rsidR="00835992">
        <w:fldChar w:fldCharType="end"/>
      </w:r>
      <w:r w:rsidR="00835992">
        <w:t>.</w:t>
      </w:r>
      <w:fldSimple w:instr=" SEQ Рис. \* ARABIC \s 1 ">
        <w:r w:rsidR="00835992">
          <w:rPr>
            <w:noProof/>
          </w:rPr>
          <w:t>2</w:t>
        </w:r>
      </w:fldSimple>
      <w:bookmarkEnd w:id="96"/>
      <w:r>
        <w:t xml:space="preserve"> </w:t>
      </w:r>
      <w:r>
        <w:rPr>
          <w:rFonts w:eastAsiaTheme="minorEastAsia"/>
        </w:rPr>
        <w:t>Алгоритм построения множества парето-оптимальных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r w:rsidRPr="00FF13AB">
        <w:rPr>
          <w:rFonts w:eastAsiaTheme="minorEastAsia"/>
          <w:i/>
          <w:lang w:val="en-US"/>
        </w:rPr>
        <w:t>i</w:t>
      </w:r>
      <w:r w:rsidRPr="00FF13AB">
        <w:rPr>
          <w:rFonts w:eastAsiaTheme="minorEastAsia"/>
          <w:i/>
        </w:rPr>
        <w:t>-ый</w:t>
      </w:r>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r w:rsidRPr="00FF13AB">
        <w:rPr>
          <w:rFonts w:eastAsiaTheme="minorEastAsia"/>
          <w:i/>
          <w:lang w:val="en-US"/>
        </w:rPr>
        <w:t>i</w:t>
      </w:r>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731EA6"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fldSimple w:instr=" STYLEREF 1 \s ">
              <w:r w:rsidR="006D7C4C">
                <w:rPr>
                  <w:noProof/>
                </w:rPr>
                <w:t>2</w:t>
              </w:r>
            </w:fldSimple>
            <w:r>
              <w:t>.</w:t>
            </w:r>
            <w:fldSimple w:instr=" SEQ Формула \* ARABIC \s 1 ">
              <w:r w:rsidR="006D7C4C">
                <w:rPr>
                  <w:noProof/>
                </w:rPr>
                <w:t>47</w:t>
              </w:r>
            </w:fldSimple>
            <w:r>
              <w:t>)</w:t>
            </w:r>
          </w:p>
        </w:tc>
      </w:tr>
      <w:tr w:rsidR="00973E4A" w:rsidTr="00973E4A">
        <w:tc>
          <w:tcPr>
            <w:tcW w:w="8330" w:type="dxa"/>
          </w:tcPr>
          <w:p w:rsidR="00973E4A" w:rsidRPr="008F7971" w:rsidRDefault="00731EA6"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fldSimple w:instr=" STYLEREF 1 \s ">
              <w:r w:rsidR="006D7C4C">
                <w:rPr>
                  <w:noProof/>
                </w:rPr>
                <w:t>2</w:t>
              </w:r>
            </w:fldSimple>
            <w:r>
              <w:t>.</w:t>
            </w:r>
            <w:fldSimple w:instr=" SEQ Формула \* ARABIC \s 1 ">
              <w:r w:rsidR="006D7C4C">
                <w:rPr>
                  <w:noProof/>
                </w:rPr>
                <w:t>48</w:t>
              </w:r>
            </w:fldSimple>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r w:rsidRPr="008B303F">
        <w:rPr>
          <w:rFonts w:eastAsiaTheme="minorEastAsia"/>
          <w:i/>
          <w:lang w:val="en-US"/>
        </w:rPr>
        <w:t>i</w:t>
      </w:r>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-го</w:t>
      </w:r>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r w:rsidRPr="008B303F">
        <w:rPr>
          <w:rFonts w:eastAsiaTheme="minorEastAsia"/>
          <w:i/>
          <w:lang w:val="en-US"/>
        </w:rPr>
        <w:t>i</w:t>
      </w:r>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r>
        <w:rPr>
          <w:rFonts w:eastAsiaTheme="minorEastAsia"/>
          <w:lang w:val="en-US"/>
        </w:rPr>
        <w:t>i</w:t>
      </w:r>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731EA6"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97" w:name="_Ref388637729"/>
            <w:r>
              <w:rPr>
                <w:lang w:val="en-US"/>
              </w:rPr>
              <w:t>(</w:t>
            </w:r>
            <w:fldSimple w:instr=" STYLEREF 1 \s ">
              <w:r w:rsidR="006D7C4C">
                <w:rPr>
                  <w:noProof/>
                </w:rPr>
                <w:t>2</w:t>
              </w:r>
            </w:fldSimple>
            <w:r>
              <w:t>.</w:t>
            </w:r>
            <w:fldSimple w:instr=" SEQ Формула \* ARABIC \s 1 ">
              <w:r w:rsidR="006D7C4C">
                <w:rPr>
                  <w:noProof/>
                </w:rPr>
                <w:t>49</w:t>
              </w:r>
            </w:fldSimple>
            <w:r>
              <w:t>)</w:t>
            </w:r>
            <w:bookmarkEnd w:id="97"/>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r>
        <w:rPr>
          <w:lang w:val="en-US"/>
        </w:rPr>
        <w:t>i</w:t>
      </w:r>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r w:rsidRPr="00D14305">
        <w:rPr>
          <w:rFonts w:eastAsiaTheme="minorEastAsia"/>
          <w:i/>
          <w:lang w:val="en-US"/>
        </w:rPr>
        <w:t>i</w:t>
      </w:r>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6D7C4C" w:rsidRPr="006D7C4C">
        <w:t>(</w:t>
      </w:r>
      <w:r w:rsidR="006D7C4C">
        <w:rPr>
          <w:noProof/>
        </w:rPr>
        <w:t>2</w:t>
      </w:r>
      <w:r w:rsidR="006D7C4C">
        <w:t>.</w:t>
      </w:r>
      <w:r w:rsidR="006D7C4C">
        <w:rPr>
          <w:noProof/>
        </w:rPr>
        <w:t>49</w:t>
      </w:r>
      <w:r w:rsidR="006D7C4C">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(ПО) для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с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6D7C4C" w:rsidRPr="006D7C4C">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6D7C4C" w:rsidRPr="006D7C4C">
        <w:t>(</w:t>
      </w:r>
      <w:r w:rsidR="006D7C4C">
        <w:rPr>
          <w:noProof/>
        </w:rPr>
        <w:t>2</w:t>
      </w:r>
      <w:r w:rsidR="006D7C4C">
        <w:t>.</w:t>
      </w:r>
      <w:r w:rsidR="006D7C4C">
        <w:rPr>
          <w:noProof/>
        </w:rPr>
        <w:t>25</w:t>
      </w:r>
      <w:r w:rsidR="006D7C4C">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6D7C4C" w:rsidRPr="006D7C4C">
        <w:t>(</w:t>
      </w:r>
      <w:r w:rsidR="006D7C4C">
        <w:rPr>
          <w:noProof/>
        </w:rPr>
        <w:t>2</w:t>
      </w:r>
      <w:r w:rsidR="006D7C4C">
        <w:t>.</w:t>
      </w:r>
      <w:r w:rsidR="006D7C4C">
        <w:rPr>
          <w:noProof/>
        </w:rPr>
        <w:t>26</w:t>
      </w:r>
      <w:r w:rsidR="006D7C4C">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6D7C4C" w:rsidRPr="006D7C4C">
        <w:t>(</w:t>
      </w:r>
      <w:r w:rsidR="006D7C4C">
        <w:rPr>
          <w:noProof/>
        </w:rPr>
        <w:t>2</w:t>
      </w:r>
      <w:r w:rsidR="006D7C4C">
        <w:t>.</w:t>
      </w:r>
      <w:r w:rsidR="006D7C4C">
        <w:rPr>
          <w:noProof/>
        </w:rPr>
        <w:t>30</w:t>
      </w:r>
      <w:r w:rsidR="006D7C4C">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6D7C4C" w:rsidRPr="006D7C4C">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731EA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98" w:name="_Ref388638754"/>
            <w:r>
              <w:rPr>
                <w:lang w:val="en-US"/>
              </w:rPr>
              <w:t>(</w:t>
            </w:r>
            <w:fldSimple w:instr=" STYLEREF 1 \s ">
              <w:r w:rsidR="006D7C4C">
                <w:rPr>
                  <w:noProof/>
                </w:rPr>
                <w:t>2</w:t>
              </w:r>
            </w:fldSimple>
            <w:r>
              <w:t>.</w:t>
            </w:r>
            <w:fldSimple w:instr=" SEQ Формула \* ARABIC \s 1 ">
              <w:r w:rsidR="006D7C4C">
                <w:rPr>
                  <w:noProof/>
                </w:rPr>
                <w:t>50</w:t>
              </w:r>
            </w:fldSimple>
            <w:r>
              <w:t>)</w:t>
            </w:r>
            <w:bookmarkEnd w:id="98"/>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6D7C4C" w:rsidRPr="006D7C4C">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6D7C4C" w:rsidRPr="006D7C4C">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6D7C4C">
        <w:rPr>
          <w:noProof/>
        </w:rPr>
        <w:t>2</w:t>
      </w:r>
      <w:r w:rsidR="006D7C4C">
        <w:t>.</w:t>
      </w:r>
      <w:r w:rsidR="006D7C4C">
        <w:rPr>
          <w:noProof/>
        </w:rPr>
        <w:t>3</w:t>
      </w:r>
      <w:r w:rsidR="009E1450">
        <w:rPr>
          <w:rFonts w:eastAsiaTheme="minorEastAsia"/>
        </w:rPr>
        <w:fldChar w:fldCharType="end"/>
      </w:r>
      <w:r>
        <w:rPr>
          <w:rFonts w:eastAsiaTheme="minorEastAsia"/>
        </w:rPr>
        <w:t>.</w:t>
      </w:r>
    </w:p>
    <w:commentRangeStart w:id="99"/>
    <w:p w:rsidR="00505B7C" w:rsidRDefault="00546510" w:rsidP="00505B7C">
      <w:pPr>
        <w:keepNext/>
        <w:jc w:val="center"/>
      </w:pPr>
      <w:r>
        <w:object w:dxaOrig="5988" w:dyaOrig="7134">
          <v:shape id="_x0000_i1026" type="#_x0000_t75" style="width:299.25pt;height:356.25pt" o:ole="">
            <v:imagedata r:id="rId18" o:title=""/>
          </v:shape>
          <o:OLEObject Type="Embed" ProgID="Visio.Drawing.11" ShapeID="_x0000_i1026" DrawAspect="Content" ObjectID="_1462735535" r:id="rId19"/>
        </w:object>
      </w:r>
      <w:commentRangeEnd w:id="99"/>
    </w:p>
    <w:p w:rsidR="00505B7C" w:rsidRDefault="00505B7C" w:rsidP="00505B7C">
      <w:pPr>
        <w:pStyle w:val="af"/>
        <w:jc w:val="center"/>
      </w:pPr>
      <w:r>
        <w:t xml:space="preserve">Рис. </w:t>
      </w:r>
      <w:bookmarkStart w:id="100" w:name="pic_pareto_set_min_alg"/>
      <w:r w:rsidR="00835992">
        <w:fldChar w:fldCharType="begin"/>
      </w:r>
      <w:r w:rsidR="00835992">
        <w:instrText xml:space="preserve"> STYLEREF 1 \s </w:instrText>
      </w:r>
      <w:r w:rsidR="00835992">
        <w:fldChar w:fldCharType="separate"/>
      </w:r>
      <w:r w:rsidR="00835992">
        <w:rPr>
          <w:noProof/>
        </w:rPr>
        <w:t>2</w:t>
      </w:r>
      <w:r w:rsidR="00835992">
        <w:fldChar w:fldCharType="end"/>
      </w:r>
      <w:r w:rsidR="00835992">
        <w:t>.</w:t>
      </w:r>
      <w:fldSimple w:instr=" SEQ Рис. \* ARABIC \s 1 ">
        <w:r w:rsidR="00835992">
          <w:rPr>
            <w:noProof/>
          </w:rPr>
          <w:t>3</w:t>
        </w:r>
      </w:fldSimple>
      <w:bookmarkEnd w:id="100"/>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99"/>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6D7C4C" w:rsidRPr="006D7C4C">
        <w:t>(</w:t>
      </w:r>
      <w:r w:rsidR="006D7C4C">
        <w:rPr>
          <w:noProof/>
        </w:rPr>
        <w:t>2</w:t>
      </w:r>
      <w:r w:rsidR="006D7C4C">
        <w:t>.</w:t>
      </w:r>
      <w:r w:rsidR="006D7C4C">
        <w:rPr>
          <w:noProof/>
        </w:rPr>
        <w:t>50</w:t>
      </w:r>
      <w:r w:rsidR="006D7C4C">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r w:rsidRPr="00110FB8">
        <w:rPr>
          <w:rFonts w:eastAsiaTheme="minorEastAsia"/>
          <w:i/>
          <w:szCs w:val="22"/>
          <w:lang w:val="en-US"/>
        </w:rPr>
        <w:t>i</w:t>
      </w:r>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r w:rsidRPr="00110FB8">
        <w:rPr>
          <w:rFonts w:eastAsiaTheme="minorEastAsia"/>
          <w:i/>
          <w:lang w:val="en-US"/>
        </w:rPr>
        <w:t>i</w:t>
      </w:r>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731EA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51</w:t>
              </w:r>
            </w:fldSimple>
            <w:r>
              <w:t>)</w:t>
            </w:r>
          </w:p>
        </w:tc>
      </w:tr>
      <w:tr w:rsidR="00637587" w:rsidTr="0016575C">
        <w:tc>
          <w:tcPr>
            <w:tcW w:w="8330" w:type="dxa"/>
          </w:tcPr>
          <w:p w:rsidR="00637587" w:rsidRPr="008F7971" w:rsidRDefault="00731EA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52</w:t>
              </w:r>
            </w:fldSimple>
            <w:r>
              <w:t>)</w:t>
            </w:r>
          </w:p>
        </w:tc>
      </w:tr>
      <w:tr w:rsidR="00637587" w:rsidTr="0016575C">
        <w:tc>
          <w:tcPr>
            <w:tcW w:w="8330" w:type="dxa"/>
          </w:tcPr>
          <w:p w:rsidR="00637587" w:rsidRPr="008F7971" w:rsidRDefault="00731EA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53</w:t>
              </w:r>
            </w:fldSimple>
            <w:r>
              <w:t>)</w:t>
            </w:r>
          </w:p>
        </w:tc>
      </w:tr>
      <w:tr w:rsidR="00637587" w:rsidTr="000E391A">
        <w:tc>
          <w:tcPr>
            <w:tcW w:w="8330" w:type="dxa"/>
            <w:vAlign w:val="center"/>
          </w:tcPr>
          <w:p w:rsidR="00637587" w:rsidRPr="008F7971" w:rsidRDefault="00731EA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54</w:t>
              </w:r>
            </w:fldSimple>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r w:rsidRPr="00714C96">
        <w:rPr>
          <w:rFonts w:eastAsiaTheme="minorEastAsia"/>
          <w:i/>
          <w:lang w:val="en-US"/>
        </w:rPr>
        <w:t>i</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731EA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fldSimple w:instr=" STYLEREF 1 \s ">
              <w:r w:rsidR="006D7C4C">
                <w:rPr>
                  <w:noProof/>
                </w:rPr>
                <w:t>2</w:t>
              </w:r>
            </w:fldSimple>
            <w:r>
              <w:t>.</w:t>
            </w:r>
            <w:fldSimple w:instr=" SEQ Формула \* ARABIC \s 1 ">
              <w:r w:rsidR="006D7C4C">
                <w:rPr>
                  <w:noProof/>
                </w:rPr>
                <w:t>55</w:t>
              </w:r>
            </w:fldSimple>
            <w:r>
              <w:t>)</w:t>
            </w:r>
          </w:p>
        </w:tc>
      </w:tr>
      <w:tr w:rsidR="003354DD" w:rsidTr="003354DD">
        <w:tc>
          <w:tcPr>
            <w:tcW w:w="8330" w:type="dxa"/>
          </w:tcPr>
          <w:p w:rsidR="003354DD" w:rsidRPr="008F7971" w:rsidRDefault="00731EA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fldSimple w:instr=" STYLEREF 1 \s ">
              <w:r w:rsidR="006D7C4C">
                <w:rPr>
                  <w:noProof/>
                </w:rPr>
                <w:t>2</w:t>
              </w:r>
            </w:fldSimple>
            <w:r>
              <w:t>.</w:t>
            </w:r>
            <w:fldSimple w:instr=" SEQ Формула \* ARABIC \s 1 ">
              <w:r w:rsidR="006D7C4C">
                <w:rPr>
                  <w:noProof/>
                </w:rPr>
                <w:t>56</w:t>
              </w:r>
            </w:fldSimple>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6D7C4C" w:rsidRPr="006D7C4C">
        <w:t>(</w:t>
      </w:r>
      <w:r w:rsidR="006D7C4C">
        <w:rPr>
          <w:noProof/>
        </w:rPr>
        <w:t>2</w:t>
      </w:r>
      <w:r w:rsidR="006D7C4C">
        <w:t>.</w:t>
      </w:r>
      <w:r w:rsidR="006D7C4C">
        <w:rPr>
          <w:noProof/>
        </w:rPr>
        <w:t>50</w:t>
      </w:r>
      <w:r w:rsidR="006D7C4C">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r w:rsidRPr="002A26E4">
        <w:rPr>
          <w:rFonts w:eastAsiaTheme="minorEastAsia"/>
          <w:i/>
          <w:lang w:val="en-US"/>
        </w:rPr>
        <w:t>i</w:t>
      </w:r>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r w:rsidRPr="002A26E4">
        <w:rPr>
          <w:rFonts w:eastAsiaTheme="minorEastAsia"/>
          <w:i/>
          <w:lang w:val="en-US"/>
        </w:rPr>
        <w:t>i</w:t>
      </w:r>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r w:rsidRPr="002A26E4">
        <w:rPr>
          <w:rFonts w:eastAsiaTheme="minorEastAsia"/>
          <w:i/>
          <w:lang w:val="en-US"/>
        </w:rPr>
        <w:t>i</w:t>
      </w:r>
      <w:r w:rsidRPr="002036A6">
        <w:rPr>
          <w:rFonts w:eastAsiaTheme="minorEastAsia"/>
          <w:i/>
          <w:vertAlign w:val="subscript"/>
          <w:lang w:val="en-US"/>
        </w:rPr>
        <w:t>l</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731EA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fldSimple w:instr=" STYLEREF 1 \s ">
              <w:r w:rsidR="006D7C4C">
                <w:rPr>
                  <w:noProof/>
                </w:rPr>
                <w:t>2</w:t>
              </w:r>
            </w:fldSimple>
            <w:r>
              <w:t>.</w:t>
            </w:r>
            <w:fldSimple w:instr=" SEQ Формула \* ARABIC \s 1 ">
              <w:r w:rsidR="006D7C4C">
                <w:rPr>
                  <w:noProof/>
                </w:rPr>
                <w:t>57</w:t>
              </w:r>
            </w:fldSimple>
            <w:r>
              <w:t>)</w:t>
            </w:r>
          </w:p>
        </w:tc>
      </w:tr>
      <w:tr w:rsidR="00B625DD" w:rsidTr="00B625DD">
        <w:tc>
          <w:tcPr>
            <w:tcW w:w="8330" w:type="dxa"/>
          </w:tcPr>
          <w:p w:rsidR="00B625DD" w:rsidRPr="008F7971" w:rsidRDefault="00731EA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fldSimple w:instr=" STYLEREF 1 \s ">
              <w:r w:rsidR="006D7C4C">
                <w:rPr>
                  <w:noProof/>
                </w:rPr>
                <w:t>2</w:t>
              </w:r>
            </w:fldSimple>
            <w:r>
              <w:t>.</w:t>
            </w:r>
            <w:fldSimple w:instr=" SEQ Формула \* ARABIC \s 1 ">
              <w:r w:rsidR="006D7C4C">
                <w:rPr>
                  <w:noProof/>
                </w:rPr>
                <w:t>58</w:t>
              </w:r>
            </w:fldSimple>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731EA6"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fldSimple w:instr=" STYLEREF 1 \s ">
              <w:r w:rsidR="006D7C4C">
                <w:rPr>
                  <w:noProof/>
                </w:rPr>
                <w:t>2</w:t>
              </w:r>
            </w:fldSimple>
            <w:r>
              <w:t>.</w:t>
            </w:r>
            <w:fldSimple w:instr=" SEQ Формула \* ARABIC \s 1 ">
              <w:r w:rsidR="006D7C4C">
                <w:rPr>
                  <w:noProof/>
                </w:rPr>
                <w:t>59</w:t>
              </w:r>
            </w:fldSimple>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1"/>
      <w:r>
        <w:rPr>
          <w:rFonts w:eastAsiaTheme="minorEastAsia"/>
        </w:rPr>
        <w:t>пункт 4</w:t>
      </w:r>
      <w:commentRangeEnd w:id="101"/>
      <w:r>
        <w:rPr>
          <w:rStyle w:val="a8"/>
        </w:rPr>
        <w:commentReference w:id="101"/>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6D7C4C">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6D7C4C" w:rsidRPr="006D7C4C">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fldSimple w:instr=" STYLEREF 1 \s ">
              <w:r w:rsidR="006D7C4C">
                <w:rPr>
                  <w:noProof/>
                </w:rPr>
                <w:t>2</w:t>
              </w:r>
            </w:fldSimple>
            <w:r>
              <w:t>.</w:t>
            </w:r>
            <w:fldSimple w:instr=" SEQ Формула \* ARABIC \s 1 ">
              <w:r w:rsidR="006D7C4C">
                <w:rPr>
                  <w:noProof/>
                </w:rPr>
                <w:t>60</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731EA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fldSimple w:instr=" STYLEREF 1 \s ">
              <w:r w:rsidR="006D7C4C">
                <w:rPr>
                  <w:noProof/>
                </w:rPr>
                <w:t>2</w:t>
              </w:r>
            </w:fldSimple>
            <w:r>
              <w:t>.</w:t>
            </w:r>
            <w:fldSimple w:instr=" SEQ Формула \* ARABIC \s 1 ">
              <w:r w:rsidR="006D7C4C">
                <w:rPr>
                  <w:noProof/>
                </w:rPr>
                <w:t>61</w:t>
              </w:r>
            </w:fldSimple>
            <w:r>
              <w:t>)</w:t>
            </w:r>
          </w:p>
        </w:tc>
      </w:tr>
    </w:tbl>
    <w:p w:rsidR="00546510" w:rsidRDefault="00546510" w:rsidP="00546510">
      <w:pPr>
        <w:rPr>
          <w:rFonts w:eastAsiaTheme="minorEastAsia"/>
        </w:rPr>
      </w:pPr>
      <w:r>
        <w:rPr>
          <w:rFonts w:eastAsiaTheme="minorEastAsia"/>
        </w:rPr>
        <w:t xml:space="preserve">Кроме этого, на критериальном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2"/>
      <w:r>
        <w:rPr>
          <w:rFonts w:eastAsiaTheme="minorEastAsia"/>
        </w:rPr>
        <w:t>использовать квадратичную метрику</w:t>
      </w:r>
      <w:commentRangeEnd w:id="102"/>
      <w:r>
        <w:rPr>
          <w:rStyle w:val="a8"/>
        </w:rPr>
        <w:commentReference w:id="102"/>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fldSimple w:instr=" STYLEREF 1 \s ">
              <w:r w:rsidR="006D7C4C">
                <w:rPr>
                  <w:noProof/>
                </w:rPr>
                <w:t>2</w:t>
              </w:r>
            </w:fldSimple>
            <w:r>
              <w:t>.</w:t>
            </w:r>
            <w:fldSimple w:instr=" SEQ Формула \* ARABIC \s 1 ">
              <w:r w:rsidR="006D7C4C">
                <w:rPr>
                  <w:noProof/>
                </w:rPr>
                <w:t>62</w:t>
              </w:r>
            </w:fldSimple>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6D7C4C" w:rsidRPr="006D7C4C">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731EA6"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fldSimple w:instr=" STYLEREF 1 \s ">
              <w:r w:rsidR="006D7C4C">
                <w:rPr>
                  <w:noProof/>
                </w:rPr>
                <w:t>2</w:t>
              </w:r>
            </w:fldSimple>
            <w:r>
              <w:t>.</w:t>
            </w:r>
            <w:fldSimple w:instr=" SEQ Формула \* ARABIC \s 1 ">
              <w:r w:rsidR="006D7C4C">
                <w:rPr>
                  <w:noProof/>
                </w:rPr>
                <w:t>63</w:t>
              </w:r>
            </w:fldSimple>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6D7C4C">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6D7C4C">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3" w:name="_Toc388990987"/>
      <w:r w:rsidRPr="00522E27">
        <w:t>Алгоритм решения многокритериальной оптимизационной задачи</w:t>
      </w:r>
      <w:bookmarkEnd w:id="103"/>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6D7C4C">
        <w:t>2.3</w:t>
      </w:r>
      <w:r w:rsidR="006D7C4C">
        <w:fldChar w:fldCharType="end"/>
      </w:r>
      <w:r w:rsidR="006D7C4C">
        <w:t xml:space="preserve"> </w:t>
      </w:r>
      <w:r>
        <w:t>метода.</w:t>
      </w:r>
    </w:p>
    <w:p w:rsidR="00546510" w:rsidRPr="00522E27" w:rsidRDefault="00546510" w:rsidP="00522E27">
      <w:pPr>
        <w:pStyle w:val="3"/>
      </w:pPr>
      <w:bookmarkStart w:id="104" w:name="_Toc388990988"/>
      <w:bookmarkStart w:id="105" w:name="_Ref388991491"/>
      <w:bookmarkStart w:id="106" w:name="_Ref388991520"/>
      <w:bookmarkStart w:id="107" w:name="_Ref388991694"/>
      <w:bookmarkStart w:id="108" w:name="_Ref388991745"/>
      <w:bookmarkStart w:id="109" w:name="_Ref388991829"/>
      <w:r w:rsidRPr="00522E27">
        <w:t>Алгоритм прямых выборочных процедур с уменьшением интервала поиска</w:t>
      </w:r>
      <w:bookmarkEnd w:id="104"/>
      <w:bookmarkEnd w:id="105"/>
      <w:bookmarkEnd w:id="106"/>
      <w:bookmarkEnd w:id="107"/>
      <w:bookmarkEnd w:id="108"/>
      <w:bookmarkEnd w:id="109"/>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046A6D">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CC60FE">
        <w:rPr>
          <w:noProof/>
        </w:rPr>
        <w:t>2</w:t>
      </w:r>
      <w:r w:rsidR="00CC60FE">
        <w:t>.</w:t>
      </w:r>
      <w:r w:rsidR="00CC60FE">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10" w:name="tbl_common_opt_task_data"/>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22</w:t>
        </w:r>
      </w:fldSimple>
      <w:bookmarkEnd w:id="110"/>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731EA6"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731EA6"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31EA6"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fldSimple w:instr=" STYLEREF 1 \s ">
              <w:r>
                <w:rPr>
                  <w:noProof/>
                </w:rPr>
                <w:t>2</w:t>
              </w:r>
            </w:fldSimple>
            <w:r>
              <w:t>.</w:t>
            </w:r>
            <w:fldSimple w:instr=" SEQ Формула \* ARABIC \s 1 ">
              <w:r>
                <w:rPr>
                  <w:noProof/>
                </w:rPr>
                <w:t>64</w:t>
              </w:r>
            </w:fldSimple>
            <w:r>
              <w:t>)</w:t>
            </w:r>
          </w:p>
        </w:tc>
      </w:tr>
    </w:tbl>
    <w:p w:rsidR="00546510" w:rsidRPr="006A5F4C" w:rsidRDefault="00546510" w:rsidP="00546510">
      <w:pPr>
        <w:rPr>
          <w:i/>
        </w:rPr>
      </w:pPr>
      <w:r>
        <w:t xml:space="preserve">где </w:t>
      </w:r>
      <w:r w:rsidRPr="00FC6DF8">
        <w:rPr>
          <w:i/>
          <w:lang w:val="en-US"/>
        </w:rPr>
        <w:t>eps</w:t>
      </w:r>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r w:rsidRPr="00FC6DF8">
        <w:rPr>
          <w:i/>
          <w:lang w:val="en-US"/>
        </w:rPr>
        <w:t>i</w:t>
      </w:r>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fldSimple w:instr=" STYLEREF 1 \s ">
              <w:r>
                <w:rPr>
                  <w:noProof/>
                </w:rPr>
                <w:t>2</w:t>
              </w:r>
            </w:fldSimple>
            <w:r>
              <w:t>.</w:t>
            </w:r>
            <w:fldSimple w:instr=" SEQ Формула \* ARABIC \s 1 ">
              <w:r>
                <w:rPr>
                  <w:noProof/>
                </w:rPr>
                <w:t>65</w:t>
              </w:r>
            </w:fldSimple>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fldSimple w:instr=" STYLEREF 1 \s ">
              <w:r>
                <w:rPr>
                  <w:noProof/>
                </w:rPr>
                <w:t>2</w:t>
              </w:r>
            </w:fldSimple>
            <w:r>
              <w:t>.</w:t>
            </w:r>
            <w:fldSimple w:instr=" SEQ Формула \* ARABIC \s 1 ">
              <w:r>
                <w:rPr>
                  <w:noProof/>
                </w:rPr>
                <w:t>66</w:t>
              </w:r>
            </w:fldSimple>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731EA6"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fldSimple w:instr=" STYLEREF 1 \s ">
              <w:r w:rsidR="004771BF">
                <w:rPr>
                  <w:noProof/>
                </w:rPr>
                <w:t>2</w:t>
              </w:r>
            </w:fldSimple>
            <w:r>
              <w:t>.</w:t>
            </w:r>
            <w:fldSimple w:instr=" SEQ Формула \* ARABIC \s 1 ">
              <w:r w:rsidR="004771BF">
                <w:rPr>
                  <w:noProof/>
                </w:rPr>
                <w:t>67</w:t>
              </w:r>
            </w:fldSimple>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xml:space="preserve">. Векторы оптимальных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731EA6"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fldSimple w:instr=" STYLEREF 1 \s ">
              <w:r>
                <w:rPr>
                  <w:noProof/>
                </w:rPr>
                <w:t>2</w:t>
              </w:r>
            </w:fldSimple>
            <w:r>
              <w:t>.</w:t>
            </w:r>
            <w:fldSimple w:instr=" SEQ Формула \* ARABIC \s 1 ">
              <w:r>
                <w:rPr>
                  <w:noProof/>
                </w:rPr>
                <w:t>68</w:t>
              </w:r>
            </w:fldSimple>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731EA6"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fldSimple w:instr=" STYLEREF 1 \s ">
              <w:r>
                <w:rPr>
                  <w:noProof/>
                </w:rPr>
                <w:t>2</w:t>
              </w:r>
            </w:fldSimple>
            <w:r>
              <w:t>.</w:t>
            </w:r>
            <w:fldSimple w:instr=" SEQ Формула \* ARABIC \s 1 ">
              <w:r>
                <w:rPr>
                  <w:noProof/>
                </w:rPr>
                <w:t>69</w:t>
              </w:r>
            </w:fldSimple>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4771BF">
        <w:rPr>
          <w:noProof/>
        </w:rPr>
        <w:t>2</w:t>
      </w:r>
      <w:r w:rsidR="004771BF">
        <w:t>.</w:t>
      </w:r>
      <w:r w:rsidR="004771BF">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1" w:name="_Toc388990989"/>
      <w:bookmarkStart w:id="112" w:name="_Ref388991839"/>
      <w:r w:rsidRPr="00522E27">
        <w:t>Модификация алгоритма прямых выборочных процедур с уменьшением интервала поиска</w:t>
      </w:r>
      <w:bookmarkEnd w:id="111"/>
      <w:bookmarkEnd w:id="112"/>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075435">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CB45AF">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CB45AF">
        <w:t>1.1</w:t>
      </w:r>
      <w:r w:rsidR="00CB45AF">
        <w:fldChar w:fldCharType="end"/>
      </w:r>
      <w:r w:rsidR="00CB45AF">
        <w:t xml:space="preserve">), </w:t>
      </w:r>
      <w:r>
        <w:t>каждый из котлоагрегатов, находящихся в составе очереди «90 ата»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F0486E">
        <w:rPr>
          <w:noProof/>
        </w:rPr>
        <w:t>2</w:t>
      </w:r>
      <w:r w:rsidR="00F0486E">
        <w:t>.</w:t>
      </w:r>
      <w:r w:rsidR="00F0486E">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r w:rsidRPr="00FF5E6B">
        <w:rPr>
          <w:b/>
          <w:lang w:val="en-US"/>
        </w:rPr>
        <w:t>K</w:t>
      </w:r>
      <w:r w:rsidRPr="00FF5E6B">
        <w:rPr>
          <w:b/>
        </w:rPr>
        <w:t>2</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 данная комбинация работающих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CA2647">
        <w:t xml:space="preserve">2.4.1 </w:t>
      </w:r>
      <w:r w:rsidR="00CA2647">
        <w:fldChar w:fldCharType="end"/>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731EA6"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731EA6"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731EA6"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9F7473">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731EA6"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fldSimple w:instr=" STYLEREF 1 \s ">
              <w:r>
                <w:rPr>
                  <w:noProof/>
                </w:rPr>
                <w:t>2</w:t>
              </w:r>
            </w:fldSimple>
            <w:r>
              <w:t>.</w:t>
            </w:r>
            <w:fldSimple w:instr=" SEQ Формула \* ARABIC \s 1 ">
              <w:r>
                <w:rPr>
                  <w:noProof/>
                </w:rPr>
                <w:t>70</w:t>
              </w:r>
            </w:fldSimple>
            <w:r>
              <w:t>)</w:t>
            </w:r>
          </w:p>
        </w:tc>
      </w:tr>
    </w:tbl>
    <w:p w:rsidR="00546510" w:rsidRPr="00EF4410" w:rsidRDefault="00731EA6"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которую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нагружены на столько, что могут выполнить (или перевыполнить) план по суммарной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r>
        <w:rPr>
          <w:szCs w:val="24"/>
          <w:lang w:val="ru-RU"/>
        </w:rPr>
        <w:t xml:space="preserve">ый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r>
        <w:rPr>
          <w:szCs w:val="24"/>
          <w:lang w:val="ru-RU"/>
        </w:rPr>
        <w:t>ый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Pr="00046EA9" w:rsidRDefault="00546510" w:rsidP="00546510">
      <w:pPr>
        <w:rPr>
          <w:i/>
          <w:lang w:val="en-US"/>
        </w:rPr>
      </w:pPr>
      <w:r w:rsidRPr="004F1C1B">
        <w:rPr>
          <w:i/>
        </w:rPr>
        <w:tab/>
      </w:r>
      <w:r>
        <w:rPr>
          <w:i/>
          <w:lang w:val="en-US"/>
        </w:rPr>
        <w:t>i = i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 = i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w:t>
      </w:r>
      <w:r w:rsidRPr="00032CF6">
        <w:rPr>
          <w:i/>
        </w:rPr>
        <w:t xml:space="preserve"> = </w:t>
      </w:r>
      <w:r>
        <w:rPr>
          <w:i/>
          <w:lang w:val="en-US"/>
        </w:rPr>
        <w:t>i</w:t>
      </w:r>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2C3920">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2C3920">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2C3920">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335525">
        <w:rPr>
          <w:noProof/>
        </w:rPr>
        <w:t>2</w:t>
      </w:r>
      <w:r w:rsidR="00335525">
        <w:t>.</w:t>
      </w:r>
      <w:r w:rsidR="00335525">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335525">
        <w:rPr>
          <w:noProof/>
        </w:rPr>
        <w:t>2</w:t>
      </w:r>
      <w:r w:rsidR="00335525">
        <w:t>.</w:t>
      </w:r>
      <w:r w:rsidR="00335525">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335525">
        <w:rPr>
          <w:noProof/>
        </w:rPr>
        <w:t>2</w:t>
      </w:r>
      <w:r w:rsidR="00335525">
        <w:t>.</w:t>
      </w:r>
      <w:r w:rsidR="00335525">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0.75pt;height:663pt" o:ole="">
            <v:imagedata r:id="rId20" o:title=""/>
          </v:shape>
          <o:OLEObject Type="Embed" ProgID="Visio.Drawing.11" ShapeID="_x0000_i1027" DrawAspect="Content" ObjectID="_1462735536" r:id="rId21"/>
        </w:object>
      </w:r>
    </w:p>
    <w:p w:rsidR="00546510" w:rsidRPr="00032CF6" w:rsidRDefault="00211E28" w:rsidP="00211E28">
      <w:pPr>
        <w:pStyle w:val="af"/>
      </w:pPr>
      <w:r>
        <w:t xml:space="preserve">Рис. </w:t>
      </w:r>
      <w:bookmarkStart w:id="113" w:name="pic_common_vector_set_schema"/>
      <w:r w:rsidR="00835992">
        <w:fldChar w:fldCharType="begin"/>
      </w:r>
      <w:r w:rsidR="00835992">
        <w:instrText xml:space="preserve"> STYLEREF 1 \s </w:instrText>
      </w:r>
      <w:r w:rsidR="00835992">
        <w:fldChar w:fldCharType="separate"/>
      </w:r>
      <w:r w:rsidR="00835992">
        <w:rPr>
          <w:noProof/>
        </w:rPr>
        <w:t>2</w:t>
      </w:r>
      <w:r w:rsidR="00835992">
        <w:fldChar w:fldCharType="end"/>
      </w:r>
      <w:r w:rsidR="00835992">
        <w:t>.</w:t>
      </w:r>
      <w:fldSimple w:instr=" SEQ Рис. \* ARABIC \s 1 ">
        <w:r w:rsidR="00835992">
          <w:rPr>
            <w:noProof/>
          </w:rPr>
          <w:t>4</w:t>
        </w:r>
      </w:fldSimple>
      <w:bookmarkEnd w:id="113"/>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1pt;height:689.25pt" o:ole="">
            <v:imagedata r:id="rId22" o:title=""/>
          </v:shape>
          <o:OLEObject Type="Embed" ProgID="Visio.Drawing.11" ShapeID="_x0000_i1028" DrawAspect="Content" ObjectID="_1462735537" r:id="rId23"/>
        </w:object>
      </w:r>
    </w:p>
    <w:p w:rsidR="00546510" w:rsidRDefault="00C45ABF" w:rsidP="00835992">
      <w:pPr>
        <w:pStyle w:val="af"/>
      </w:pPr>
      <w:r>
        <w:t xml:space="preserve">Рис. </w:t>
      </w:r>
      <w:bookmarkStart w:id="114" w:name="pic_local_opt_alg"/>
      <w:r w:rsidR="00835992">
        <w:fldChar w:fldCharType="begin"/>
      </w:r>
      <w:r w:rsidR="00835992">
        <w:instrText xml:space="preserve"> STYLEREF 1 \s </w:instrText>
      </w:r>
      <w:r w:rsidR="00835992">
        <w:fldChar w:fldCharType="separate"/>
      </w:r>
      <w:r w:rsidR="00835992">
        <w:rPr>
          <w:noProof/>
        </w:rPr>
        <w:t>2</w:t>
      </w:r>
      <w:r w:rsidR="00835992">
        <w:fldChar w:fldCharType="end"/>
      </w:r>
      <w:r w:rsidR="00835992">
        <w:t>.</w:t>
      </w:r>
      <w:fldSimple w:instr=" SEQ Рис. \* ARABIC \s 1 ">
        <w:r w:rsidR="00835992">
          <w:rPr>
            <w:noProof/>
          </w:rPr>
          <w:t>5</w:t>
        </w:r>
      </w:fldSimple>
      <w:bookmarkEnd w:id="114"/>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25pt;height:597pt" o:ole="">
            <v:imagedata r:id="rId24" o:title=""/>
          </v:shape>
          <o:OLEObject Type="Embed" ProgID="Visio.Drawing.11" ShapeID="_x0000_i1029" DrawAspect="Content" ObjectID="_1462735538" r:id="rId25"/>
        </w:object>
      </w:r>
    </w:p>
    <w:p w:rsidR="00835992" w:rsidRPr="00F62E4E" w:rsidRDefault="00835992" w:rsidP="00835992">
      <w:pPr>
        <w:ind w:firstLine="0"/>
        <w:jc w:val="center"/>
      </w:pPr>
      <w:r>
        <w:t xml:space="preserve">Рис. </w:t>
      </w:r>
      <w:bookmarkStart w:id="115" w:name="pic_direct_sampl_proc_mod"/>
      <w:r>
        <w:fldChar w:fldCharType="begin"/>
      </w:r>
      <w:r>
        <w:instrText xml:space="preserve"> STYLEREF 1 \s </w:instrText>
      </w:r>
      <w:r>
        <w:fldChar w:fldCharType="separate"/>
      </w:r>
      <w:r>
        <w:rPr>
          <w:noProof/>
        </w:rPr>
        <w:t>2</w:t>
      </w:r>
      <w:r>
        <w:fldChar w:fldCharType="end"/>
      </w:r>
      <w:r>
        <w:t>.</w:t>
      </w:r>
      <w:fldSimple w:instr=" SEQ Рис. \* ARABIC \s 1 ">
        <w:r>
          <w:rPr>
            <w:noProof/>
          </w:rPr>
          <w:t>6</w:t>
        </w:r>
      </w:fldSimple>
      <w:bookmarkEnd w:id="115"/>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546510" w:rsidRPr="00522E27" w:rsidRDefault="00546510" w:rsidP="006F5908">
      <w:pPr>
        <w:pStyle w:val="2"/>
      </w:pPr>
      <w:bookmarkStart w:id="116" w:name="_Toc388990992"/>
      <w:r w:rsidRPr="00522E27">
        <w:lastRenderedPageBreak/>
        <w:t xml:space="preserve">Модули программного </w:t>
      </w:r>
      <w:bookmarkEnd w:id="116"/>
      <w:r w:rsidR="004A784B">
        <w:rPr>
          <w:lang w:val="ru-RU"/>
        </w:rPr>
        <w:t>комплекса</w:t>
      </w:r>
    </w:p>
    <w:p w:rsidR="00546510" w:rsidRPr="004A784B" w:rsidRDefault="004A784B" w:rsidP="00546510">
      <w:r>
        <w:t>В данном разделе приводятся диаграммы классов и описание основных модулей разработанного программного комплекса.</w:t>
      </w:r>
      <w:bookmarkStart w:id="117" w:name="_GoBack"/>
      <w:bookmarkEnd w:id="117"/>
      <w:r>
        <w:t xml:space="preserve"> </w:t>
      </w:r>
    </w:p>
    <w:p w:rsidR="00546510" w:rsidRPr="00F97665" w:rsidRDefault="00546510" w:rsidP="00546510"/>
    <w:p w:rsidR="007B1D74" w:rsidRDefault="007B1D74" w:rsidP="00A76CE8"/>
    <w:p w:rsidR="00B07A4B" w:rsidRDefault="00B07A4B" w:rsidP="00A76CE8"/>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Default="00B07A4B" w:rsidP="00B07A4B"/>
    <w:p w:rsidR="00B07A4B" w:rsidRDefault="00B07A4B" w:rsidP="00B07A4B">
      <w:pPr>
        <w:tabs>
          <w:tab w:val="left" w:pos="1755"/>
        </w:tabs>
      </w:pPr>
      <w:r>
        <w:tab/>
      </w:r>
    </w:p>
    <w:p w:rsidR="00B07A4B" w:rsidRDefault="00B07A4B" w:rsidP="00B07A4B">
      <w:pPr>
        <w:tabs>
          <w:tab w:val="left" w:pos="1755"/>
        </w:tabs>
      </w:pPr>
    </w:p>
    <w:p w:rsidR="00161E76" w:rsidRPr="00B07A4B" w:rsidRDefault="00161E76" w:rsidP="00161E76">
      <w:pPr>
        <w:pStyle w:val="1"/>
      </w:pPr>
      <w:bookmarkStart w:id="118" w:name="_Toc388990993"/>
      <w:r>
        <w:lastRenderedPageBreak/>
        <w:t>Технологический раздел</w:t>
      </w:r>
      <w:bookmarkEnd w:id="118"/>
    </w:p>
    <w:p w:rsidR="00161E76" w:rsidRDefault="00161E76" w:rsidP="00B07A4B">
      <w:pPr>
        <w:tabs>
          <w:tab w:val="left" w:pos="1755"/>
        </w:tabs>
      </w:pPr>
    </w:p>
    <w:p w:rsidR="00145BE8" w:rsidRDefault="00145BE8" w:rsidP="00145BE8">
      <w:pPr>
        <w:pStyle w:val="1"/>
      </w:pPr>
      <w:bookmarkStart w:id="119" w:name="_Toc388990994"/>
      <w:r>
        <w:lastRenderedPageBreak/>
        <w:t>Исследовательский раздел</w:t>
      </w:r>
      <w:bookmarkEnd w:id="119"/>
    </w:p>
    <w:p w:rsidR="00145BE8" w:rsidRDefault="00145BE8" w:rsidP="00145BE8">
      <w:pPr>
        <w:ind w:firstLine="567"/>
      </w:pPr>
      <w:r>
        <w:t>В данном разделе проводится проверка адекватности разработанного метода многокритериальной оптимизации режимов работы котельного отделения электростанции.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20" w:name="_Toc388990995"/>
      <w:r>
        <w:rPr>
          <w:lang w:val="ru-RU"/>
        </w:rPr>
        <w:t>Проверка</w:t>
      </w:r>
      <w:r>
        <w:t xml:space="preserve"> адекватности </w:t>
      </w:r>
      <w:r>
        <w:rPr>
          <w:lang w:val="ru-RU"/>
        </w:rPr>
        <w:t>разработанного метода</w:t>
      </w:r>
      <w:bookmarkEnd w:id="120"/>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21"/>
      <w:r>
        <w:t>СМиОР</w:t>
      </w:r>
      <w:commentRangeEnd w:id="121"/>
      <w:r>
        <w:rPr>
          <w:rStyle w:val="a8"/>
        </w:rPr>
        <w:commentReference w:id="121"/>
      </w:r>
      <w:r>
        <w:t>»),  в состав которой входит бизнес процесс  «</w:t>
      </w:r>
      <w:commentRangeStart w:id="122"/>
      <w:r>
        <w:rPr>
          <w:lang w:val="en-US"/>
        </w:rPr>
        <w:t>I</w:t>
      </w:r>
      <w:r w:rsidRPr="000E3F68">
        <w:t>4</w:t>
      </w:r>
      <w:r>
        <w:rPr>
          <w:lang w:val="en-US"/>
        </w:rPr>
        <w:t>Plan</w:t>
      </w:r>
      <w:commentRangeEnd w:id="122"/>
      <w:r>
        <w:rPr>
          <w:rStyle w:val="a8"/>
        </w:rPr>
        <w:commentReference w:id="122"/>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23"/>
      <w:r w:rsidRPr="00266FF8">
        <w:t>[</w:t>
      </w:r>
      <w:r>
        <w:t>ссылка</w:t>
      </w:r>
      <w:r w:rsidRPr="00266FF8">
        <w:t>]</w:t>
      </w:r>
      <w:r>
        <w:t xml:space="preserve"> </w:t>
      </w:r>
      <w:commentRangeEnd w:id="123"/>
      <w:r>
        <w:rPr>
          <w:rStyle w:val="a8"/>
        </w:rPr>
        <w:commentReference w:id="123"/>
      </w:r>
      <w:r>
        <w:t>был достигнут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Данные результаты позволяют рассматривать внедренную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«К4» и «К6» очереди «90 ата»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6D7C4C">
        <w:rPr>
          <w:noProof/>
        </w:rPr>
        <w:t>4</w:t>
      </w:r>
      <w:r w:rsidR="006D7C4C">
        <w:t>.</w:t>
      </w:r>
      <w:r w:rsidR="006D7C4C">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очереди «90 ата»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24" w:name="tbl_b4_ga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1</w:t>
        </w:r>
      </w:fldSimple>
      <w:bookmarkEnd w:id="124"/>
      <w:r w:rsidRPr="00715FF7">
        <w:t xml:space="preserve"> </w:t>
      </w:r>
      <w:r>
        <w:t>Расход газа котлом «К4»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[тыс.нм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sidR="006D7C4C">
        <w:rPr>
          <w:noProof/>
        </w:rPr>
        <w:t>5</w:t>
      </w:r>
      <w:r w:rsidR="006D7C4C">
        <w:t>.</w:t>
      </w:r>
      <w:r w:rsidR="006D7C4C">
        <w:rPr>
          <w:noProof/>
        </w:rPr>
        <w:t>1</w:t>
      </w:r>
      <w:r>
        <w:rPr>
          <w:noProof/>
        </w:rPr>
        <w:fldChar w:fldCharType="end"/>
      </w:r>
      <w:r w:rsidRPr="00366A98">
        <w:t xml:space="preserve"> </w:t>
      </w:r>
      <w:r>
        <w:t>представлены графики зависимостей расхода газа котлом «К</w:t>
      </w:r>
      <w:proofErr w:type="gramStart"/>
      <w:r>
        <w:t>4</w:t>
      </w:r>
      <w:proofErr w:type="gramEnd"/>
      <w:r>
        <w:t>»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rPr>
          <w:noProof/>
          <w:lang w:eastAsia="ru-RU"/>
        </w:rPr>
      </w:pPr>
      <w:r w:rsidRPr="00803D5C">
        <w:rPr>
          <w:noProof/>
          <w:lang w:eastAsia="ru-RU"/>
        </w:rPr>
        <w:t xml:space="preserve"> </w:t>
      </w:r>
      <w:r>
        <w:rPr>
          <w:noProof/>
          <w:lang w:eastAsia="ru-RU"/>
        </w:rPr>
        <w:t xml:space="preserve"> </w:t>
      </w:r>
    </w:p>
    <w:p w:rsidR="00145BE8" w:rsidRDefault="00145BE8" w:rsidP="00145BE8">
      <w:pPr>
        <w:ind w:firstLine="708"/>
        <w:rPr>
          <w:noProof/>
          <w:lang w:eastAsia="ru-RU"/>
        </w:rPr>
      </w:pPr>
    </w:p>
    <w:p w:rsidR="00145BE8" w:rsidRDefault="00145BE8" w:rsidP="00145BE8">
      <w:pPr>
        <w:ind w:firstLine="708"/>
      </w:pPr>
    </w:p>
    <w:p w:rsidR="00145BE8" w:rsidRDefault="00145BE8" w:rsidP="00145BE8">
      <w:pPr>
        <w:ind w:firstLine="708"/>
      </w:pPr>
      <w:r>
        <w:rPr>
          <w:noProof/>
          <w:lang w:eastAsia="ru-RU"/>
        </w:rPr>
        <w:lastRenderedPageBreak/>
        <mc:AlternateContent>
          <mc:Choice Requires="wps">
            <w:drawing>
              <wp:anchor distT="0" distB="0" distL="114300" distR="114300" simplePos="0" relativeHeight="251661824" behindDoc="0" locked="0" layoutInCell="1" allowOverlap="1" wp14:anchorId="51135B43" wp14:editId="6EA0F32D">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731EA6" w:rsidRPr="00F16FE5" w:rsidRDefault="00731EA6" w:rsidP="00145BE8">
                            <w:pPr>
                              <w:pStyle w:val="af"/>
                              <w:rPr>
                                <w:noProof/>
                                <w:szCs w:val="24"/>
                              </w:rPr>
                            </w:pPr>
                            <w:r>
                              <w:t xml:space="preserve">Рисунок </w:t>
                            </w:r>
                            <w:bookmarkStart w:id="125" w:name="pic_b4_gas"/>
                            <w:r>
                              <w:fldChar w:fldCharType="begin"/>
                            </w:r>
                            <w:r>
                              <w:instrText xml:space="preserve"> STYLEREF 1 \s </w:instrText>
                            </w:r>
                            <w:r>
                              <w:fldChar w:fldCharType="separate"/>
                            </w:r>
                            <w:r>
                              <w:rPr>
                                <w:noProof/>
                              </w:rPr>
                              <w:t>5</w:t>
                            </w:r>
                            <w:r>
                              <w:fldChar w:fldCharType="end"/>
                            </w:r>
                            <w:r>
                              <w:t>.</w:t>
                            </w:r>
                            <w:fldSimple w:instr=" SEQ Рисунок \* ARABIC \s 1 ">
                              <w:r>
                                <w:rPr>
                                  <w:noProof/>
                                </w:rPr>
                                <w:t>1</w:t>
                              </w:r>
                            </w:fldSimple>
                            <w:bookmarkEnd w:id="125"/>
                            <w:r>
                              <w:t xml:space="preserve"> 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27" type="#_x0000_t202" style="position:absolute;left:0;text-align:left;margin-left:3.75pt;margin-top:278.8pt;width:46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" stroked="f">
                <v:textbox style="mso-fit-shape-to-text:t" inset="0,0,0,0">
                  <w:txbxContent>
                    <w:p w:rsidR="00731EA6" w:rsidRPr="00F16FE5" w:rsidRDefault="00731EA6" w:rsidP="00145BE8">
                      <w:pPr>
                        <w:pStyle w:val="af"/>
                        <w:rPr>
                          <w:noProof/>
                          <w:szCs w:val="24"/>
                        </w:rPr>
                      </w:pPr>
                      <w:r>
                        <w:t xml:space="preserve">Рисунок </w:t>
                      </w:r>
                      <w:bookmarkStart w:id="126" w:name="pic_b4_gas"/>
                      <w:r>
                        <w:fldChar w:fldCharType="begin"/>
                      </w:r>
                      <w:r>
                        <w:instrText xml:space="preserve"> STYLEREF 1 \s </w:instrText>
                      </w:r>
                      <w:r>
                        <w:fldChar w:fldCharType="separate"/>
                      </w:r>
                      <w:r>
                        <w:rPr>
                          <w:noProof/>
                        </w:rPr>
                        <w:t>5</w:t>
                      </w:r>
                      <w:r>
                        <w:fldChar w:fldCharType="end"/>
                      </w:r>
                      <w:r>
                        <w:t>.</w:t>
                      </w:r>
                      <w:fldSimple w:instr=" SEQ Рисунок \* ARABIC \s 1 ">
                        <w:r>
                          <w:rPr>
                            <w:noProof/>
                          </w:rPr>
                          <w:t>1</w:t>
                        </w:r>
                      </w:fldSimple>
                      <w:bookmarkEnd w:id="126"/>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60800" behindDoc="1" locked="0" layoutInCell="1" allowOverlap="1" wp14:anchorId="2F9DFD62" wp14:editId="5B0E71FD">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sidR="006D7C4C">
        <w:rPr>
          <w:noProof/>
        </w:rPr>
        <w:t>5</w:t>
      </w:r>
      <w:r w:rsidR="006D7C4C">
        <w:t>.</w:t>
      </w:r>
      <w:r w:rsidR="006D7C4C">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«К6» очереди «90 ата»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6D7C4C">
        <w:rPr>
          <w:noProof/>
        </w:rPr>
        <w:t>4</w:t>
      </w:r>
      <w:r w:rsidR="006D7C4C">
        <w:t>.</w:t>
      </w:r>
      <w:r w:rsidR="006D7C4C">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27" w:name="tbl_b6_ga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2</w:t>
        </w:r>
      </w:fldSimple>
      <w:bookmarkEnd w:id="127"/>
      <w:r w:rsidRPr="006B1899">
        <w:t xml:space="preserve"> </w:t>
      </w:r>
      <w:r>
        <w:t>Расход газа котлом «К</w:t>
      </w:r>
      <w:r w:rsidRPr="00810496">
        <w:t>6</w:t>
      </w:r>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[тыс.нм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6D7C4C">
        <w:rPr>
          <w:noProof/>
        </w:rPr>
        <w:t>4</w:t>
      </w:r>
      <w:r w:rsidR="006D7C4C">
        <w:t>.</w:t>
      </w:r>
      <w:r w:rsidR="006D7C4C">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6D7C4C">
        <w:rPr>
          <w:noProof/>
        </w:rPr>
        <w:t>5</w:t>
      </w:r>
      <w:r w:rsidR="006D7C4C">
        <w:t>.</w:t>
      </w:r>
      <w:r w:rsidR="006D7C4C">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63872" behindDoc="0" locked="0" layoutInCell="1" allowOverlap="1" wp14:anchorId="146D8A54" wp14:editId="4960732F">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731EA6" w:rsidRPr="00BB3E2F" w:rsidRDefault="00731EA6" w:rsidP="00145BE8">
                            <w:pPr>
                              <w:pStyle w:val="af"/>
                              <w:rPr>
                                <w:noProof/>
                                <w:szCs w:val="24"/>
                              </w:rPr>
                            </w:pPr>
                            <w:r>
                              <w:t xml:space="preserve">Рисунок </w:t>
                            </w:r>
                            <w:bookmarkStart w:id="128" w:name="pic_b6_gas"/>
                            <w:r>
                              <w:fldChar w:fldCharType="begin"/>
                            </w:r>
                            <w:r>
                              <w:instrText xml:space="preserve"> STYLEREF 1 \s </w:instrText>
                            </w:r>
                            <w:r>
                              <w:fldChar w:fldCharType="separate"/>
                            </w:r>
                            <w:r>
                              <w:rPr>
                                <w:noProof/>
                              </w:rPr>
                              <w:t>5</w:t>
                            </w:r>
                            <w:r>
                              <w:fldChar w:fldCharType="end"/>
                            </w:r>
                            <w:r>
                              <w:t>.</w:t>
                            </w:r>
                            <w:fldSimple w:instr=" SEQ Рисунок \* ARABIC \s 1 ">
                              <w:r>
                                <w:rPr>
                                  <w:noProof/>
                                </w:rPr>
                                <w:t>2</w:t>
                              </w:r>
                            </w:fldSimple>
                            <w:bookmarkEnd w:id="128"/>
                            <w:r>
                              <w:t xml:space="preserve"> 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28" type="#_x0000_t202" style="position:absolute;left:0;text-align:left;margin-left:-.85pt;margin-top:277.2pt;width:46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" stroked="f">
                <v:textbox style="mso-fit-shape-to-text:t" inset="0,0,0,0">
                  <w:txbxContent>
                    <w:p w:rsidR="00731EA6" w:rsidRPr="00BB3E2F" w:rsidRDefault="00731EA6" w:rsidP="00145BE8">
                      <w:pPr>
                        <w:pStyle w:val="af"/>
                        <w:rPr>
                          <w:noProof/>
                          <w:szCs w:val="24"/>
                        </w:rPr>
                      </w:pPr>
                      <w:r>
                        <w:t xml:space="preserve">Рисунок </w:t>
                      </w:r>
                      <w:bookmarkStart w:id="129" w:name="pic_b6_gas"/>
                      <w:r>
                        <w:fldChar w:fldCharType="begin"/>
                      </w:r>
                      <w:r>
                        <w:instrText xml:space="preserve"> STYLEREF 1 \s </w:instrText>
                      </w:r>
                      <w:r>
                        <w:fldChar w:fldCharType="separate"/>
                      </w:r>
                      <w:r>
                        <w:rPr>
                          <w:noProof/>
                        </w:rPr>
                        <w:t>5</w:t>
                      </w:r>
                      <w:r>
                        <w:fldChar w:fldCharType="end"/>
                      </w:r>
                      <w:r>
                        <w:t>.</w:t>
                      </w:r>
                      <w:fldSimple w:instr=" SEQ Рисунок \* ARABIC \s 1 ">
                        <w:r>
                          <w:rPr>
                            <w:noProof/>
                          </w:rPr>
                          <w:t>2</w:t>
                        </w:r>
                      </w:fldSimple>
                      <w:bookmarkEnd w:id="129"/>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62848" behindDoc="1" locked="0" layoutInCell="1" allowOverlap="1" wp14:anchorId="142FB488" wp14:editId="052D92D0">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«К4»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xml:space="preserve"> и </w:t>
      </w:r>
      <w:r>
        <w:fldChar w:fldCharType="begin"/>
      </w:r>
      <w:r>
        <w:instrText xml:space="preserve"> REF tbl_b6_gas \h </w:instrText>
      </w:r>
      <w:r>
        <w:fldChar w:fldCharType="separate"/>
      </w:r>
      <w:r w:rsidR="006D7C4C">
        <w:rPr>
          <w:noProof/>
        </w:rPr>
        <w:t>4</w:t>
      </w:r>
      <w:r w:rsidR="006D7C4C">
        <w:t>.</w:t>
      </w:r>
      <w:r w:rsidR="006D7C4C">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65920" behindDoc="0" locked="0" layoutInCell="1" allowOverlap="1" wp14:anchorId="4065DB07" wp14:editId="1E906E7E">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731EA6" w:rsidRPr="00993C9C" w:rsidRDefault="00731EA6" w:rsidP="00145BE8">
                            <w:pPr>
                              <w:pStyle w:val="af"/>
                              <w:rPr>
                                <w:noProof/>
                                <w:szCs w:val="24"/>
                              </w:rPr>
                            </w:pPr>
                            <w:r>
                              <w:t xml:space="preserve">Рисунок </w:t>
                            </w:r>
                            <w:bookmarkStart w:id="130" w:name="pic_stat_sch"/>
                            <w:r>
                              <w:fldChar w:fldCharType="begin"/>
                            </w:r>
                            <w:r>
                              <w:instrText xml:space="preserve"> STYLEREF 1 \s </w:instrText>
                            </w:r>
                            <w:r>
                              <w:fldChar w:fldCharType="separate"/>
                            </w:r>
                            <w:r>
                              <w:rPr>
                                <w:noProof/>
                              </w:rPr>
                              <w:t>5</w:t>
                            </w:r>
                            <w:r>
                              <w:fldChar w:fldCharType="end"/>
                            </w:r>
                            <w:r>
                              <w:t>.</w:t>
                            </w:r>
                            <w:fldSimple w:instr=" SEQ Рисунок \* ARABIC \s 1 ">
                              <w:r>
                                <w:rPr>
                                  <w:noProof/>
                                </w:rPr>
                                <w:t>3</w:t>
                              </w:r>
                            </w:fldSimple>
                            <w:bookmarkEnd w:id="130"/>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29" type="#_x0000_t202" style="position:absolute;left:0;text-align:left;margin-left:-4.65pt;margin-top:374.05pt;width:474.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BakSmmQAIAAHQE&#10;AAAOAAAAAAAAAAAAAAAAAC4CAABkcnMvZTJvRG9jLnhtbFBLAQItABQABgAIAAAAIQCg1tls4QAA&#10;AAoBAAAPAAAAAAAAAAAAAAAAAJoEAABkcnMvZG93bnJldi54bWxQSwUGAAAAAAQABADzAAAAqAUA&#10;AAAA&#10;" stroked="f">
                <v:textbox style="mso-fit-shape-to-text:t" inset="0,0,0,0">
                  <w:txbxContent>
                    <w:p w:rsidR="00731EA6" w:rsidRPr="00993C9C" w:rsidRDefault="00731EA6" w:rsidP="00145BE8">
                      <w:pPr>
                        <w:pStyle w:val="af"/>
                        <w:rPr>
                          <w:noProof/>
                          <w:szCs w:val="24"/>
                        </w:rPr>
                      </w:pPr>
                      <w:r>
                        <w:t xml:space="preserve">Рисунок </w:t>
                      </w:r>
                      <w:bookmarkStart w:id="131" w:name="pic_stat_sch"/>
                      <w:r>
                        <w:fldChar w:fldCharType="begin"/>
                      </w:r>
                      <w:r>
                        <w:instrText xml:space="preserve"> STYLEREF 1 \s </w:instrText>
                      </w:r>
                      <w:r>
                        <w:fldChar w:fldCharType="separate"/>
                      </w:r>
                      <w:r>
                        <w:rPr>
                          <w:noProof/>
                        </w:rPr>
                        <w:t>5</w:t>
                      </w:r>
                      <w:r>
                        <w:fldChar w:fldCharType="end"/>
                      </w:r>
                      <w:r>
                        <w:t>.</w:t>
                      </w:r>
                      <w:fldSimple w:instr=" SEQ Рисунок \* ARABIC \s 1 ">
                        <w:r>
                          <w:rPr>
                            <w:noProof/>
                          </w:rPr>
                          <w:t>3</w:t>
                        </w:r>
                      </w:fldSimple>
                      <w:bookmarkEnd w:id="131"/>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64896" behindDoc="1" locked="0" layoutInCell="1" allowOverlap="1" wp14:anchorId="25EB8E2C" wp14:editId="58BA02E0">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32"/>
      <w:r>
        <w:t>ссылка</w:t>
      </w:r>
      <w:commentRangeEnd w:id="132"/>
      <w:r>
        <w:rPr>
          <w:rStyle w:val="a8"/>
        </w:rPr>
        <w:commentReference w:id="132"/>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sidR="006D7C4C">
        <w:rPr>
          <w:noProof/>
        </w:rPr>
        <w:t>5</w:t>
      </w:r>
      <w:r w:rsidR="006D7C4C">
        <w:t>.</w:t>
      </w:r>
      <w:r w:rsidR="006D7C4C">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6D7C4C">
        <w:rPr>
          <w:noProof/>
        </w:rPr>
        <w:t>5</w:t>
      </w:r>
      <w:r w:rsidR="006D7C4C">
        <w:t>.</w:t>
      </w:r>
      <w:r w:rsidR="006D7C4C">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 [</w:t>
      </w:r>
      <w:commentRangeStart w:id="133"/>
      <w:r>
        <w:t>ссылка</w:t>
      </w:r>
      <w:commentRangeEnd w:id="133"/>
      <w:r>
        <w:rPr>
          <w:rStyle w:val="a8"/>
        </w:rPr>
        <w:commentReference w:id="133"/>
      </w:r>
      <w:r w:rsidRPr="0018701A">
        <w:t>]</w:t>
      </w:r>
    </w:p>
    <w:p w:rsidR="00145BE8" w:rsidRPr="009C3216" w:rsidRDefault="00145BE8" w:rsidP="00145BE8">
      <w:pPr>
        <w:rPr>
          <w:u w:val="single"/>
        </w:rPr>
      </w:pPr>
      <w:r w:rsidRPr="009C3216">
        <w:rPr>
          <w:u w:val="single"/>
          <w:lang w:val="en-US"/>
        </w:rPr>
        <w:t>U</w:t>
      </w:r>
      <w:r w:rsidRPr="009C3216">
        <w:rPr>
          <w:u w:val="single"/>
        </w:rPr>
        <w:t>-критерий Манна–Уитни.</w:t>
      </w:r>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xml:space="preserve"> и </w:t>
      </w:r>
      <w:r>
        <w:fldChar w:fldCharType="begin"/>
      </w:r>
      <w:r>
        <w:instrText xml:space="preserve"> REF tbl_b6_gas \h </w:instrText>
      </w:r>
      <w:r>
        <w:fldChar w:fldCharType="separate"/>
      </w:r>
      <w:r w:rsidR="006D7C4C">
        <w:rPr>
          <w:noProof/>
        </w:rPr>
        <w:t>4</w:t>
      </w:r>
      <w:r w:rsidR="006D7C4C">
        <w:t>.</w:t>
      </w:r>
      <w:r w:rsidR="006D7C4C">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r w:rsidRPr="00C3441E">
        <w:rPr>
          <w:lang w:val="ru-RU"/>
        </w:rPr>
        <w:t>б</w:t>
      </w:r>
      <w:r w:rsidRPr="002B306D">
        <w:rPr>
          <w:b/>
          <w:lang w:val="ru-RU"/>
        </w:rPr>
        <w:t>о</w:t>
      </w:r>
      <w:r w:rsidRPr="00C3441E">
        <w:rPr>
          <w:lang w:val="ru-RU"/>
        </w:rPr>
        <w:t>льшую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«К4».</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6D7C4C">
        <w:rPr>
          <w:noProof/>
        </w:rPr>
        <w:t>4</w:t>
      </w:r>
      <w:r w:rsidR="006D7C4C">
        <w:t>.</w:t>
      </w:r>
      <w:r w:rsidR="006D7C4C">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34" w:name="tbl_u_b4"/>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3</w:t>
        </w:r>
      </w:fldSimple>
      <w:bookmarkEnd w:id="134"/>
      <w:r>
        <w:t xml:space="preserve"> Ранжированные выборок расхода топлива котлом «К4»</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35"/>
      <w:r>
        <w:t>ссылка</w:t>
      </w:r>
      <w:commentRangeEnd w:id="135"/>
      <w:r>
        <w:rPr>
          <w:rStyle w:val="a8"/>
        </w:rPr>
        <w:commentReference w:id="135"/>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r>
        <w:rPr>
          <w:u w:val="single"/>
        </w:rPr>
        <w:t>6</w:t>
      </w:r>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6D7C4C">
        <w:rPr>
          <w:noProof/>
        </w:rPr>
        <w:t>4</w:t>
      </w:r>
      <w:r w:rsidR="006D7C4C">
        <w:t>.</w:t>
      </w:r>
      <w:r w:rsidR="006D7C4C">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6D7C4C">
        <w:rPr>
          <w:noProof/>
        </w:rPr>
        <w:t>4</w:t>
      </w:r>
      <w:r w:rsidR="006D7C4C">
        <w:t>.</w:t>
      </w:r>
      <w:r w:rsidR="006D7C4C">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36" w:name="tbl_u_b6"/>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4</w:t>
        </w:r>
      </w:fldSimple>
      <w:bookmarkEnd w:id="136"/>
      <w:r w:rsidRPr="00345AA4">
        <w:t xml:space="preserve"> </w:t>
      </w:r>
      <w:r>
        <w:t>Ранжированные выборок расхода топлива котлом «К6»</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37"/>
      <w:r>
        <w:t>ссылка</w:t>
      </w:r>
      <w:commentRangeEnd w:id="137"/>
      <w:r>
        <w:rPr>
          <w:rStyle w:val="a8"/>
        </w:rPr>
        <w:commentReference w:id="137"/>
      </w:r>
      <w:r w:rsidRPr="004A5733">
        <w:t>]</w:t>
      </w:r>
      <w:r>
        <w:t xml:space="preserve"> получаем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«К4»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sidRPr="00A605AA">
        <w:rPr>
          <w:lang w:val="ru-RU"/>
        </w:rPr>
        <w:t>)</w:t>
      </w:r>
      <w:r>
        <w:rPr>
          <w:lang w:val="ru-RU"/>
        </w:rPr>
        <w:t>;</w:t>
      </w:r>
    </w:p>
    <w:p w:rsidR="00145BE8" w:rsidRPr="00BC47F4" w:rsidRDefault="00145BE8" w:rsidP="00145BE8">
      <w:pPr>
        <w:pStyle w:val="a3"/>
        <w:numPr>
          <w:ilvl w:val="0"/>
          <w:numId w:val="42"/>
        </w:numPr>
        <w:rPr>
          <w:lang w:val="ru-RU"/>
        </w:rPr>
      </w:pPr>
      <w:r>
        <w:rPr>
          <w:lang w:val="ru-RU"/>
        </w:rPr>
        <w:t>Коэффициент избытка воздуха в режимном сечении</w:t>
      </w:r>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
    <w:p w:rsidR="00145BE8" w:rsidRPr="00010B0F" w:rsidRDefault="00145BE8" w:rsidP="00145BE8"/>
    <w:p w:rsidR="00145BE8" w:rsidRPr="007A6DBF" w:rsidRDefault="00145BE8" w:rsidP="00145BE8">
      <w:pPr>
        <w:rPr>
          <w:u w:val="single"/>
        </w:rPr>
      </w:pPr>
      <w:r w:rsidRPr="007A6DBF">
        <w:rPr>
          <w:u w:val="single"/>
        </w:rPr>
        <w:t>Эксперименты для возможных ситуаций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r>
        <w:rPr>
          <w:lang w:val="ru-RU"/>
        </w:rPr>
        <w:t>Задана паропроизводительность, которую должна обеспечивать очередь котлоагрегатов котельного отделения электростанции. Для работы котлов необходимо закупать как газ, так и мазут. Цены на топливо известны. 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r w:rsidRPr="00261AC1">
        <w:rPr>
          <w:lang w:val="ru-RU"/>
        </w:rPr>
        <w:t>Задана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имеющееся.</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r w:rsidRPr="00261AC1">
        <w:rPr>
          <w:lang w:val="ru-RU"/>
        </w:rPr>
        <w:t xml:space="preserve">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6D7C4C">
        <w:rPr>
          <w:noProof/>
        </w:rPr>
        <w:t>4</w:t>
      </w:r>
      <w:r w:rsidR="006D7C4C">
        <w:t>.</w:t>
      </w:r>
      <w:r w:rsidR="006D7C4C">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38" w:name="tbl_po"/>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5</w:t>
        </w:r>
      </w:fldSimple>
      <w:bookmarkEnd w:id="138"/>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p>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6D7C4C">
        <w:rPr>
          <w:noProof/>
        </w:rPr>
        <w:t>4</w:t>
      </w:r>
      <w:r w:rsidR="006D7C4C">
        <w:t>.</w:t>
      </w:r>
      <w:r w:rsidR="006D7C4C">
        <w:rPr>
          <w:noProof/>
        </w:rPr>
        <w:t>6</w:t>
      </w:r>
      <w:r w:rsidR="006D7C4C">
        <w:t xml:space="preserve"> </w:t>
      </w:r>
      <w:r>
        <w:fldChar w:fldCharType="end"/>
      </w:r>
      <w:r>
        <w:t xml:space="preserve"> описаны значения параметров, использовавшиеся при расчетах ситуации «Обычная». Значения всех параметров, описываемых тут и далее являются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39" w:name="tbl_common_param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6</w:t>
        </w:r>
      </w:fldSimple>
      <w:r>
        <w:t xml:space="preserve"> </w:t>
      </w:r>
      <w:bookmarkEnd w:id="139"/>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r>
              <w:t>Общая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руб./тыс.нм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руб./т</w:t>
            </w:r>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50560" behindDoc="1" locked="0" layoutInCell="1" allowOverlap="1" wp14:anchorId="644F6BBC" wp14:editId="55E4FC96">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sidR="006D7C4C">
        <w:rPr>
          <w:noProof/>
        </w:rPr>
        <w:t>5</w:t>
      </w:r>
      <w:r w:rsidR="006D7C4C">
        <w:t>.</w:t>
      </w:r>
      <w:r w:rsidR="006D7C4C">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51584" behindDoc="1" locked="0" layoutInCell="1" allowOverlap="1" wp14:anchorId="4CBAF8E8" wp14:editId="3BEBC422">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731EA6" w:rsidRPr="004A2EE2" w:rsidRDefault="00731EA6" w:rsidP="00145BE8">
                            <w:pPr>
                              <w:pStyle w:val="af"/>
                              <w:rPr>
                                <w:noProof/>
                                <w:szCs w:val="24"/>
                              </w:rPr>
                            </w:pPr>
                            <w:r>
                              <w:t xml:space="preserve">Рисунок </w:t>
                            </w:r>
                            <w:bookmarkStart w:id="140" w:name="pic_common_res"/>
                            <w:r>
                              <w:fldChar w:fldCharType="begin"/>
                            </w:r>
                            <w:r>
                              <w:instrText xml:space="preserve"> STYLEREF 1 \s </w:instrText>
                            </w:r>
                            <w:r>
                              <w:fldChar w:fldCharType="separate"/>
                            </w:r>
                            <w:r>
                              <w:rPr>
                                <w:noProof/>
                              </w:rPr>
                              <w:t>5</w:t>
                            </w:r>
                            <w:r>
                              <w:fldChar w:fldCharType="end"/>
                            </w:r>
                            <w:r>
                              <w:t>.</w:t>
                            </w:r>
                            <w:fldSimple w:instr=" SEQ Рисунок \* ARABIC \s 1 ">
                              <w:r>
                                <w:rPr>
                                  <w:noProof/>
                                </w:rPr>
                                <w:t>4</w:t>
                              </w:r>
                            </w:fldSimple>
                            <w:bookmarkEnd w:id="140"/>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0" type="#_x0000_t202" style="position:absolute;left:0;text-align:left;margin-left:-.9pt;margin-top:199.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" stroked="f">
                <v:textbox style="mso-fit-shape-to-text:t" inset="0,0,0,0">
                  <w:txbxContent>
                    <w:p w:rsidR="00731EA6" w:rsidRPr="004A2EE2" w:rsidRDefault="00731EA6" w:rsidP="00145BE8">
                      <w:pPr>
                        <w:pStyle w:val="af"/>
                        <w:rPr>
                          <w:noProof/>
                          <w:szCs w:val="24"/>
                        </w:rPr>
                      </w:pPr>
                      <w:r>
                        <w:t xml:space="preserve">Рисунок </w:t>
                      </w:r>
                      <w:bookmarkStart w:id="141" w:name="pic_common_res"/>
                      <w:r>
                        <w:fldChar w:fldCharType="begin"/>
                      </w:r>
                      <w:r>
                        <w:instrText xml:space="preserve"> STYLEREF 1 \s </w:instrText>
                      </w:r>
                      <w:r>
                        <w:fldChar w:fldCharType="separate"/>
                      </w:r>
                      <w:r>
                        <w:rPr>
                          <w:noProof/>
                        </w:rPr>
                        <w:t>5</w:t>
                      </w:r>
                      <w:r>
                        <w:fldChar w:fldCharType="end"/>
                      </w:r>
                      <w:r>
                        <w:t>.</w:t>
                      </w:r>
                      <w:fldSimple w:instr=" SEQ Рисунок \* ARABIC \s 1 ">
                        <w:r>
                          <w:rPr>
                            <w:noProof/>
                          </w:rPr>
                          <w:t>4</w:t>
                        </w:r>
                      </w:fldSimple>
                      <w:bookmarkEnd w:id="141"/>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sidR="006D7C4C">
        <w:rPr>
          <w:noProof/>
        </w:rPr>
        <w:t>5</w:t>
      </w:r>
      <w:r w:rsidR="006D7C4C">
        <w:t>.</w:t>
      </w:r>
      <w:r w:rsidR="006D7C4C">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w:t>
      </w:r>
      <w:proofErr w:type="gramStart"/>
      <w:r>
        <w:t>4</w:t>
      </w:r>
      <w:proofErr w:type="gramEnd"/>
      <w:r>
        <w:t>», «К5» и «К6». При этом котлы «К1»,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rsidRPr="000F0FDB">
        <w:t>.</w:t>
      </w:r>
    </w:p>
    <w:p w:rsidR="00145BE8" w:rsidRPr="00247933" w:rsidRDefault="00145BE8" w:rsidP="00145BE8">
      <w:pPr>
        <w:pStyle w:val="af"/>
        <w:keepNext/>
      </w:pPr>
      <w:r>
        <w:t xml:space="preserve">Таблица </w:t>
      </w:r>
      <w:bookmarkStart w:id="142" w:name="tbl_common_i4_re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7</w:t>
        </w:r>
      </w:fldSimple>
      <w:bookmarkEnd w:id="142"/>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К1</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К2</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К4</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К6</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sidR="006D7C4C">
        <w:rPr>
          <w:noProof/>
        </w:rPr>
        <w:t>5</w:t>
      </w:r>
      <w:r w:rsidR="006D7C4C">
        <w:t>.</w:t>
      </w:r>
      <w:r w:rsidR="006D7C4C">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6D7C4C">
        <w:rPr>
          <w:noProof/>
        </w:rPr>
        <w:t>4</w:t>
      </w:r>
      <w:r w:rsidR="006D7C4C">
        <w:t>.</w:t>
      </w:r>
      <w:r w:rsidR="006D7C4C">
        <w:rPr>
          <w:noProof/>
        </w:rPr>
        <w:t>8</w:t>
      </w:r>
      <w:r>
        <w:fldChar w:fldCharType="end"/>
      </w:r>
      <w:r w:rsidRPr="00010B0F">
        <w:t>.</w:t>
      </w:r>
    </w:p>
    <w:p w:rsidR="00145BE8" w:rsidRPr="00145C2C" w:rsidRDefault="00145BE8" w:rsidP="00145BE8">
      <w:pPr>
        <w:pStyle w:val="af"/>
        <w:keepNext/>
      </w:pPr>
      <w:r>
        <w:t xml:space="preserve">Таблица </w:t>
      </w:r>
      <w:bookmarkStart w:id="143" w:name="tbl_common_comp_re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8</w:t>
        </w:r>
      </w:fldSimple>
      <w:bookmarkEnd w:id="143"/>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(разработанное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К1</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lastRenderedPageBreak/>
              <w:t>К2</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К4</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К6</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[тыс.нм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 xml:space="preserve">КПД группы котлоагрегатов, </w:t>
            </w:r>
            <w:r w:rsidRPr="00401BBF">
              <w:rPr>
                <w:b/>
                <w:lang w:val="en-US"/>
              </w:rPr>
              <w:t>[%]</w:t>
            </w:r>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6D7C4C">
        <w:rPr>
          <w:noProof/>
        </w:rPr>
        <w:t>4</w:t>
      </w:r>
      <w:r w:rsidR="006D7C4C">
        <w:t>.</w:t>
      </w:r>
      <w:r w:rsidR="006D7C4C">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более оптимальным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6D7C4C">
        <w:rPr>
          <w:noProof/>
        </w:rPr>
        <w:t>4</w:t>
      </w:r>
      <w:r w:rsidR="006D7C4C">
        <w:t>.</w:t>
      </w:r>
      <w:r w:rsidR="006D7C4C">
        <w:rPr>
          <w:noProof/>
        </w:rPr>
        <w:t>6</w:t>
      </w:r>
      <w:r w:rsidR="006D7C4C">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6D7C4C">
        <w:rPr>
          <w:noProof/>
        </w:rPr>
        <w:t>4</w:t>
      </w:r>
      <w:r w:rsidR="006D7C4C">
        <w:t>.</w:t>
      </w:r>
      <w:r w:rsidR="006D7C4C">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44" w:name="tbl_gas_koeff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9</w:t>
        </w:r>
      </w:fldSimple>
      <w:bookmarkEnd w:id="144"/>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 xml:space="preserve">Коэффициент относительной важности, </w:t>
            </w:r>
            <w:r w:rsidRPr="009F3D05">
              <w:rPr>
                <w:b/>
                <w:lang w:val="en-US"/>
              </w:rPr>
              <w:t>[%]</w:t>
            </w:r>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К1</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К2</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К4</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К6</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[тыс.нм3/час]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r w:rsidRPr="009F3D05">
              <w:rPr>
                <w:b/>
              </w:rPr>
              <w:t>руб./час]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 xml:space="preserve">КПД очереди котлоагрегатов, </w:t>
            </w:r>
            <w:r w:rsidRPr="006048BC">
              <w:rPr>
                <w:b/>
              </w:rPr>
              <w:t>[%]</w:t>
            </w:r>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53632" behindDoc="0" locked="0" layoutInCell="1" allowOverlap="1" wp14:anchorId="5DDD6E29" wp14:editId="12D7F171">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731EA6" w:rsidRPr="00637F2E" w:rsidRDefault="00731EA6" w:rsidP="00145BE8">
                            <w:pPr>
                              <w:pStyle w:val="af"/>
                              <w:rPr>
                                <w:noProof/>
                                <w:szCs w:val="24"/>
                              </w:rPr>
                            </w:pPr>
                            <w:r>
                              <w:t xml:space="preserve">Рисунок </w:t>
                            </w:r>
                            <w:bookmarkStart w:id="145" w:name="pic_koeff_gas"/>
                            <w:r>
                              <w:fldChar w:fldCharType="begin"/>
                            </w:r>
                            <w:r>
                              <w:instrText xml:space="preserve"> STYLEREF 1 \s </w:instrText>
                            </w:r>
                            <w:r>
                              <w:fldChar w:fldCharType="separate"/>
                            </w:r>
                            <w:r>
                              <w:rPr>
                                <w:noProof/>
                              </w:rPr>
                              <w:t>5</w:t>
                            </w:r>
                            <w:r>
                              <w:fldChar w:fldCharType="end"/>
                            </w:r>
                            <w:r>
                              <w:t>.</w:t>
                            </w:r>
                            <w:fldSimple w:instr=" SEQ Рисунок \* ARABIC \s 1 ">
                              <w:r>
                                <w:rPr>
                                  <w:noProof/>
                                </w:rPr>
                                <w:t>5</w:t>
                              </w:r>
                            </w:fldSimple>
                            <w:bookmarkEnd w:id="145"/>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1" type="#_x0000_t202" style="position:absolute;left:0;text-align:left;margin-left:.95pt;margin-top:348.85pt;width:46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" stroked="f">
                <v:textbox style="mso-fit-shape-to-text:t" inset="0,0,0,0">
                  <w:txbxContent>
                    <w:p w:rsidR="00731EA6" w:rsidRPr="00637F2E" w:rsidRDefault="00731EA6" w:rsidP="00145BE8">
                      <w:pPr>
                        <w:pStyle w:val="af"/>
                        <w:rPr>
                          <w:noProof/>
                          <w:szCs w:val="24"/>
                        </w:rPr>
                      </w:pPr>
                      <w:r>
                        <w:t xml:space="preserve">Рисунок </w:t>
                      </w:r>
                      <w:bookmarkStart w:id="146" w:name="pic_koeff_gas"/>
                      <w:r>
                        <w:fldChar w:fldCharType="begin"/>
                      </w:r>
                      <w:r>
                        <w:instrText xml:space="preserve"> STYLEREF 1 \s </w:instrText>
                      </w:r>
                      <w:r>
                        <w:fldChar w:fldCharType="separate"/>
                      </w:r>
                      <w:r>
                        <w:rPr>
                          <w:noProof/>
                        </w:rPr>
                        <w:t>5</w:t>
                      </w:r>
                      <w:r>
                        <w:fldChar w:fldCharType="end"/>
                      </w:r>
                      <w:r>
                        <w:t>.</w:t>
                      </w:r>
                      <w:fldSimple w:instr=" SEQ Рисунок \* ARABIC \s 1 ">
                        <w:r>
                          <w:rPr>
                            <w:noProof/>
                          </w:rPr>
                          <w:t>5</w:t>
                        </w:r>
                      </w:fldSimple>
                      <w:bookmarkEnd w:id="146"/>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52608" behindDoc="1" locked="0" layoutInCell="1" allowOverlap="1" wp14:anchorId="015627AA" wp14:editId="613C4D4B">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sidR="006D7C4C">
        <w:rPr>
          <w:noProof/>
        </w:rPr>
        <w:t>5</w:t>
      </w:r>
      <w:r w:rsidR="006D7C4C">
        <w:t>.</w:t>
      </w:r>
      <w:r w:rsidR="006D7C4C">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sidR="006D7C4C">
        <w:rPr>
          <w:noProof/>
        </w:rPr>
        <w:t>5</w:t>
      </w:r>
      <w:r w:rsidR="006D7C4C">
        <w:t>.</w:t>
      </w:r>
      <w:r w:rsidR="006D7C4C">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54656" behindDoc="1" locked="0" layoutInCell="1" allowOverlap="1" wp14:anchorId="0AEFE363" wp14:editId="2FF2F115">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sidR="006D7C4C">
        <w:rPr>
          <w:noProof/>
        </w:rPr>
        <w:t>5</w:t>
      </w:r>
      <w:r w:rsidR="006D7C4C">
        <w:t>.</w:t>
      </w:r>
      <w:r w:rsidR="006D7C4C">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55680" behindDoc="1" locked="0" layoutInCell="1" allowOverlap="1" wp14:anchorId="3E94C79D" wp14:editId="6CBA95FE">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731EA6" w:rsidRPr="003F6E3A" w:rsidRDefault="00731EA6" w:rsidP="00145BE8">
                            <w:pPr>
                              <w:pStyle w:val="af"/>
                              <w:rPr>
                                <w:noProof/>
                                <w:szCs w:val="24"/>
                              </w:rPr>
                            </w:pPr>
                            <w:r>
                              <w:t xml:space="preserve">Рисунок </w:t>
                            </w:r>
                            <w:bookmarkStart w:id="147" w:name="pic_koeff_maz"/>
                            <w:r>
                              <w:fldChar w:fldCharType="begin"/>
                            </w:r>
                            <w:r>
                              <w:instrText xml:space="preserve"> STYLEREF 1 \s </w:instrText>
                            </w:r>
                            <w:r>
                              <w:fldChar w:fldCharType="separate"/>
                            </w:r>
                            <w:r>
                              <w:rPr>
                                <w:noProof/>
                              </w:rPr>
                              <w:t>5</w:t>
                            </w:r>
                            <w:r>
                              <w:fldChar w:fldCharType="end"/>
                            </w:r>
                            <w:r>
                              <w:t>.</w:t>
                            </w:r>
                            <w:fldSimple w:instr=" SEQ Рисунок \* ARABIC \s 1 ">
                              <w:r>
                                <w:rPr>
                                  <w:noProof/>
                                </w:rPr>
                                <w:t>6</w:t>
                              </w:r>
                            </w:fldSimple>
                            <w:bookmarkEnd w:id="147"/>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2" type="#_x0000_t202" style="position:absolute;left:0;text-align:left;margin-left:8.45pt;margin-top:-8.75pt;width:45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" stroked="f">
                <v:textbox style="mso-fit-shape-to-text:t" inset="0,0,0,0">
                  <w:txbxContent>
                    <w:p w:rsidR="00731EA6" w:rsidRPr="003F6E3A" w:rsidRDefault="00731EA6" w:rsidP="00145BE8">
                      <w:pPr>
                        <w:pStyle w:val="af"/>
                        <w:rPr>
                          <w:noProof/>
                          <w:szCs w:val="24"/>
                        </w:rPr>
                      </w:pPr>
                      <w:r>
                        <w:t xml:space="preserve">Рисунок </w:t>
                      </w:r>
                      <w:bookmarkStart w:id="148" w:name="pic_koeff_maz"/>
                      <w:r>
                        <w:fldChar w:fldCharType="begin"/>
                      </w:r>
                      <w:r>
                        <w:instrText xml:space="preserve"> STYLEREF 1 \s </w:instrText>
                      </w:r>
                      <w:r>
                        <w:fldChar w:fldCharType="separate"/>
                      </w:r>
                      <w:r>
                        <w:rPr>
                          <w:noProof/>
                        </w:rPr>
                        <w:t>5</w:t>
                      </w:r>
                      <w:r>
                        <w:fldChar w:fldCharType="end"/>
                      </w:r>
                      <w:r>
                        <w:t>.</w:t>
                      </w:r>
                      <w:fldSimple w:instr=" SEQ Рисунок \* ARABIC \s 1 ">
                        <w:r>
                          <w:rPr>
                            <w:noProof/>
                          </w:rPr>
                          <w:t>6</w:t>
                        </w:r>
                      </w:fldSimple>
                      <w:bookmarkEnd w:id="148"/>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sidR="006D7C4C">
        <w:rPr>
          <w:noProof/>
        </w:rPr>
        <w:t>5</w:t>
      </w:r>
      <w:r w:rsidR="006D7C4C">
        <w:t>.</w:t>
      </w:r>
      <w:r w:rsidR="006D7C4C">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sidR="006D7C4C">
        <w:rPr>
          <w:noProof/>
        </w:rPr>
        <w:t>5</w:t>
      </w:r>
      <w:r w:rsidR="006D7C4C">
        <w:t>.</w:t>
      </w:r>
      <w:r w:rsidR="006D7C4C">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6D7C4C">
        <w:rPr>
          <w:noProof/>
        </w:rPr>
        <w:t>5</w:t>
      </w:r>
      <w:r w:rsidR="006D7C4C">
        <w:t>.</w:t>
      </w:r>
      <w:r w:rsidR="006D7C4C">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57728" behindDoc="0" locked="0" layoutInCell="1" allowOverlap="1" wp14:anchorId="675FBF55" wp14:editId="5F3C063B">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731EA6" w:rsidRPr="003F6E3A" w:rsidRDefault="00731EA6" w:rsidP="00145BE8">
                            <w:pPr>
                              <w:pStyle w:val="af"/>
                              <w:rPr>
                                <w:noProof/>
                                <w:szCs w:val="24"/>
                              </w:rPr>
                            </w:pPr>
                            <w:r>
                              <w:t xml:space="preserve">Рисунок </w:t>
                            </w:r>
                            <w:bookmarkStart w:id="149" w:name="pic_koeff_mon"/>
                            <w:r>
                              <w:fldChar w:fldCharType="begin"/>
                            </w:r>
                            <w:r>
                              <w:instrText xml:space="preserve"> STYLEREF 1 \s </w:instrText>
                            </w:r>
                            <w:r>
                              <w:fldChar w:fldCharType="separate"/>
                            </w:r>
                            <w:r>
                              <w:rPr>
                                <w:noProof/>
                              </w:rPr>
                              <w:t>5</w:t>
                            </w:r>
                            <w:r>
                              <w:fldChar w:fldCharType="end"/>
                            </w:r>
                            <w:r>
                              <w:t>.</w:t>
                            </w:r>
                            <w:fldSimple w:instr=" SEQ Рисунок \* ARABIC \s 1 ">
                              <w:r>
                                <w:rPr>
                                  <w:noProof/>
                                </w:rPr>
                                <w:t>7</w:t>
                              </w:r>
                            </w:fldSimple>
                            <w:bookmarkEnd w:id="149"/>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731EA6" w:rsidRPr="007C4AAC" w:rsidRDefault="00731EA6"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3" type="#_x0000_t202" style="position:absolute;left:0;text-align:left;margin-left:0;margin-top:269.6pt;width:462.85pt;height:56.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" stroked="f">
                <v:textbox inset="0,0,0,0">
                  <w:txbxContent>
                    <w:p w:rsidR="00731EA6" w:rsidRPr="003F6E3A" w:rsidRDefault="00731EA6" w:rsidP="00145BE8">
                      <w:pPr>
                        <w:pStyle w:val="af"/>
                        <w:rPr>
                          <w:noProof/>
                          <w:szCs w:val="24"/>
                        </w:rPr>
                      </w:pPr>
                      <w:r>
                        <w:t xml:space="preserve">Рисунок </w:t>
                      </w:r>
                      <w:bookmarkStart w:id="150" w:name="pic_koeff_mon"/>
                      <w:r>
                        <w:fldChar w:fldCharType="begin"/>
                      </w:r>
                      <w:r>
                        <w:instrText xml:space="preserve"> STYLEREF 1 \s </w:instrText>
                      </w:r>
                      <w:r>
                        <w:fldChar w:fldCharType="separate"/>
                      </w:r>
                      <w:r>
                        <w:rPr>
                          <w:noProof/>
                        </w:rPr>
                        <w:t>5</w:t>
                      </w:r>
                      <w:r>
                        <w:fldChar w:fldCharType="end"/>
                      </w:r>
                      <w:r>
                        <w:t>.</w:t>
                      </w:r>
                      <w:fldSimple w:instr=" SEQ Рисунок \* ARABIC \s 1 ">
                        <w:r>
                          <w:rPr>
                            <w:noProof/>
                          </w:rPr>
                          <w:t>7</w:t>
                        </w:r>
                      </w:fldSimple>
                      <w:bookmarkEnd w:id="150"/>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731EA6" w:rsidRPr="007C4AAC" w:rsidRDefault="00731EA6"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6704" behindDoc="1" locked="0" layoutInCell="1" allowOverlap="1" wp14:anchorId="1CC7E3EC" wp14:editId="3B7F8A15">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sidR="006D7C4C">
        <w:rPr>
          <w:noProof/>
        </w:rPr>
        <w:t>5</w:t>
      </w:r>
      <w:r w:rsidR="006D7C4C">
        <w:t>.</w:t>
      </w:r>
      <w:r w:rsidR="006D7C4C">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6D7C4C">
        <w:rPr>
          <w:noProof/>
        </w:rPr>
        <w:t>5</w:t>
      </w:r>
      <w:r w:rsidR="006D7C4C">
        <w:t>.</w:t>
      </w:r>
      <w:r w:rsidR="006D7C4C">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59776" behindDoc="0" locked="0" layoutInCell="1" allowOverlap="1" wp14:anchorId="6B07F961" wp14:editId="2BF6E6EA">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731EA6" w:rsidRPr="003F6E3A" w:rsidRDefault="00731EA6" w:rsidP="00145BE8">
                            <w:pPr>
                              <w:pStyle w:val="af"/>
                              <w:rPr>
                                <w:noProof/>
                                <w:szCs w:val="24"/>
                              </w:rPr>
                            </w:pPr>
                            <w:r>
                              <w:t xml:space="preserve">Рисунок </w:t>
                            </w:r>
                            <w:bookmarkStart w:id="151" w:name="pic_koeff_kpd"/>
                            <w:r>
                              <w:fldChar w:fldCharType="begin"/>
                            </w:r>
                            <w:r>
                              <w:instrText xml:space="preserve"> STYLEREF 1 \s </w:instrText>
                            </w:r>
                            <w:r>
                              <w:fldChar w:fldCharType="separate"/>
                            </w:r>
                            <w:r>
                              <w:rPr>
                                <w:noProof/>
                              </w:rPr>
                              <w:t>5</w:t>
                            </w:r>
                            <w:r>
                              <w:fldChar w:fldCharType="end"/>
                            </w:r>
                            <w:r>
                              <w:t>.</w:t>
                            </w:r>
                            <w:fldSimple w:instr=" SEQ Рисунок \* ARABIC \s 1 ">
                              <w:r>
                                <w:rPr>
                                  <w:noProof/>
                                </w:rPr>
                                <w:t>8</w:t>
                              </w:r>
                            </w:fldSimple>
                            <w:bookmarkEnd w:id="151"/>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731EA6" w:rsidRPr="00C762D3" w:rsidRDefault="00731EA6"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34" type="#_x0000_t202" style="position:absolute;left:0;text-align:left;margin-left:2.8pt;margin-top:297.65pt;width:460.95pt;height:5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" stroked="f">
                <v:textbox inset="0,0,0,0">
                  <w:txbxContent>
                    <w:p w:rsidR="00731EA6" w:rsidRPr="003F6E3A" w:rsidRDefault="00731EA6" w:rsidP="00145BE8">
                      <w:pPr>
                        <w:pStyle w:val="af"/>
                        <w:rPr>
                          <w:noProof/>
                          <w:szCs w:val="24"/>
                        </w:rPr>
                      </w:pPr>
                      <w:r>
                        <w:t xml:space="preserve">Рисунок </w:t>
                      </w:r>
                      <w:bookmarkStart w:id="152" w:name="pic_koeff_kpd"/>
                      <w:r>
                        <w:fldChar w:fldCharType="begin"/>
                      </w:r>
                      <w:r>
                        <w:instrText xml:space="preserve"> STYLEREF 1 \s </w:instrText>
                      </w:r>
                      <w:r>
                        <w:fldChar w:fldCharType="separate"/>
                      </w:r>
                      <w:r>
                        <w:rPr>
                          <w:noProof/>
                        </w:rPr>
                        <w:t>5</w:t>
                      </w:r>
                      <w:r>
                        <w:fldChar w:fldCharType="end"/>
                      </w:r>
                      <w:r>
                        <w:t>.</w:t>
                      </w:r>
                      <w:fldSimple w:instr=" SEQ Рисунок \* ARABIC \s 1 ">
                        <w:r>
                          <w:rPr>
                            <w:noProof/>
                          </w:rPr>
                          <w:t>8</w:t>
                        </w:r>
                      </w:fldSimple>
                      <w:bookmarkEnd w:id="152"/>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731EA6" w:rsidRPr="00C762D3" w:rsidRDefault="00731EA6"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8752" behindDoc="1" locked="0" layoutInCell="1" allowOverlap="1" wp14:anchorId="3A056F68" wp14:editId="7D8FBECC">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sidR="006D7C4C">
        <w:rPr>
          <w:noProof/>
        </w:rPr>
        <w:t>5</w:t>
      </w:r>
      <w:r w:rsidR="006D7C4C">
        <w:t>.</w:t>
      </w:r>
      <w:r w:rsidR="006D7C4C">
        <w:rPr>
          <w:noProof/>
        </w:rPr>
        <w:t>8</w:t>
      </w:r>
      <w:r>
        <w:fldChar w:fldCharType="end"/>
      </w:r>
      <w:r>
        <w:t xml:space="preserve">, в целом, при увеличении </w:t>
      </w:r>
      <w:proofErr w:type="gramStart"/>
      <w:r>
        <w:t>значения коэффициента относительной важности критерия расхода газа</w:t>
      </w:r>
      <w:proofErr w:type="gramEnd"/>
      <w:r>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53"/>
      <w:r w:rsidRPr="0086241B">
        <w:t>[</w:t>
      </w:r>
      <w:r>
        <w:t>ссылка</w:t>
      </w:r>
      <w:r w:rsidRPr="0086241B">
        <w:t>]</w:t>
      </w:r>
      <w:r>
        <w:t>.</w:t>
      </w:r>
      <w:commentRangeEnd w:id="153"/>
      <w:r>
        <w:rPr>
          <w:rStyle w:val="a8"/>
        </w:rPr>
        <w:commentReference w:id="153"/>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54" w:name="_Toc388990996"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54"/>
        </w:p>
        <w:sdt>
          <w:sdtPr>
            <w:id w:val="111145805"/>
            <w:bibliography/>
          </w:sdtPr>
          <w:sdtContent>
            <w:commentRangeStart w:id="155" w:displacedByCustomXml="prev"/>
            <w:p w:rsidR="006D7C4C" w:rsidRDefault="00E14985" w:rsidP="006D7C4C">
              <w:pPr>
                <w:pStyle w:val="af4"/>
                <w:rPr>
                  <w:noProof/>
                </w:rPr>
              </w:pPr>
              <w:r>
                <w:fldChar w:fldCharType="begin"/>
              </w:r>
              <w:r w:rsidRPr="00FE198E">
                <w:rPr>
                  <w:lang w:val="en-US"/>
                </w:rPr>
                <w:instrText>BIBLIOGRAPHY</w:instrText>
              </w:r>
              <w:r>
                <w:fldChar w:fldCharType="separate"/>
              </w:r>
              <w:r w:rsidR="006D7C4C">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6D7C4C" w:rsidRDefault="006D7C4C" w:rsidP="006D7C4C">
              <w:pPr>
                <w:pStyle w:val="af4"/>
                <w:rPr>
                  <w:noProof/>
                </w:rPr>
              </w:pPr>
              <w:r>
                <w:rPr>
                  <w:noProof/>
                </w:rPr>
                <w:t>2. КРОК Результаты. — М. : КРОК, 2012.</w:t>
              </w:r>
            </w:p>
            <w:p w:rsidR="006D7C4C" w:rsidRDefault="006D7C4C" w:rsidP="006D7C4C">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6D7C4C" w:rsidRDefault="006D7C4C" w:rsidP="006D7C4C">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6D7C4C" w:rsidRDefault="006D7C4C" w:rsidP="006D7C4C">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6D7C4C" w:rsidRPr="006D7C4C" w:rsidRDefault="006D7C4C" w:rsidP="006D7C4C">
              <w:pPr>
                <w:pStyle w:val="af4"/>
                <w:rPr>
                  <w:noProof/>
                  <w:lang w:val="en-US"/>
                </w:rPr>
              </w:pPr>
              <w:r w:rsidRPr="006D7C4C">
                <w:rPr>
                  <w:noProof/>
                  <w:lang w:val="en-US"/>
                </w:rPr>
                <w:t>6. E.M.L. Beale Advanced Algorithmic Features for General Mathematical Programming Systems in Integer and Nonlinear Programming. — North-Holland, Amsterdam, 1970.</w:t>
              </w:r>
            </w:p>
            <w:p w:rsidR="006D7C4C" w:rsidRDefault="006D7C4C" w:rsidP="006D7C4C">
              <w:pPr>
                <w:pStyle w:val="af4"/>
                <w:rPr>
                  <w:noProof/>
                </w:rPr>
              </w:pPr>
              <w:r>
                <w:rPr>
                  <w:noProof/>
                </w:rPr>
                <w:t>7. Реклейтис Г. Рейвиндран А., Рэгсдел К. Оптимизация в технике: в 2 Т., Т. 1. — М. : Мир, 1986.</w:t>
              </w:r>
            </w:p>
            <w:p w:rsidR="006D7C4C" w:rsidRPr="006D7C4C" w:rsidRDefault="006D7C4C" w:rsidP="006D7C4C">
              <w:pPr>
                <w:pStyle w:val="af4"/>
                <w:rPr>
                  <w:noProof/>
                  <w:lang w:val="en-US"/>
                </w:rPr>
              </w:pPr>
              <w:r w:rsidRPr="006D7C4C">
                <w:rPr>
                  <w:noProof/>
                  <w:lang w:val="en-US"/>
                </w:rPr>
                <w:t xml:space="preserve">8. Kawatatoni T.K. Ullman R.J., Dantzig G.B. Computing Tetraethyl-lead Requirements in Linear Programming Format. — 1960. — </w:t>
              </w:r>
              <w:r>
                <w:rPr>
                  <w:noProof/>
                </w:rPr>
                <w:t>Т</w:t>
              </w:r>
              <w:r w:rsidRPr="006D7C4C">
                <w:rPr>
                  <w:noProof/>
                  <w:lang w:val="en-US"/>
                </w:rPr>
                <w:t>. 8 : 24-29 c.</w:t>
              </w:r>
            </w:p>
            <w:p w:rsidR="006D7C4C" w:rsidRPr="006D7C4C" w:rsidRDefault="006D7C4C" w:rsidP="006D7C4C">
              <w:pPr>
                <w:pStyle w:val="af4"/>
                <w:rPr>
                  <w:noProof/>
                  <w:lang w:val="en-US"/>
                </w:rPr>
              </w:pPr>
              <w:r w:rsidRPr="006D7C4C">
                <w:rPr>
                  <w:noProof/>
                  <w:lang w:val="en-US"/>
                </w:rPr>
                <w:t xml:space="preserve">9. Cheney E.W. Goldstein A.A. Newton's Method of Convex Programmingand Tchebycheff Approximation. — Numer Math., 1959. — </w:t>
              </w:r>
              <w:r>
                <w:rPr>
                  <w:noProof/>
                </w:rPr>
                <w:t>Т</w:t>
              </w:r>
              <w:r w:rsidRPr="006D7C4C">
                <w:rPr>
                  <w:noProof/>
                  <w:lang w:val="en-US"/>
                </w:rPr>
                <w:t>. 1 : 253-268 c.</w:t>
              </w:r>
            </w:p>
            <w:p w:rsidR="006D7C4C" w:rsidRPr="006D7C4C" w:rsidRDefault="006D7C4C" w:rsidP="006D7C4C">
              <w:pPr>
                <w:pStyle w:val="af4"/>
                <w:rPr>
                  <w:noProof/>
                  <w:lang w:val="en-US"/>
                </w:rPr>
              </w:pPr>
              <w:r w:rsidRPr="006D7C4C">
                <w:rPr>
                  <w:noProof/>
                  <w:lang w:val="en-US"/>
                </w:rPr>
                <w:t xml:space="preserve">10. D.M. Topkis Cutting Plane Methods without Nested Constraint Sets. — Oper. Res., 1975. — </w:t>
              </w:r>
              <w:r>
                <w:rPr>
                  <w:noProof/>
                </w:rPr>
                <w:t>Т</w:t>
              </w:r>
              <w:r w:rsidRPr="006D7C4C">
                <w:rPr>
                  <w:noProof/>
                  <w:lang w:val="en-US"/>
                </w:rPr>
                <w:t>. 18 : 404-413 c.</w:t>
              </w:r>
            </w:p>
            <w:p w:rsidR="006D7C4C" w:rsidRDefault="006D7C4C" w:rsidP="006D7C4C">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6D7C4C" w:rsidRPr="006D7C4C" w:rsidRDefault="006D7C4C" w:rsidP="006D7C4C">
              <w:pPr>
                <w:pStyle w:val="af4"/>
                <w:rPr>
                  <w:noProof/>
                  <w:lang w:val="en-US"/>
                </w:rPr>
              </w:pPr>
              <w:r w:rsidRPr="006D7C4C">
                <w:rPr>
                  <w:noProof/>
                  <w:lang w:val="en-US"/>
                </w:rPr>
                <w:t>12. G. Ludyk CAE von Dynamischen Systemen. Analyse, Simulation, Entwurf von Regelungssestemen.. — Berlin-Heidelberg : Springer-Verlag, 1990. — 335 c.</w:t>
              </w:r>
            </w:p>
            <w:p w:rsidR="006D7C4C" w:rsidRDefault="006D7C4C" w:rsidP="006D7C4C">
              <w:pPr>
                <w:pStyle w:val="af4"/>
                <w:rPr>
                  <w:noProof/>
                </w:rPr>
              </w:pPr>
              <w:r>
                <w:rPr>
                  <w:noProof/>
                </w:rPr>
                <w:lastRenderedPageBreak/>
                <w:t>13. Реклейтис Г. Рейвиндран А., Рэгсдел К. Оптимизация в технике: В 2 т.. — М. : Мир, 1986. — Т. 2 : 320 c.</w:t>
              </w:r>
            </w:p>
            <w:p w:rsidR="006D7C4C" w:rsidRDefault="006D7C4C" w:rsidP="006D7C4C">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6D7C4C" w:rsidRDefault="006D7C4C" w:rsidP="006D7C4C">
              <w:pPr>
                <w:pStyle w:val="af4"/>
                <w:rPr>
                  <w:noProof/>
                </w:rPr>
              </w:pPr>
              <w:r>
                <w:rPr>
                  <w:noProof/>
                </w:rPr>
                <w:t>15. И.И.Елисеева М.М.Юзбашев Общая теория статистики. — Москва : Финансы и статистика, 2004. — 656 c.</w:t>
              </w:r>
            </w:p>
            <w:p w:rsidR="006D7C4C" w:rsidRDefault="006D7C4C" w:rsidP="006D7C4C">
              <w:pPr>
                <w:pStyle w:val="af4"/>
                <w:rPr>
                  <w:noProof/>
                </w:rPr>
              </w:pPr>
              <w:r>
                <w:rPr>
                  <w:noProof/>
                </w:rPr>
                <w:t>16. Р.Г. Зах Котельные установки. — М. : Энергия, 1968. — 352 c.</w:t>
              </w:r>
            </w:p>
            <w:p w:rsidR="006D7C4C" w:rsidRDefault="006D7C4C" w:rsidP="006D7C4C">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6D7C4C" w:rsidRDefault="006D7C4C" w:rsidP="006D7C4C">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6D7C4C" w:rsidRPr="006D7C4C" w:rsidRDefault="006D7C4C" w:rsidP="006D7C4C">
              <w:pPr>
                <w:pStyle w:val="af4"/>
                <w:rPr>
                  <w:noProof/>
                  <w:lang w:val="en-US"/>
                </w:rPr>
              </w:pPr>
              <w:r>
                <w:rPr>
                  <w:noProof/>
                </w:rPr>
                <w:t>19. В.Д. Ногин Принятие решений в многокритериальной среде. Количественный</w:t>
              </w:r>
              <w:r w:rsidRPr="006D7C4C">
                <w:rPr>
                  <w:noProof/>
                  <w:lang w:val="en-US"/>
                </w:rPr>
                <w:t xml:space="preserve"> </w:t>
              </w:r>
              <w:r>
                <w:rPr>
                  <w:noProof/>
                </w:rPr>
                <w:t>подход</w:t>
              </w:r>
              <w:r w:rsidRPr="006D7C4C">
                <w:rPr>
                  <w:noProof/>
                  <w:lang w:val="en-US"/>
                </w:rPr>
                <w:t xml:space="preserve">. — </w:t>
              </w:r>
              <w:r>
                <w:rPr>
                  <w:noProof/>
                </w:rPr>
                <w:t>М</w:t>
              </w:r>
              <w:r w:rsidRPr="006D7C4C">
                <w:rPr>
                  <w:noProof/>
                  <w:lang w:val="en-US"/>
                </w:rPr>
                <w:t xml:space="preserve">. : </w:t>
              </w:r>
              <w:r>
                <w:rPr>
                  <w:noProof/>
                </w:rPr>
                <w:t>Физматлит</w:t>
              </w:r>
              <w:r w:rsidRPr="006D7C4C">
                <w:rPr>
                  <w:noProof/>
                  <w:lang w:val="en-US"/>
                </w:rPr>
                <w:t>, 2002.</w:t>
              </w:r>
            </w:p>
            <w:p w:rsidR="006D7C4C" w:rsidRPr="006D7C4C" w:rsidRDefault="006D7C4C" w:rsidP="006D7C4C">
              <w:pPr>
                <w:pStyle w:val="af4"/>
                <w:rPr>
                  <w:noProof/>
                  <w:lang w:val="en-US"/>
                </w:rPr>
              </w:pPr>
              <w:r w:rsidRPr="006D7C4C">
                <w:rPr>
                  <w:noProof/>
                  <w:lang w:val="en-US"/>
                </w:rPr>
                <w:t xml:space="preserve">20. Charns A. Cooper W.W. Management models and industrial applications of linear programming (Appendix B). — N.Y. : John Wiley and Sons, 1961. — </w:t>
              </w:r>
              <w:r>
                <w:rPr>
                  <w:noProof/>
                </w:rPr>
                <w:t>Т</w:t>
              </w:r>
              <w:r w:rsidRPr="006D7C4C">
                <w:rPr>
                  <w:noProof/>
                  <w:lang w:val="en-US"/>
                </w:rPr>
                <w:t>. 1.</w:t>
              </w:r>
            </w:p>
            <w:p w:rsidR="006D7C4C" w:rsidRPr="006D7C4C" w:rsidRDefault="006D7C4C" w:rsidP="006D7C4C">
              <w:pPr>
                <w:pStyle w:val="af4"/>
                <w:rPr>
                  <w:noProof/>
                  <w:lang w:val="en-US"/>
                </w:rPr>
              </w:pPr>
              <w:r w:rsidRPr="006D7C4C">
                <w:rPr>
                  <w:noProof/>
                  <w:lang w:val="en-US"/>
                </w:rPr>
                <w:t>21. Charns A. Cooper W.W., Ferguson R.O. Optimal estimation of execute compensation by linear programming. — Management Science, 1955.</w:t>
              </w:r>
            </w:p>
            <w:p w:rsidR="006D7C4C" w:rsidRDefault="006D7C4C" w:rsidP="006D7C4C">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6D7C4C">
              <w:r>
                <w:rPr>
                  <w:b/>
                  <w:bCs/>
                </w:rPr>
                <w:fldChar w:fldCharType="end"/>
              </w:r>
              <w:commentRangeEnd w:id="155"/>
              <w:r w:rsidR="00484770">
                <w:rPr>
                  <w:rStyle w:val="a8"/>
                </w:rPr>
                <w:commentReference w:id="155"/>
              </w:r>
            </w:p>
          </w:sdtContent>
        </w:sdt>
      </w:sdtContent>
    </w:sdt>
    <w:p w:rsidR="00434262" w:rsidRPr="00434262" w:rsidRDefault="00434262" w:rsidP="007C0D4A">
      <w:pPr>
        <w:pStyle w:val="a3"/>
        <w:ind w:left="567"/>
        <w:jc w:val="both"/>
        <w:rPr>
          <w:lang w:val="ru-RU"/>
        </w:rPr>
      </w:pPr>
    </w:p>
    <w:sectPr w:rsidR="00434262" w:rsidRPr="00434262">
      <w:footerReference w:type="default" r:id="rId34"/>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ArKuzmin" w:date="2014-05-22T23:02:00Z" w:initials="A">
    <w:p w:rsidR="00731EA6" w:rsidRDefault="00731EA6">
      <w:pPr>
        <w:pStyle w:val="a9"/>
      </w:pPr>
      <w:r>
        <w:rPr>
          <w:rStyle w:val="a8"/>
        </w:rPr>
        <w:annotationRef/>
      </w:r>
    </w:p>
  </w:comment>
  <w:comment w:id="23" w:author="ArKuzmin" w:date="2014-05-23T16:20:00Z" w:initials="A">
    <w:p w:rsidR="00731EA6" w:rsidRDefault="00731EA6" w:rsidP="00546510">
      <w:pPr>
        <w:pStyle w:val="a9"/>
      </w:pPr>
      <w:r>
        <w:rPr>
          <w:rStyle w:val="a8"/>
        </w:rPr>
        <w:annotationRef/>
      </w:r>
      <w:r>
        <w:t>Где то нужно написать, что эта работа связана именно с ТЭЦ 20</w:t>
      </w:r>
    </w:p>
  </w:comment>
  <w:comment w:id="24" w:author="ArKuzmin" w:date="2014-05-23T16:20:00Z" w:initials="A">
    <w:p w:rsidR="00731EA6" w:rsidRDefault="00731EA6" w:rsidP="00546510">
      <w:pPr>
        <w:pStyle w:val="a9"/>
      </w:pPr>
      <w:r>
        <w:rPr>
          <w:rStyle w:val="a8"/>
        </w:rPr>
        <w:annotationRef/>
      </w:r>
      <w:r>
        <w:t>Где то нужно написать, что эта работа связана именно с ТЭЦ 20</w:t>
      </w:r>
    </w:p>
  </w:comment>
  <w:comment w:id="26" w:author="ArKuzmin" w:date="2014-05-23T16:20:00Z" w:initials="A">
    <w:p w:rsidR="00731EA6" w:rsidRDefault="00731EA6" w:rsidP="00546510">
      <w:pPr>
        <w:pStyle w:val="a9"/>
      </w:pPr>
      <w:r>
        <w:rPr>
          <w:rStyle w:val="a8"/>
        </w:rPr>
        <w:annotationRef/>
      </w:r>
      <w:proofErr w:type="gramStart"/>
      <w:r>
        <w:t>Подумать</w:t>
      </w:r>
      <w:proofErr w:type="gramEnd"/>
      <w:r>
        <w:t xml:space="preserve"> как сделать лучше</w:t>
      </w:r>
    </w:p>
  </w:comment>
  <w:comment w:id="27" w:author="ArKuzmin" w:date="2014-05-23T16:20:00Z" w:initials="A">
    <w:p w:rsidR="00731EA6" w:rsidRDefault="00731EA6" w:rsidP="00546510">
      <w:pPr>
        <w:pStyle w:val="a9"/>
      </w:pPr>
      <w:r>
        <w:rPr>
          <w:rStyle w:val="a8"/>
        </w:rPr>
        <w:annotationRef/>
      </w:r>
      <w:r>
        <w:t>В глоссарий</w:t>
      </w:r>
    </w:p>
  </w:comment>
  <w:comment w:id="30" w:author="Kuzmin Artem" w:date="2014-05-23T16:20:00Z" w:initials="KA">
    <w:p w:rsidR="00731EA6" w:rsidRDefault="00731EA6" w:rsidP="00546510">
      <w:pPr>
        <w:pStyle w:val="a9"/>
      </w:pPr>
      <w:r>
        <w:rPr>
          <w:rStyle w:val="a8"/>
        </w:rPr>
        <w:annotationRef/>
      </w:r>
      <w:r>
        <w:t>Должна быть расшифровка всяких аббревиатур</w:t>
      </w:r>
    </w:p>
  </w:comment>
  <w:comment w:id="76" w:author="ArKuzmin" w:date="2014-05-23T18:08:00Z" w:initials="A">
    <w:p w:rsidR="00731EA6" w:rsidRDefault="00731EA6">
      <w:pPr>
        <w:pStyle w:val="a9"/>
      </w:pPr>
      <w:r>
        <w:rPr>
          <w:rStyle w:val="a8"/>
        </w:rPr>
        <w:annotationRef/>
      </w:r>
    </w:p>
  </w:comment>
  <w:comment w:id="77" w:author="Kuzmin Artem" w:date="2014-05-23T18:09:00Z" w:initials="KA">
    <w:p w:rsidR="00731EA6" w:rsidRDefault="00731EA6" w:rsidP="0077709B">
      <w:pPr>
        <w:pStyle w:val="a9"/>
      </w:pPr>
      <w:r>
        <w:rPr>
          <w:rStyle w:val="a8"/>
        </w:rPr>
        <w:annotationRef/>
      </w:r>
    </w:p>
  </w:comment>
  <w:comment w:id="99" w:author="ArKuzmin" w:date="2014-05-23T19:50:00Z" w:initials="A">
    <w:p w:rsidR="00731EA6" w:rsidRDefault="00731EA6">
      <w:pPr>
        <w:pStyle w:val="a9"/>
      </w:pPr>
      <w:r>
        <w:rPr>
          <w:rStyle w:val="a8"/>
        </w:rPr>
        <w:annotationRef/>
      </w:r>
      <w:r>
        <w:t>Поправить ссылку на рисунке</w:t>
      </w:r>
    </w:p>
  </w:comment>
  <w:comment w:id="101" w:author="ArKuzmin" w:date="2014-05-23T16:20:00Z" w:initials="A">
    <w:p w:rsidR="00731EA6" w:rsidRDefault="00731EA6" w:rsidP="00546510">
      <w:pPr>
        <w:pStyle w:val="a9"/>
      </w:pPr>
      <w:r>
        <w:rPr>
          <w:rStyle w:val="a8"/>
        </w:rPr>
        <w:annotationRef/>
      </w:r>
    </w:p>
  </w:comment>
  <w:comment w:id="102" w:author="Kuzmin Artem" w:date="2014-05-23T16:20:00Z" w:initials="KA">
    <w:p w:rsidR="00731EA6" w:rsidRDefault="00731EA6" w:rsidP="00546510">
      <w:pPr>
        <w:pStyle w:val="a9"/>
      </w:pPr>
      <w:r>
        <w:rPr>
          <w:rStyle w:val="a8"/>
        </w:rPr>
        <w:annotationRef/>
      </w:r>
      <w:r>
        <w:t>Написать, почему именно квадратичную</w:t>
      </w:r>
    </w:p>
  </w:comment>
  <w:comment w:id="121" w:author="ArKuzmin" w:date="2014-05-23T20:19:00Z" w:initials="A">
    <w:p w:rsidR="00731EA6" w:rsidRDefault="00731EA6" w:rsidP="00145BE8">
      <w:pPr>
        <w:pStyle w:val="a9"/>
      </w:pPr>
      <w:r>
        <w:rPr>
          <w:rStyle w:val="a8"/>
        </w:rPr>
        <w:annotationRef/>
      </w:r>
      <w:r>
        <w:t>глоссарий</w:t>
      </w:r>
    </w:p>
  </w:comment>
  <w:comment w:id="122" w:author="ArKuzmin" w:date="2014-05-23T20:19:00Z" w:initials="A">
    <w:p w:rsidR="00731EA6" w:rsidRDefault="00731EA6" w:rsidP="00145BE8">
      <w:pPr>
        <w:pStyle w:val="a9"/>
      </w:pPr>
      <w:r>
        <w:rPr>
          <w:rStyle w:val="a8"/>
        </w:rPr>
        <w:annotationRef/>
      </w:r>
      <w:r>
        <w:t>глоссарий</w:t>
      </w:r>
    </w:p>
  </w:comment>
  <w:comment w:id="123" w:author="ArKuzmin" w:date="2014-05-23T20:19:00Z" w:initials="A">
    <w:p w:rsidR="00731EA6" w:rsidRDefault="00731EA6" w:rsidP="00145BE8">
      <w:pPr>
        <w:pStyle w:val="a9"/>
      </w:pPr>
      <w:r>
        <w:rPr>
          <w:rStyle w:val="a8"/>
        </w:rPr>
        <w:annotationRef/>
      </w:r>
      <w:r>
        <w:t>на результаты</w:t>
      </w:r>
    </w:p>
  </w:comment>
  <w:comment w:id="132" w:author="ArKuzmin" w:date="2014-05-23T20:19:00Z" w:initials="A">
    <w:p w:rsidR="00731EA6" w:rsidRDefault="00731EA6" w:rsidP="00145BE8">
      <w:pPr>
        <w:pStyle w:val="a9"/>
      </w:pPr>
      <w:r>
        <w:rPr>
          <w:rStyle w:val="a8"/>
        </w:rPr>
        <w:annotationRef/>
      </w:r>
    </w:p>
  </w:comment>
  <w:comment w:id="133" w:author="ArKuzmin" w:date="2014-05-23T20:19:00Z" w:initials="A">
    <w:p w:rsidR="00731EA6" w:rsidRDefault="00731EA6" w:rsidP="00145BE8">
      <w:pPr>
        <w:pStyle w:val="a9"/>
      </w:pPr>
      <w:r>
        <w:rPr>
          <w:rStyle w:val="a8"/>
        </w:rPr>
        <w:annotationRef/>
      </w:r>
    </w:p>
  </w:comment>
  <w:comment w:id="135" w:author="ArKuzmin" w:date="2014-05-23T20:19:00Z" w:initials="A">
    <w:p w:rsidR="00731EA6" w:rsidRDefault="00731EA6" w:rsidP="00145BE8">
      <w:pPr>
        <w:pStyle w:val="a9"/>
      </w:pPr>
      <w:r>
        <w:rPr>
          <w:rStyle w:val="a8"/>
        </w:rPr>
        <w:annotationRef/>
      </w:r>
    </w:p>
  </w:comment>
  <w:comment w:id="137" w:author="ArKuzmin" w:date="2014-05-23T20:19:00Z" w:initials="A">
    <w:p w:rsidR="00731EA6" w:rsidRDefault="00731EA6" w:rsidP="00145BE8">
      <w:pPr>
        <w:pStyle w:val="a9"/>
      </w:pPr>
      <w:r>
        <w:rPr>
          <w:rStyle w:val="a8"/>
        </w:rPr>
        <w:annotationRef/>
      </w:r>
    </w:p>
  </w:comment>
  <w:comment w:id="153" w:author="ArKuzmin" w:date="2014-05-23T20:19:00Z" w:initials="A">
    <w:p w:rsidR="00731EA6" w:rsidRDefault="00731EA6" w:rsidP="00145BE8">
      <w:pPr>
        <w:pStyle w:val="a9"/>
      </w:pPr>
      <w:r>
        <w:rPr>
          <w:rStyle w:val="a8"/>
        </w:rPr>
        <w:annotationRef/>
      </w:r>
    </w:p>
  </w:comment>
  <w:comment w:id="155" w:author="ArKuzmin" w:date="2014-05-21T22:13:00Z" w:initials="A">
    <w:p w:rsidR="00731EA6" w:rsidRDefault="00731EA6">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75D" w:rsidRDefault="00AD375D" w:rsidP="0056527F">
      <w:r>
        <w:separator/>
      </w:r>
    </w:p>
  </w:endnote>
  <w:endnote w:type="continuationSeparator" w:id="0">
    <w:p w:rsidR="00AD375D" w:rsidRDefault="00AD375D"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731EA6" w:rsidRDefault="00731EA6">
        <w:pPr>
          <w:pStyle w:val="af2"/>
          <w:jc w:val="center"/>
        </w:pPr>
        <w:r>
          <w:fldChar w:fldCharType="begin"/>
        </w:r>
        <w:r>
          <w:instrText>PAGE   \* MERGEFORMAT</w:instrText>
        </w:r>
        <w:r>
          <w:fldChar w:fldCharType="separate"/>
        </w:r>
        <w:r w:rsidR="006F5908">
          <w:rPr>
            <w:noProof/>
          </w:rPr>
          <w:t>18</w:t>
        </w:r>
        <w:r>
          <w:fldChar w:fldCharType="end"/>
        </w:r>
      </w:p>
    </w:sdtContent>
  </w:sdt>
  <w:p w:rsidR="00731EA6" w:rsidRDefault="00731EA6">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731EA6" w:rsidRDefault="00731EA6">
        <w:pPr>
          <w:pStyle w:val="af2"/>
          <w:jc w:val="right"/>
        </w:pPr>
        <w:r>
          <w:fldChar w:fldCharType="begin"/>
        </w:r>
        <w:r>
          <w:instrText>PAGE   \* MERGEFORMAT</w:instrText>
        </w:r>
        <w:r>
          <w:fldChar w:fldCharType="separate"/>
        </w:r>
        <w:r w:rsidR="004A784B">
          <w:rPr>
            <w:noProof/>
          </w:rPr>
          <w:t>60</w:t>
        </w:r>
        <w:r>
          <w:fldChar w:fldCharType="end"/>
        </w:r>
      </w:p>
    </w:sdtContent>
  </w:sdt>
  <w:p w:rsidR="00731EA6" w:rsidRDefault="00731EA6">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75D" w:rsidRDefault="00AD375D" w:rsidP="0056527F">
      <w:r>
        <w:separator/>
      </w:r>
    </w:p>
  </w:footnote>
  <w:footnote w:type="continuationSeparator" w:id="0">
    <w:p w:rsidR="00AD375D" w:rsidRDefault="00AD375D"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9">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0"/>
  </w:num>
  <w:num w:numId="3">
    <w:abstractNumId w:val="43"/>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4"/>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2"/>
  </w:num>
  <w:num w:numId="25">
    <w:abstractNumId w:val="29"/>
  </w:num>
  <w:num w:numId="26">
    <w:abstractNumId w:val="20"/>
  </w:num>
  <w:num w:numId="27">
    <w:abstractNumId w:val="45"/>
  </w:num>
  <w:num w:numId="28">
    <w:abstractNumId w:val="39"/>
  </w:num>
  <w:num w:numId="29">
    <w:abstractNumId w:val="23"/>
  </w:num>
  <w:num w:numId="30">
    <w:abstractNumId w:val="8"/>
  </w:num>
  <w:num w:numId="31">
    <w:abstractNumId w:val="40"/>
  </w:num>
  <w:num w:numId="32">
    <w:abstractNumId w:val="14"/>
  </w:num>
  <w:num w:numId="33">
    <w:abstractNumId w:val="35"/>
  </w:num>
  <w:num w:numId="34">
    <w:abstractNumId w:val="34"/>
  </w:num>
  <w:num w:numId="35">
    <w:abstractNumId w:val="6"/>
  </w:num>
  <w:num w:numId="36">
    <w:abstractNumId w:val="27"/>
  </w:num>
  <w:num w:numId="37">
    <w:abstractNumId w:val="37"/>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1"/>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6F73"/>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82AFD"/>
    <w:rsid w:val="00083322"/>
    <w:rsid w:val="00086603"/>
    <w:rsid w:val="000B1013"/>
    <w:rsid w:val="000B30BB"/>
    <w:rsid w:val="000C36D3"/>
    <w:rsid w:val="000D1ED4"/>
    <w:rsid w:val="000E391A"/>
    <w:rsid w:val="000F3F74"/>
    <w:rsid w:val="000F7F63"/>
    <w:rsid w:val="001005B8"/>
    <w:rsid w:val="0010468E"/>
    <w:rsid w:val="00112906"/>
    <w:rsid w:val="00114303"/>
    <w:rsid w:val="00116A58"/>
    <w:rsid w:val="001339FC"/>
    <w:rsid w:val="00135892"/>
    <w:rsid w:val="00144FBB"/>
    <w:rsid w:val="00145BE8"/>
    <w:rsid w:val="00147D1E"/>
    <w:rsid w:val="00161E76"/>
    <w:rsid w:val="001628C1"/>
    <w:rsid w:val="00164CE4"/>
    <w:rsid w:val="0016575C"/>
    <w:rsid w:val="001723E7"/>
    <w:rsid w:val="00184189"/>
    <w:rsid w:val="001A0F50"/>
    <w:rsid w:val="001B5151"/>
    <w:rsid w:val="001B5812"/>
    <w:rsid w:val="001C0F08"/>
    <w:rsid w:val="001D18DD"/>
    <w:rsid w:val="001E36C3"/>
    <w:rsid w:val="001E63F4"/>
    <w:rsid w:val="001E7AE3"/>
    <w:rsid w:val="001E7BF0"/>
    <w:rsid w:val="00202404"/>
    <w:rsid w:val="00211E28"/>
    <w:rsid w:val="0021504E"/>
    <w:rsid w:val="00222640"/>
    <w:rsid w:val="00224E06"/>
    <w:rsid w:val="00250034"/>
    <w:rsid w:val="00251D9D"/>
    <w:rsid w:val="00267920"/>
    <w:rsid w:val="00271996"/>
    <w:rsid w:val="002762A4"/>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E8A"/>
    <w:rsid w:val="003354DD"/>
    <w:rsid w:val="00335525"/>
    <w:rsid w:val="00336D1E"/>
    <w:rsid w:val="00342F00"/>
    <w:rsid w:val="0034725A"/>
    <w:rsid w:val="003507B3"/>
    <w:rsid w:val="003527B1"/>
    <w:rsid w:val="00353132"/>
    <w:rsid w:val="00357699"/>
    <w:rsid w:val="00361702"/>
    <w:rsid w:val="00361B19"/>
    <w:rsid w:val="003646C9"/>
    <w:rsid w:val="003758BC"/>
    <w:rsid w:val="00377AA4"/>
    <w:rsid w:val="00392229"/>
    <w:rsid w:val="00392C11"/>
    <w:rsid w:val="00393E3F"/>
    <w:rsid w:val="0039732F"/>
    <w:rsid w:val="003C0C19"/>
    <w:rsid w:val="003D454F"/>
    <w:rsid w:val="003E6005"/>
    <w:rsid w:val="003F4C97"/>
    <w:rsid w:val="004207BF"/>
    <w:rsid w:val="00433719"/>
    <w:rsid w:val="00434262"/>
    <w:rsid w:val="00436899"/>
    <w:rsid w:val="00445786"/>
    <w:rsid w:val="00455480"/>
    <w:rsid w:val="004634BE"/>
    <w:rsid w:val="00463DD6"/>
    <w:rsid w:val="00465339"/>
    <w:rsid w:val="00466FE7"/>
    <w:rsid w:val="00467AD5"/>
    <w:rsid w:val="00471D65"/>
    <w:rsid w:val="004771BF"/>
    <w:rsid w:val="00481497"/>
    <w:rsid w:val="00484770"/>
    <w:rsid w:val="004A784B"/>
    <w:rsid w:val="004B450B"/>
    <w:rsid w:val="004B48B1"/>
    <w:rsid w:val="004C5754"/>
    <w:rsid w:val="004E033E"/>
    <w:rsid w:val="004E5C26"/>
    <w:rsid w:val="00505B7C"/>
    <w:rsid w:val="00507683"/>
    <w:rsid w:val="00522E27"/>
    <w:rsid w:val="00523B03"/>
    <w:rsid w:val="00546510"/>
    <w:rsid w:val="00551260"/>
    <w:rsid w:val="005518E2"/>
    <w:rsid w:val="005528EC"/>
    <w:rsid w:val="00553E41"/>
    <w:rsid w:val="00554E4C"/>
    <w:rsid w:val="0055584F"/>
    <w:rsid w:val="00560EE3"/>
    <w:rsid w:val="0056334E"/>
    <w:rsid w:val="0056527F"/>
    <w:rsid w:val="005660BE"/>
    <w:rsid w:val="00567FA3"/>
    <w:rsid w:val="00573B09"/>
    <w:rsid w:val="0058057A"/>
    <w:rsid w:val="00587E83"/>
    <w:rsid w:val="0059111B"/>
    <w:rsid w:val="00595169"/>
    <w:rsid w:val="005A15F2"/>
    <w:rsid w:val="005A427E"/>
    <w:rsid w:val="005C2F76"/>
    <w:rsid w:val="005D180D"/>
    <w:rsid w:val="005D27C5"/>
    <w:rsid w:val="005D7D56"/>
    <w:rsid w:val="006124A2"/>
    <w:rsid w:val="00617320"/>
    <w:rsid w:val="006224A3"/>
    <w:rsid w:val="006250DB"/>
    <w:rsid w:val="00631F95"/>
    <w:rsid w:val="00637587"/>
    <w:rsid w:val="00653908"/>
    <w:rsid w:val="0066107F"/>
    <w:rsid w:val="0066266C"/>
    <w:rsid w:val="00665339"/>
    <w:rsid w:val="00670698"/>
    <w:rsid w:val="006736B9"/>
    <w:rsid w:val="006830C6"/>
    <w:rsid w:val="006A0FAD"/>
    <w:rsid w:val="006A5683"/>
    <w:rsid w:val="006A5A93"/>
    <w:rsid w:val="006A675B"/>
    <w:rsid w:val="006B37E1"/>
    <w:rsid w:val="006B4033"/>
    <w:rsid w:val="006B76D5"/>
    <w:rsid w:val="006C0E35"/>
    <w:rsid w:val="006D16F2"/>
    <w:rsid w:val="006D1CDF"/>
    <w:rsid w:val="006D33A4"/>
    <w:rsid w:val="006D7C4C"/>
    <w:rsid w:val="006E0D4B"/>
    <w:rsid w:val="006E247D"/>
    <w:rsid w:val="006F4B7B"/>
    <w:rsid w:val="006F5908"/>
    <w:rsid w:val="00726E18"/>
    <w:rsid w:val="007270DB"/>
    <w:rsid w:val="00731EA6"/>
    <w:rsid w:val="007323A1"/>
    <w:rsid w:val="00733FCB"/>
    <w:rsid w:val="0074386A"/>
    <w:rsid w:val="00747FDF"/>
    <w:rsid w:val="00750ABF"/>
    <w:rsid w:val="00761FD8"/>
    <w:rsid w:val="00764DAE"/>
    <w:rsid w:val="007740C2"/>
    <w:rsid w:val="00775A5D"/>
    <w:rsid w:val="0077709B"/>
    <w:rsid w:val="00780BCC"/>
    <w:rsid w:val="007859A9"/>
    <w:rsid w:val="0079090C"/>
    <w:rsid w:val="007A52DE"/>
    <w:rsid w:val="007A7353"/>
    <w:rsid w:val="007B1D74"/>
    <w:rsid w:val="007B4144"/>
    <w:rsid w:val="007B6DFF"/>
    <w:rsid w:val="007C0D4A"/>
    <w:rsid w:val="007C185D"/>
    <w:rsid w:val="007C2996"/>
    <w:rsid w:val="007C3B7A"/>
    <w:rsid w:val="007C793A"/>
    <w:rsid w:val="007D1DE9"/>
    <w:rsid w:val="007D35C6"/>
    <w:rsid w:val="007E0857"/>
    <w:rsid w:val="007E0DCC"/>
    <w:rsid w:val="007E269F"/>
    <w:rsid w:val="007E49A5"/>
    <w:rsid w:val="00801B3A"/>
    <w:rsid w:val="008025CA"/>
    <w:rsid w:val="008042AD"/>
    <w:rsid w:val="00806BC2"/>
    <w:rsid w:val="00820A19"/>
    <w:rsid w:val="00820C4F"/>
    <w:rsid w:val="008227E7"/>
    <w:rsid w:val="00826168"/>
    <w:rsid w:val="00826680"/>
    <w:rsid w:val="00835992"/>
    <w:rsid w:val="00846820"/>
    <w:rsid w:val="00873CC6"/>
    <w:rsid w:val="00874410"/>
    <w:rsid w:val="0088146D"/>
    <w:rsid w:val="008A1AB3"/>
    <w:rsid w:val="008A1D74"/>
    <w:rsid w:val="008A5513"/>
    <w:rsid w:val="008A5E4E"/>
    <w:rsid w:val="008B10BA"/>
    <w:rsid w:val="008B28E8"/>
    <w:rsid w:val="008B7B0B"/>
    <w:rsid w:val="008C104C"/>
    <w:rsid w:val="008C2980"/>
    <w:rsid w:val="008C4511"/>
    <w:rsid w:val="008C605A"/>
    <w:rsid w:val="008C686B"/>
    <w:rsid w:val="008D09E3"/>
    <w:rsid w:val="008D30B8"/>
    <w:rsid w:val="008D3F9F"/>
    <w:rsid w:val="008D6D50"/>
    <w:rsid w:val="008E773E"/>
    <w:rsid w:val="00904100"/>
    <w:rsid w:val="00904C3B"/>
    <w:rsid w:val="00906552"/>
    <w:rsid w:val="00915A0C"/>
    <w:rsid w:val="0092795A"/>
    <w:rsid w:val="0093583D"/>
    <w:rsid w:val="00942A93"/>
    <w:rsid w:val="0094440D"/>
    <w:rsid w:val="00954EFF"/>
    <w:rsid w:val="00973E4A"/>
    <w:rsid w:val="009748B4"/>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473"/>
    <w:rsid w:val="009F7D27"/>
    <w:rsid w:val="00A10A40"/>
    <w:rsid w:val="00A13CA4"/>
    <w:rsid w:val="00A17492"/>
    <w:rsid w:val="00A25A3B"/>
    <w:rsid w:val="00A4091B"/>
    <w:rsid w:val="00A420F5"/>
    <w:rsid w:val="00A4221B"/>
    <w:rsid w:val="00A44633"/>
    <w:rsid w:val="00A454B0"/>
    <w:rsid w:val="00A54437"/>
    <w:rsid w:val="00A560E1"/>
    <w:rsid w:val="00A64C03"/>
    <w:rsid w:val="00A76CE8"/>
    <w:rsid w:val="00A85664"/>
    <w:rsid w:val="00A93B4B"/>
    <w:rsid w:val="00AB6DED"/>
    <w:rsid w:val="00AD375D"/>
    <w:rsid w:val="00AE02B1"/>
    <w:rsid w:val="00AE453E"/>
    <w:rsid w:val="00AE51C5"/>
    <w:rsid w:val="00AE5D4C"/>
    <w:rsid w:val="00AF0A55"/>
    <w:rsid w:val="00B07A4B"/>
    <w:rsid w:val="00B12126"/>
    <w:rsid w:val="00B20D7B"/>
    <w:rsid w:val="00B23BD8"/>
    <w:rsid w:val="00B27383"/>
    <w:rsid w:val="00B3024D"/>
    <w:rsid w:val="00B30FA2"/>
    <w:rsid w:val="00B35F39"/>
    <w:rsid w:val="00B372CA"/>
    <w:rsid w:val="00B37DFF"/>
    <w:rsid w:val="00B57FE2"/>
    <w:rsid w:val="00B60720"/>
    <w:rsid w:val="00B625DD"/>
    <w:rsid w:val="00B655D7"/>
    <w:rsid w:val="00B834AD"/>
    <w:rsid w:val="00B8664A"/>
    <w:rsid w:val="00B87F49"/>
    <w:rsid w:val="00B954B4"/>
    <w:rsid w:val="00BA74C2"/>
    <w:rsid w:val="00BB359C"/>
    <w:rsid w:val="00BB3F92"/>
    <w:rsid w:val="00BB4A12"/>
    <w:rsid w:val="00BD6CDA"/>
    <w:rsid w:val="00BF5688"/>
    <w:rsid w:val="00C03A40"/>
    <w:rsid w:val="00C14AD5"/>
    <w:rsid w:val="00C1560E"/>
    <w:rsid w:val="00C2645A"/>
    <w:rsid w:val="00C30179"/>
    <w:rsid w:val="00C310DB"/>
    <w:rsid w:val="00C327F1"/>
    <w:rsid w:val="00C37053"/>
    <w:rsid w:val="00C37322"/>
    <w:rsid w:val="00C45ABF"/>
    <w:rsid w:val="00C550A5"/>
    <w:rsid w:val="00C57D4F"/>
    <w:rsid w:val="00C66CAE"/>
    <w:rsid w:val="00C81900"/>
    <w:rsid w:val="00C84F9D"/>
    <w:rsid w:val="00C93007"/>
    <w:rsid w:val="00CA0437"/>
    <w:rsid w:val="00CA0C87"/>
    <w:rsid w:val="00CA2647"/>
    <w:rsid w:val="00CA7040"/>
    <w:rsid w:val="00CA74DF"/>
    <w:rsid w:val="00CB1103"/>
    <w:rsid w:val="00CB45AF"/>
    <w:rsid w:val="00CC5C8E"/>
    <w:rsid w:val="00CC60FE"/>
    <w:rsid w:val="00CD038A"/>
    <w:rsid w:val="00CD0F8C"/>
    <w:rsid w:val="00CD1ECA"/>
    <w:rsid w:val="00CE6A6F"/>
    <w:rsid w:val="00D04531"/>
    <w:rsid w:val="00D13A97"/>
    <w:rsid w:val="00D1623C"/>
    <w:rsid w:val="00D27ACE"/>
    <w:rsid w:val="00D32E86"/>
    <w:rsid w:val="00D54C50"/>
    <w:rsid w:val="00D76BA5"/>
    <w:rsid w:val="00D835EB"/>
    <w:rsid w:val="00DA47D7"/>
    <w:rsid w:val="00DA5FFA"/>
    <w:rsid w:val="00DB31DA"/>
    <w:rsid w:val="00DB78CB"/>
    <w:rsid w:val="00DC13BF"/>
    <w:rsid w:val="00DC5081"/>
    <w:rsid w:val="00DF37B0"/>
    <w:rsid w:val="00E02F39"/>
    <w:rsid w:val="00E05092"/>
    <w:rsid w:val="00E06FC2"/>
    <w:rsid w:val="00E1442B"/>
    <w:rsid w:val="00E14985"/>
    <w:rsid w:val="00E16BD2"/>
    <w:rsid w:val="00E25338"/>
    <w:rsid w:val="00E271DB"/>
    <w:rsid w:val="00E3677B"/>
    <w:rsid w:val="00E37A19"/>
    <w:rsid w:val="00E40081"/>
    <w:rsid w:val="00E41A59"/>
    <w:rsid w:val="00E41B28"/>
    <w:rsid w:val="00E50738"/>
    <w:rsid w:val="00E53492"/>
    <w:rsid w:val="00E63CE7"/>
    <w:rsid w:val="00E65E9E"/>
    <w:rsid w:val="00E66725"/>
    <w:rsid w:val="00E74A1E"/>
    <w:rsid w:val="00E770E0"/>
    <w:rsid w:val="00E91258"/>
    <w:rsid w:val="00E9757C"/>
    <w:rsid w:val="00EB7F02"/>
    <w:rsid w:val="00EC11A4"/>
    <w:rsid w:val="00EC4570"/>
    <w:rsid w:val="00EC55A3"/>
    <w:rsid w:val="00ED6764"/>
    <w:rsid w:val="00EE16F4"/>
    <w:rsid w:val="00F020D3"/>
    <w:rsid w:val="00F0486E"/>
    <w:rsid w:val="00F0511C"/>
    <w:rsid w:val="00F10545"/>
    <w:rsid w:val="00F25656"/>
    <w:rsid w:val="00F25C9B"/>
    <w:rsid w:val="00F26586"/>
    <w:rsid w:val="00F42BA3"/>
    <w:rsid w:val="00F51058"/>
    <w:rsid w:val="00F51DB3"/>
    <w:rsid w:val="00F8123E"/>
    <w:rsid w:val="00F81EC2"/>
    <w:rsid w:val="00F830FA"/>
    <w:rsid w:val="00F836AE"/>
    <w:rsid w:val="00F92DEA"/>
    <w:rsid w:val="00F97103"/>
    <w:rsid w:val="00F975ED"/>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5.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177187840"/>
        <c:axId val="177820800"/>
      </c:scatterChart>
      <c:valAx>
        <c:axId val="177187840"/>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177820800"/>
        <c:crosses val="autoZero"/>
        <c:crossBetween val="midCat"/>
        <c:majorUnit val="5"/>
      </c:valAx>
      <c:valAx>
        <c:axId val="177820800"/>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177187840"/>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177834240"/>
        <c:axId val="177836416"/>
      </c:scatterChart>
      <c:valAx>
        <c:axId val="177834240"/>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177836416"/>
        <c:crosses val="autoZero"/>
        <c:crossBetween val="midCat"/>
        <c:majorUnit val="10"/>
      </c:valAx>
      <c:valAx>
        <c:axId val="177836416"/>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177834240"/>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177858048"/>
        <c:axId val="177859968"/>
      </c:scatterChart>
      <c:valAx>
        <c:axId val="177858048"/>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177859968"/>
        <c:crosses val="autoZero"/>
        <c:crossBetween val="midCat"/>
        <c:majorUnit val="10"/>
      </c:valAx>
      <c:valAx>
        <c:axId val="177859968"/>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177858048"/>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177876352"/>
        <c:axId val="177882624"/>
      </c:scatterChart>
      <c:valAx>
        <c:axId val="177876352"/>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177882624"/>
        <c:crosses val="autoZero"/>
        <c:crossBetween val="midCat"/>
        <c:majorUnit val="10"/>
      </c:valAx>
      <c:valAx>
        <c:axId val="177882624"/>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177876352"/>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177895680"/>
        <c:axId val="177914240"/>
      </c:scatterChart>
      <c:valAx>
        <c:axId val="17789568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177914240"/>
        <c:crosses val="autoZero"/>
        <c:crossBetween val="midCat"/>
        <c:majorUnit val="10"/>
      </c:valAx>
      <c:valAx>
        <c:axId val="177914240"/>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177895680"/>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186254080"/>
        <c:axId val="186256000"/>
      </c:scatterChart>
      <c:valAx>
        <c:axId val="18625408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186256000"/>
        <c:crosses val="autoZero"/>
        <c:crossBetween val="midCat"/>
        <c:majorUnit val="10"/>
      </c:valAx>
      <c:valAx>
        <c:axId val="186256000"/>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186254080"/>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0A366EF3-0F96-4357-81E9-562F0F5B26CB}" type="presOf" srcId="{0F78D5C1-B86E-4C0A-8DCE-BE08B8F2CB11}" destId="{F7F02F55-3EE1-4133-9340-0419067114B9}" srcOrd="1" destOrd="0" presId="urn:microsoft.com/office/officeart/2008/layout/HorizontalMultiLevelHierarchy"/>
    <dgm:cxn modelId="{DEBFD253-BE74-4C2F-8125-100EE797C23A}" type="presOf" srcId="{A4640B9B-7858-4AE6-8F15-931BD2821C65}" destId="{6969EB49-BCA0-44BB-888A-02E8EDCC71A3}" srcOrd="0"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8E05E1D9-6539-4240-9716-38964495C168}" type="presOf" srcId="{43490450-ED91-489F-AED1-E14940988737}" destId="{B8728E8F-1B0E-44E9-AAB1-9CC35FE1E718}"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06B95809-87FA-4DC5-ABA5-EB2534672961}" type="presOf" srcId="{16618212-A5E2-4345-8062-5B8328CCD654}" destId="{9F787E00-561F-4A66-8959-E2E8F261A8C1}" srcOrd="0" destOrd="0" presId="urn:microsoft.com/office/officeart/2008/layout/HorizontalMultiLevelHierarchy"/>
    <dgm:cxn modelId="{7220B3C0-09C8-4795-8922-CFE45EE03828}" type="presOf" srcId="{CE2ED4C2-C4D6-45E9-8390-B1576B1B8459}" destId="{FE853071-3C8C-4121-A4E3-B87CEADC847C}" srcOrd="0" destOrd="0" presId="urn:microsoft.com/office/officeart/2008/layout/HorizontalMultiLevelHierarchy"/>
    <dgm:cxn modelId="{77799678-074A-4167-B210-1CD23AF0113C}" type="presOf" srcId="{E43723AE-1B46-4CB2-A36D-D6D9F11A706C}" destId="{0526C622-56C5-4014-9975-E4089746D4FF}" srcOrd="0" destOrd="0" presId="urn:microsoft.com/office/officeart/2008/layout/HorizontalMultiLevelHierarchy"/>
    <dgm:cxn modelId="{08282180-746A-4EAF-8D20-A8867FF0768E}" type="presOf" srcId="{4378811A-379B-46D3-82A2-F3FB09073A09}" destId="{65A10B49-893C-48EF-815E-C5468BCBF823}" srcOrd="1" destOrd="0" presId="urn:microsoft.com/office/officeart/2008/layout/HorizontalMultiLevelHierarchy"/>
    <dgm:cxn modelId="{D260DFBE-996B-4AC5-8ADF-45B45A1189EE}" type="presOf" srcId="{B0D28352-BE2D-4301-BCCB-9A7EBBDF78D2}" destId="{09F5B56F-5BC3-44E1-A32F-F5AE67BA777A}" srcOrd="0"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7F7D8A50-A4E4-48E1-8E24-B986C600CFB6}" type="presOf" srcId="{3F0936AE-3E61-473D-83EE-52CF69944644}" destId="{5953705B-07D6-4322-81EA-F4BFF5C42505}" srcOrd="0" destOrd="0" presId="urn:microsoft.com/office/officeart/2008/layout/HorizontalMultiLevelHierarchy"/>
    <dgm:cxn modelId="{75254B46-137B-4C84-A668-0683B070D6C1}" type="presOf" srcId="{1614F1D0-DB41-422C-90FE-8B1B0D464A0F}" destId="{A27C5D59-448D-454F-B74B-C72AA799677B}"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B40CD6CE-B4FC-439F-8075-21189182A66F}" type="presOf" srcId="{6FC3553B-000A-460A-A3E0-3E6AAD92FB33}" destId="{6E5A91F7-099E-4FF7-A4CC-4650CC9F63D5}" srcOrd="1"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191C1EEC-6F39-4809-A0CC-2154241505F3}" type="presOf" srcId="{34F7F596-4BBF-4A1B-BB26-3E646F7E127A}" destId="{AAF4E093-CF28-4C00-A1FD-524B46BC8B3C}" srcOrd="0" destOrd="0" presId="urn:microsoft.com/office/officeart/2008/layout/HorizontalMultiLevelHierarchy"/>
    <dgm:cxn modelId="{7254587A-9C9E-4D4F-BF35-4787A326D84C}" type="presOf" srcId="{30DA9CCB-32AA-4952-AD74-DDDBE4F9424E}" destId="{3B32522A-2AC4-4123-B074-DD98C6F9F485}" srcOrd="0" destOrd="0" presId="urn:microsoft.com/office/officeart/2008/layout/HorizontalMultiLevelHierarchy"/>
    <dgm:cxn modelId="{DEEE3F7A-B308-4C30-A633-BF643A2A07F2}" type="presOf" srcId="{618637BA-DA65-4D40-81BE-C3D5F350F75E}" destId="{6FBE9030-C444-4A28-AC24-795BDE15312B}" srcOrd="1" destOrd="0" presId="urn:microsoft.com/office/officeart/2008/layout/HorizontalMultiLevelHierarchy"/>
    <dgm:cxn modelId="{BEA5E58F-9F88-4346-B71C-822A8A538FF7}" type="presOf" srcId="{1179461E-9552-4758-88FD-416B3E19CF1F}" destId="{A18BDED0-1D99-40E7-96CA-053ACAE63666}" srcOrd="0" destOrd="0" presId="urn:microsoft.com/office/officeart/2008/layout/HorizontalMultiLevelHierarchy"/>
    <dgm:cxn modelId="{C31A660D-FA87-40EA-985F-7F45F59BDE15}" type="presOf" srcId="{BF41A326-AD5A-4B19-8CAF-26BB04909CF9}" destId="{91F93B9D-AB1D-4B07-B4A2-F8181A0A46CC}" srcOrd="0" destOrd="0" presId="urn:microsoft.com/office/officeart/2008/layout/HorizontalMultiLevelHierarchy"/>
    <dgm:cxn modelId="{4C68F2E9-B170-4158-8D87-6D17CE7346CE}" type="presOf" srcId="{618637BA-DA65-4D40-81BE-C3D5F350F75E}" destId="{F72557E1-654E-47EF-9EFB-A931C15296ED}" srcOrd="0" destOrd="0" presId="urn:microsoft.com/office/officeart/2008/layout/HorizontalMultiLevelHierarchy"/>
    <dgm:cxn modelId="{9AD249FC-AE6A-48A0-AF98-17DA08AA43A7}" type="presOf" srcId="{D91022D4-8FA4-40B9-860B-FE7A326E817F}" destId="{B459CE3A-E18B-49A3-BA37-784D43ACE6C3}" srcOrd="0" destOrd="0" presId="urn:microsoft.com/office/officeart/2008/layout/HorizontalMultiLevelHierarchy"/>
    <dgm:cxn modelId="{7CECE106-2C0E-4FF5-B44D-40EB3319E6B4}" type="presOf" srcId="{96F92575-6AF6-46D2-B568-C3FF35A4BF9C}" destId="{A81A0AB6-A6D3-4E06-8954-C177AD4F039E}" srcOrd="0"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25D91982-3853-4F56-AE19-65BF2ECEC138}" type="presOf" srcId="{DEB72646-F3EA-4EC5-885D-394C414FFADA}" destId="{AD734A0A-42DE-4D5E-ABC6-0CFCB84EC804}" srcOrd="0"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AE2EA4A7-43E5-447B-97A4-AAA8AD42CE0B}" type="presOf" srcId="{03935271-AA23-4951-A1FC-13953F25AC5C}" destId="{2006551A-0C35-4AAA-B8B1-0FF131BD0C06}" srcOrd="1" destOrd="0" presId="urn:microsoft.com/office/officeart/2008/layout/HorizontalMultiLevelHierarchy"/>
    <dgm:cxn modelId="{AA0D880E-69A6-418A-9804-E8730367ABFA}" type="presOf" srcId="{1B08A8EC-8BE8-4C35-B049-A5F7B80A9E16}" destId="{5EA1F140-6C36-4D8F-ADB6-80D126E66F3C}" srcOrd="0"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762A017E-519C-492D-BC95-5A5ADA29CB2B}" type="presOf" srcId="{C1585AE4-EBE9-4488-BD3B-7309BFFF2BB4}" destId="{937D819A-4DDE-442E-9A23-FF6A13133734}" srcOrd="0" destOrd="0" presId="urn:microsoft.com/office/officeart/2008/layout/HorizontalMultiLevelHierarchy"/>
    <dgm:cxn modelId="{779B99E6-3A7E-4AA0-BE42-6502F4D08689}" type="presOf" srcId="{FB61F1E6-CFB3-4056-844E-631CB8EEAC7F}" destId="{5E4566AC-4CA1-43F3-B17A-FA1C5A83BA32}" srcOrd="0"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01825C05-5E02-4D09-8866-7D4E91267011}" type="presOf" srcId="{DB2C880A-6DDE-408B-9FB4-84F62918F578}" destId="{33B4B3A9-01E9-45FB-82D4-992733FEC3B7}" srcOrd="0" destOrd="0" presId="urn:microsoft.com/office/officeart/2008/layout/HorizontalMultiLevelHierarchy"/>
    <dgm:cxn modelId="{89D2C778-3445-4CBC-B362-F492089866C5}" type="presOf" srcId="{03935271-AA23-4951-A1FC-13953F25AC5C}" destId="{DB6C8AF2-33D8-4A91-9254-88E8AF277D6A}" srcOrd="0"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1E36594C-F6AD-4C56-A1CA-9423CC60EFF8}" type="presOf" srcId="{0C38C83E-79D0-4700-8E33-1811D5C4C66B}" destId="{E8D9383B-F648-4290-8926-8852C41823AA}" srcOrd="0" destOrd="0" presId="urn:microsoft.com/office/officeart/2008/layout/HorizontalMultiLevelHierarchy"/>
    <dgm:cxn modelId="{F330BBD2-0BDA-4556-9889-56ACF1114DAF}" type="presOf" srcId="{96F92575-6AF6-46D2-B568-C3FF35A4BF9C}" destId="{8DA53D01-CD7F-4B4D-9B74-53B736A1EA62}" srcOrd="1"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3A0D034E-3D5A-4BFB-81E3-356FACB9AD4F}" type="presOf" srcId="{963F1CA5-A79B-49F1-AB67-77B531DFEB4C}" destId="{8B10A04D-DA3F-46BE-A274-940646D27958}" srcOrd="0" destOrd="0" presId="urn:microsoft.com/office/officeart/2008/layout/HorizontalMultiLevelHierarchy"/>
    <dgm:cxn modelId="{318D8AB4-F7FD-4F16-84BF-EE027E7B2886}" type="presOf" srcId="{F4BC465D-A40D-49CB-92FF-E1607939CB24}" destId="{2252CF3C-FDC6-433F-BDDC-690709074B4E}" srcOrd="0"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46BF91C4-FE84-4006-964B-80170A35400E}" srcId="{1B08A8EC-8BE8-4C35-B049-A5F7B80A9E16}" destId="{99C5B0E2-B4B2-4041-BB08-AC4FC7A95E99}" srcOrd="2" destOrd="0" parTransId="{3424473F-24EC-4DDC-8B61-BEA33BED05F4}" sibTransId="{742F6FA9-8346-4379-9A0C-72CD45E41598}"/>
    <dgm:cxn modelId="{2DE855FD-9213-4CDE-8120-BFC37E37EE2B}" type="presOf" srcId="{E69E3887-6747-448B-87D7-3CC467A147DA}" destId="{42FB9118-D0FD-49CB-9914-D76833088B73}" srcOrd="0"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C6994C8C-A3CE-448D-AED5-3F1885A248F5}" type="presOf" srcId="{AFF19EAD-0C32-4456-970A-30E095535FCE}" destId="{85F7D8F5-8B90-4F9B-B084-AE5F5375A074}" srcOrd="1" destOrd="0" presId="urn:microsoft.com/office/officeart/2008/layout/HorizontalMultiLevelHierarchy"/>
    <dgm:cxn modelId="{7D79BF83-678E-4F54-BEA9-B99BDFA3A6A1}" type="presOf" srcId="{F2A330E9-A55C-4144-81FD-8F05BFE9BC63}" destId="{BF58C61D-9F78-400D-B8A1-7CF5F75250AC}" srcOrd="0"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A9E88E21-CDB8-46F5-A8B3-F3AE4FDA81D6}" type="presOf" srcId="{CAD2AEC0-0A65-495C-931F-45F7DB5DE60F}" destId="{BC2FFD43-1298-4035-A749-E7BAC24C063A}" srcOrd="1" destOrd="0" presId="urn:microsoft.com/office/officeart/2008/layout/HorizontalMultiLevelHierarchy"/>
    <dgm:cxn modelId="{42045D8D-D019-428B-80FD-E17509565992}" type="presOf" srcId="{26AF28B9-65FC-400B-B081-AEBA4D5F287B}" destId="{647D54DA-8181-4144-B4B4-CA3019C4FF1F}" srcOrd="0" destOrd="0" presId="urn:microsoft.com/office/officeart/2008/layout/HorizontalMultiLevelHierarchy"/>
    <dgm:cxn modelId="{9791948D-CD62-4C0A-B814-EE2C6B7671C5}" type="presOf" srcId="{062A5605-E34A-4CEE-A271-BC394F2AC00E}" destId="{EE60C296-D0EB-405A-97CE-E44A7CB75B9E}" srcOrd="1" destOrd="0" presId="urn:microsoft.com/office/officeart/2008/layout/HorizontalMultiLevelHierarchy"/>
    <dgm:cxn modelId="{61CA221F-AE45-48D9-873B-18FAA20FA3C8}" type="presOf" srcId="{F6091F86-E964-46A2-8D65-9F1B4DA23768}" destId="{DF14AB43-0993-467F-AA0C-406AB994079F}" srcOrd="0" destOrd="0" presId="urn:microsoft.com/office/officeart/2008/layout/HorizontalMultiLevelHierarchy"/>
    <dgm:cxn modelId="{1DA9B315-C47D-4C24-94F5-A530072C712D}" type="presOf" srcId="{E43723AE-1B46-4CB2-A36D-D6D9F11A706C}" destId="{7FEFDA80-9A50-4630-8363-D138945B32D1}" srcOrd="1" destOrd="0" presId="urn:microsoft.com/office/officeart/2008/layout/HorizontalMultiLevelHierarchy"/>
    <dgm:cxn modelId="{A6E1F5DC-156D-4FD5-9C3F-09E6375A3836}" type="presOf" srcId="{963F1CA5-A79B-49F1-AB67-77B531DFEB4C}" destId="{6B602201-F443-4B15-8AD6-4F3F1A1A6D13}" srcOrd="1" destOrd="0" presId="urn:microsoft.com/office/officeart/2008/layout/HorizontalMultiLevelHierarchy"/>
    <dgm:cxn modelId="{805A3169-D864-4D4B-9541-D1BC36507D83}" srcId="{A85D3B4F-DF48-40B3-AADE-CAFEC7066A7C}" destId="{0D5876C2-F8E4-4F1E-A46F-13B024F45C32}" srcOrd="1" destOrd="0" parTransId="{AFF19EAD-0C32-4456-970A-30E095535FCE}" sibTransId="{4BB472FB-481C-4E7D-81D2-21DED4F15165}"/>
    <dgm:cxn modelId="{EC4A3CFF-5E53-4368-88C5-D42DFE0F9790}" type="presOf" srcId="{46D85152-2DE7-438C-80C4-29341DB334B1}" destId="{7BCE51F3-6CA5-46CB-B176-0B9D5A5F5C5D}" srcOrd="0" destOrd="0" presId="urn:microsoft.com/office/officeart/2008/layout/HorizontalMultiLevelHierarchy"/>
    <dgm:cxn modelId="{131A3A66-9526-48EB-9B76-9E90367C74B0}" type="presOf" srcId="{CAD2AEC0-0A65-495C-931F-45F7DB5DE60F}" destId="{8970EAFF-0463-424D-B0AF-4F6E3834B89B}" srcOrd="0" destOrd="0" presId="urn:microsoft.com/office/officeart/2008/layout/HorizontalMultiLevelHierarchy"/>
    <dgm:cxn modelId="{F564DE8A-8630-4A1F-9FDF-B7BC1EF12D06}" type="presOf" srcId="{49E8F892-8498-4323-BB16-F844E95BA0B8}" destId="{54FEAFF8-EF90-4D41-8515-FDC9068EE03B}" srcOrd="0" destOrd="0" presId="urn:microsoft.com/office/officeart/2008/layout/HorizontalMultiLevelHierarchy"/>
    <dgm:cxn modelId="{BDC71FF1-A2A5-4B84-9F88-9819BCF8FFAF}" type="presOf" srcId="{4686BCCB-E90D-4FF2-96DD-1347F7798646}" destId="{269145C9-2705-4F89-81A4-1233816E539D}" srcOrd="0" destOrd="0" presId="urn:microsoft.com/office/officeart/2008/layout/HorizontalMultiLevelHierarchy"/>
    <dgm:cxn modelId="{5C9C474C-A042-4650-B6DA-46A4AE55AAFA}" type="presOf" srcId="{D62F199D-7BEE-4601-85CD-76BB0C17EB35}" destId="{15D2EFCC-4209-442D-8C50-1DEE8499C18D}" srcOrd="0" destOrd="0" presId="urn:microsoft.com/office/officeart/2008/layout/HorizontalMultiLevelHierarchy"/>
    <dgm:cxn modelId="{EF0D0ECA-3F1C-4972-81C4-838085C5E664}" type="presOf" srcId="{C978DA30-EB2C-4A8B-A7F3-5DDF613B9936}" destId="{3C5E6C4D-DA96-441C-AFBE-8769BB1453FB}" srcOrd="0" destOrd="0" presId="urn:microsoft.com/office/officeart/2008/layout/HorizontalMultiLevelHierarchy"/>
    <dgm:cxn modelId="{FB19421F-5E5C-46AC-ABB2-9A3C46DE2316}" type="presOf" srcId="{97F40A5E-8454-473F-B525-DB42324AD99C}" destId="{40024D19-B42B-4876-8526-50554D81B1A5}" srcOrd="0" destOrd="0" presId="urn:microsoft.com/office/officeart/2008/layout/HorizontalMultiLevelHierarchy"/>
    <dgm:cxn modelId="{BB1B771F-1C23-4952-860D-35FF869DB8E5}" type="presOf" srcId="{3FFADFAA-A044-4883-9732-18E796FC5FA9}" destId="{EBB2E8E4-CC6A-4E05-954E-D2935189C6BD}" srcOrd="1" destOrd="0" presId="urn:microsoft.com/office/officeart/2008/layout/HorizontalMultiLevelHierarchy"/>
    <dgm:cxn modelId="{EDB91E79-942C-4D56-A62F-D3A8BFA91AA8}" type="presOf" srcId="{C978DA30-EB2C-4A8B-A7F3-5DDF613B9936}" destId="{0EB99EF0-DAEF-40F8-A27D-3D2E12262BEC}" srcOrd="1"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A8C72620-0B44-4AB5-8861-D19254A0A8C6}" type="presOf" srcId="{0D5876C2-F8E4-4F1E-A46F-13B024F45C32}" destId="{7734381A-E78C-4C67-AE52-19EB4F7A16AD}" srcOrd="0" destOrd="0" presId="urn:microsoft.com/office/officeart/2008/layout/HorizontalMultiLevelHierarchy"/>
    <dgm:cxn modelId="{36E3E1D1-1C00-4FC2-B6A2-428422532C2E}" type="presOf" srcId="{C7838C1B-6608-4BBB-9338-72D49071A25F}" destId="{E847812E-5E8C-40DC-B495-E5BF90E1A4D9}"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B19278AE-5AD7-4C1F-8B29-261DBC27888A}" type="presOf" srcId="{B3C40EC8-71FD-44A3-8883-6DF08F216B71}" destId="{431AFE2A-5274-46E9-8739-69F49B87D5ED}" srcOrd="0" destOrd="0" presId="urn:microsoft.com/office/officeart/2008/layout/HorizontalMultiLevelHierarchy"/>
    <dgm:cxn modelId="{A05C9C1C-EEF2-4AFA-A7C7-01D051B54179}" type="presOf" srcId="{30DA9CCB-32AA-4952-AD74-DDDBE4F9424E}" destId="{9074EF5C-E8A1-43A7-A6E9-4168ED87F3F3}" srcOrd="1" destOrd="0" presId="urn:microsoft.com/office/officeart/2008/layout/HorizontalMultiLevelHierarchy"/>
    <dgm:cxn modelId="{504820AF-738A-4DB7-9E4E-0D5390DD6C50}" type="presOf" srcId="{4378811A-379B-46D3-82A2-F3FB09073A09}" destId="{C0C17B86-0F7B-4C2E-AD47-6615556B8EC6}" srcOrd="0" destOrd="0" presId="urn:microsoft.com/office/officeart/2008/layout/HorizontalMultiLevelHierarchy"/>
    <dgm:cxn modelId="{FB309CA3-3DCF-4B9B-BED1-BB276E02A6AB}" type="presOf" srcId="{5E60A1DA-0F77-4C02-8860-8F5E73C147E0}" destId="{949433A1-6E85-4D41-B0B8-AEA259E7C4EC}" srcOrd="0" destOrd="0" presId="urn:microsoft.com/office/officeart/2008/layout/HorizontalMultiLevelHierarchy"/>
    <dgm:cxn modelId="{310278D1-1849-49B6-A208-CA3766C05B43}" type="presOf" srcId="{F4BC465D-A40D-49CB-92FF-E1607939CB24}" destId="{2210F757-3026-4DBE-AA4E-372B189ECB0B}" srcOrd="1" destOrd="0" presId="urn:microsoft.com/office/officeart/2008/layout/HorizontalMultiLevelHierarchy"/>
    <dgm:cxn modelId="{FF69187D-8256-4466-ABD8-DB4409AF2AF7}" type="presOf" srcId="{6E5F0845-D2FA-4F27-9A73-BD419EEA0C30}" destId="{9AAACFD1-3E5B-42E0-A81F-0155360F5730}" srcOrd="1" destOrd="0" presId="urn:microsoft.com/office/officeart/2008/layout/HorizontalMultiLevelHierarchy"/>
    <dgm:cxn modelId="{2DC69E26-F6CA-4DAD-8CB2-0D5D3F48A068}" type="presOf" srcId="{6E5F0845-D2FA-4F27-9A73-BD419EEA0C30}" destId="{6A5505F0-9133-49A0-995B-96FC0B7C293A}" srcOrd="0" destOrd="0" presId="urn:microsoft.com/office/officeart/2008/layout/HorizontalMultiLevelHierarchy"/>
    <dgm:cxn modelId="{4051A900-A74E-4809-B103-2A7B66060A03}" type="presOf" srcId="{5E8139E6-E693-4D54-960F-A6A12F92B170}" destId="{4D32311F-EAB0-461F-A6BE-9EC3B3868531}" srcOrd="0" destOrd="0" presId="urn:microsoft.com/office/officeart/2008/layout/HorizontalMultiLevelHierarchy"/>
    <dgm:cxn modelId="{752BD7C3-4E79-4F0A-B6EC-E8BA6659A2C8}" type="presOf" srcId="{EAC1BA8D-B5CF-47A6-9881-572338B81EA8}" destId="{844D520C-E2FB-46B9-9133-449AF9655455}" srcOrd="1" destOrd="0" presId="urn:microsoft.com/office/officeart/2008/layout/HorizontalMultiLevelHierarchy"/>
    <dgm:cxn modelId="{88965D16-6054-4441-9D9C-0DABC7ECCD7A}" type="presOf" srcId="{075389E4-D627-42EA-871A-14711D8E1086}" destId="{932E1279-5780-42D9-8119-42D68B429A66}" srcOrd="1" destOrd="0" presId="urn:microsoft.com/office/officeart/2008/layout/HorizontalMultiLevelHierarchy"/>
    <dgm:cxn modelId="{B241571B-7C26-46A1-8154-292456BBBFB8}" type="presOf" srcId="{0F78D5C1-B86E-4C0A-8DCE-BE08B8F2CB11}" destId="{CA9B12D6-FC16-4E66-BCF7-9319077AD832}" srcOrd="0" destOrd="0" presId="urn:microsoft.com/office/officeart/2008/layout/HorizontalMultiLevelHierarchy"/>
    <dgm:cxn modelId="{DA85219D-C224-4C33-8243-191287324CCB}" type="presOf" srcId="{A73133B7-EC59-4426-9FFB-26A8EA148C6F}" destId="{705C481E-98DF-488E-8C0F-17111C0F1C21}" srcOrd="0" destOrd="0" presId="urn:microsoft.com/office/officeart/2008/layout/HorizontalMultiLevelHierarchy"/>
    <dgm:cxn modelId="{62A7C0B7-4A67-43C0-AF89-574755796479}" type="presOf" srcId="{E356B71E-05D4-457F-986B-3C7CBBFBBB30}" destId="{5DC6771F-CBD2-4834-8AFB-EAAE3B615AC5}" srcOrd="0" destOrd="0" presId="urn:microsoft.com/office/officeart/2008/layout/HorizontalMultiLevelHierarchy"/>
    <dgm:cxn modelId="{B878C4A7-7D92-4B29-ACA4-D6B4F11CF669}" type="presOf" srcId="{AA9F44CB-548B-4913-8340-65B43AB07451}" destId="{9128274D-2612-4E8E-9E25-5B820396EB07}" srcOrd="0" destOrd="0" presId="urn:microsoft.com/office/officeart/2008/layout/HorizontalMultiLevelHierarchy"/>
    <dgm:cxn modelId="{EB7126BE-E684-4EE8-88A2-39BB2E553F99}" type="presOf" srcId="{3FFADFAA-A044-4883-9732-18E796FC5FA9}" destId="{F71E8CE0-98CD-41A4-A62F-42C3DC712F46}" srcOrd="0" destOrd="0" presId="urn:microsoft.com/office/officeart/2008/layout/HorizontalMultiLevelHierarchy"/>
    <dgm:cxn modelId="{A9E7D848-03F8-49C8-A411-5AF31247A4F4}" type="presOf" srcId="{F173D43A-CC60-4A53-8337-2862A3F63F17}" destId="{33E072DB-5D67-4004-9C04-7545B53BAA4F}" srcOrd="0" destOrd="0" presId="urn:microsoft.com/office/officeart/2008/layout/HorizontalMultiLevelHierarchy"/>
    <dgm:cxn modelId="{561CBB77-E05F-431B-99BE-33687B7AA896}" type="presOf" srcId="{8E4BE5A3-C14F-4C54-BA51-EB46C62CEAD7}" destId="{D3382D15-A839-4217-8EBA-01CAE4172993}" srcOrd="1" destOrd="0" presId="urn:microsoft.com/office/officeart/2008/layout/HorizontalMultiLevelHierarchy"/>
    <dgm:cxn modelId="{A0B3720B-B887-42FE-B199-BE0A03578D9F}" type="presOf" srcId="{B84E1AD8-D1C1-44F5-8EDA-3FA9F2E23AF0}" destId="{515AB8A8-E0E1-442B-993A-946BE160AD8C}" srcOrd="0" destOrd="0" presId="urn:microsoft.com/office/officeart/2008/layout/HorizontalMultiLevelHierarchy"/>
    <dgm:cxn modelId="{4FD402D9-BA28-4631-87F5-6086169D1FC1}" type="presOf" srcId="{6809F1AF-23C1-4F0E-B824-6139DCE5E90B}" destId="{A711717C-649B-41A4-AF92-39A6869367F4}" srcOrd="0" destOrd="0" presId="urn:microsoft.com/office/officeart/2008/layout/HorizontalMultiLevelHierarchy"/>
    <dgm:cxn modelId="{A940B71A-7209-4966-9CEA-62BFC736829D}" type="presOf" srcId="{1614F1D0-DB41-422C-90FE-8B1B0D464A0F}" destId="{07ADCF4F-F44C-4029-B6DE-9D3611B59D19}" srcOrd="1" destOrd="0" presId="urn:microsoft.com/office/officeart/2008/layout/HorizontalMultiLevelHierarchy"/>
    <dgm:cxn modelId="{D82E88E9-D35C-47B5-A50C-DBB2784810E8}" type="presOf" srcId="{5673A376-3219-436A-BB65-5518A94898AD}" destId="{CAB41ABC-179F-465F-8101-34425550C4D2}" srcOrd="1"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2A935397-3695-4BB8-86D6-FC92557030B5}" type="presOf" srcId="{54941BE1-8D0D-435E-98E9-F63AB4E020E5}" destId="{20229D38-2CF9-4E61-88BC-DF7B7D8FE745}" srcOrd="0"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AEB2E9F9-45E1-42D2-978A-CF0B88C3819F}" type="presOf" srcId="{3424473F-24EC-4DDC-8B61-BEA33BED05F4}" destId="{6C98F324-F5D7-4FA5-BC8B-B4F6869DDF5F}" srcOrd="0" destOrd="0" presId="urn:microsoft.com/office/officeart/2008/layout/HorizontalMultiLevelHierarchy"/>
    <dgm:cxn modelId="{4FBBF25E-C462-43A0-AE1A-05B9B4083E38}" type="presOf" srcId="{DB4C5625-0B78-469D-B226-58E5B3DFEA76}" destId="{DDF13306-B41E-4DBC-9FA7-C73AB9698387}" srcOrd="1" destOrd="0" presId="urn:microsoft.com/office/officeart/2008/layout/HorizontalMultiLevelHierarchy"/>
    <dgm:cxn modelId="{81E2BE5C-DAE4-4F11-AF59-E1EC3DEBB730}" type="presOf" srcId="{B84E1AD8-D1C1-44F5-8EDA-3FA9F2E23AF0}" destId="{84E90FA6-05BC-4DB2-8A8B-B849B3746916}" srcOrd="1" destOrd="0" presId="urn:microsoft.com/office/officeart/2008/layout/HorizontalMultiLevelHierarchy"/>
    <dgm:cxn modelId="{9D362675-EF72-4C2F-B9B8-3585AEF9CAC6}" type="presOf" srcId="{3F0936AE-3E61-473D-83EE-52CF69944644}" destId="{A4753947-ABB0-409B-B052-9211CF8A1B5C}" srcOrd="1" destOrd="0" presId="urn:microsoft.com/office/officeart/2008/layout/HorizontalMultiLevelHierarchy"/>
    <dgm:cxn modelId="{F55C63B6-0AC6-4D3D-BDFA-2DDD65B35333}" type="presOf" srcId="{3424473F-24EC-4DDC-8B61-BEA33BED05F4}" destId="{CAE2E7A1-2C2E-46EB-9D35-AB61DFD1A19F}" srcOrd="1"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C06BF888-99C5-4F69-9F6B-74FDB693BFFD}" type="presOf" srcId="{A40EA3B3-3DC7-451A-A7E0-9872CD3816C8}" destId="{1C5C0225-1FCF-4C5E-B4BD-24DEF5FC7528}" srcOrd="0" destOrd="0" presId="urn:microsoft.com/office/officeart/2008/layout/HorizontalMultiLevelHierarchy"/>
    <dgm:cxn modelId="{E77E88E0-D0DE-46AB-A88E-35FEC9940EF4}" type="presOf" srcId="{4E05CFEB-1F85-49E7-B666-B9130E7E6C11}" destId="{68143193-CE57-4412-9FEC-489C4F2E7A1F}" srcOrd="0" destOrd="0" presId="urn:microsoft.com/office/officeart/2008/layout/HorizontalMultiLevelHierarchy"/>
    <dgm:cxn modelId="{AFC1514A-B8FD-47D8-A15F-C4826A038B7C}" type="presOf" srcId="{10731323-C6EA-4B18-B477-175F8DC05644}" destId="{50618AA5-0907-4654-B55E-F13037485210}" srcOrd="0" destOrd="0" presId="urn:microsoft.com/office/officeart/2008/layout/HorizontalMultiLevelHierarchy"/>
    <dgm:cxn modelId="{B08E577F-28E9-4138-B2D9-E188EB70888E}" type="presOf" srcId="{28ED67AA-1CE5-48B6-B2F8-4F7DB924147E}" destId="{A322965F-BF08-4288-8B04-2A3A0FD5615F}" srcOrd="0" destOrd="0" presId="urn:microsoft.com/office/officeart/2008/layout/HorizontalMultiLevelHierarchy"/>
    <dgm:cxn modelId="{D7E87B60-C8E6-4582-ADD7-512F1A4DDD0D}" type="presOf" srcId="{B26201A9-65AB-47A0-B049-AA76AE93DA0F}" destId="{0C83BF86-4545-459D-A5AE-6ABB84E99777}" srcOrd="0" destOrd="0" presId="urn:microsoft.com/office/officeart/2008/layout/HorizontalMultiLevelHierarchy"/>
    <dgm:cxn modelId="{E7067470-CD59-4F8B-9C4D-C6FD563A3075}" type="presOf" srcId="{769C8CCC-A42C-49DA-93C1-EA61E5DC2C2D}" destId="{395B710F-F7C8-4004-99AE-9C46192CC00E}" srcOrd="0" destOrd="0" presId="urn:microsoft.com/office/officeart/2008/layout/HorizontalMultiLevelHierarchy"/>
    <dgm:cxn modelId="{EF3C6577-728D-45D9-B0F9-EECC5DB221CC}" type="presOf" srcId="{28ED67AA-1CE5-48B6-B2F8-4F7DB924147E}" destId="{E3E246E0-C5DA-420F-901F-EC61947D0E0C}" srcOrd="1" destOrd="0" presId="urn:microsoft.com/office/officeart/2008/layout/HorizontalMultiLevelHierarchy"/>
    <dgm:cxn modelId="{CA7EC82B-5D07-4E2F-825C-DC825BE7F143}" type="presOf" srcId="{B17CE6F9-26F8-4DBA-8F9E-56587641182C}" destId="{7B4B51F1-8368-4748-AAA6-85C1B11FAEF2}" srcOrd="0" destOrd="0" presId="urn:microsoft.com/office/officeart/2008/layout/HorizontalMultiLevelHierarchy"/>
    <dgm:cxn modelId="{52733A37-30BB-4853-B238-7D85FE772F2C}" type="presOf" srcId="{814C64A3-8489-4CAF-8079-B333252AE642}" destId="{084F557F-78FC-4E73-9D9C-C04F17455D07}" srcOrd="0" destOrd="0" presId="urn:microsoft.com/office/officeart/2008/layout/HorizontalMultiLevelHierarchy"/>
    <dgm:cxn modelId="{2F646186-011A-47EE-A3D6-81AC9A1B7F5A}" type="presOf" srcId="{39E73021-3CCB-486D-89E4-DEE8EAD2C5FC}" destId="{33B8A14F-9D0F-469D-8D35-F2A3E73843A3}" srcOrd="0" destOrd="0" presId="urn:microsoft.com/office/officeart/2008/layout/HorizontalMultiLevelHierarchy"/>
    <dgm:cxn modelId="{7861F02A-D477-4370-A986-D47776337425}" type="presOf" srcId="{DB4C5625-0B78-469D-B226-58E5B3DFEA76}" destId="{3A1D86B2-9B2F-4DDC-9495-FD16CFC26FCF}" srcOrd="0" destOrd="0" presId="urn:microsoft.com/office/officeart/2008/layout/HorizontalMultiLevelHierarchy"/>
    <dgm:cxn modelId="{31C07B75-6796-4C98-BEE4-34B651224822}" type="presOf" srcId="{D43CAD65-D0AE-42CB-83E4-26E1C90BFEA0}" destId="{B676B9DB-530C-4667-A6FF-6358C2C3D2F2}" srcOrd="0" destOrd="0" presId="urn:microsoft.com/office/officeart/2008/layout/HorizontalMultiLevelHierarchy"/>
    <dgm:cxn modelId="{D390B4FF-00F1-4BAC-B0F3-A9B32D3ACD34}" type="presOf" srcId="{EAC1BA8D-B5CF-47A6-9881-572338B81EA8}" destId="{9705799C-5094-4D2E-86BF-A0B7D831BFAA}" srcOrd="0" destOrd="0" presId="urn:microsoft.com/office/officeart/2008/layout/HorizontalMultiLevelHierarchy"/>
    <dgm:cxn modelId="{32AC57B5-F418-4001-8643-918A82037B32}" type="presOf" srcId="{4E05CFEB-1F85-49E7-B666-B9130E7E6C11}" destId="{D94FAB35-C15D-4824-A77E-4270D932B2BC}" srcOrd="1" destOrd="0" presId="urn:microsoft.com/office/officeart/2008/layout/HorizontalMultiLevelHierarchy"/>
    <dgm:cxn modelId="{4EC57258-4BD5-4369-903C-5819542B0C8E}" type="presOf" srcId="{062A5605-E34A-4CEE-A271-BC394F2AC00E}" destId="{CADB72A3-9952-40F3-B5AD-642DB0D13E56}" srcOrd="0" destOrd="0" presId="urn:microsoft.com/office/officeart/2008/layout/HorizontalMultiLevelHierarchy"/>
    <dgm:cxn modelId="{5257E7B9-D9CF-4565-AB9C-7D309A47E4BD}" type="presOf" srcId="{F15002A9-53D6-4117-98BE-0DFBF13BE1EE}" destId="{E09553F9-FBF9-4619-9C8A-FFA9F3425459}" srcOrd="0" destOrd="0" presId="urn:microsoft.com/office/officeart/2008/layout/HorizontalMultiLevelHierarchy"/>
    <dgm:cxn modelId="{7E5B5EAA-40FC-4108-82CB-0B63DC3FE688}" type="presOf" srcId="{2BD60E0C-5FE1-477B-A9C7-95AB67A20BD8}" destId="{7058A1E5-5199-4F17-A74C-5C412FD3F8AA}" srcOrd="0" destOrd="0" presId="urn:microsoft.com/office/officeart/2008/layout/HorizontalMultiLevelHierarchy"/>
    <dgm:cxn modelId="{FBB40094-0F35-41C2-9494-3E6E343FE15D}" type="presOf" srcId="{458B4506-379F-4239-B765-57785EA11F28}" destId="{700AADD6-4778-4514-BB59-698A927420BF}" srcOrd="0" destOrd="0" presId="urn:microsoft.com/office/officeart/2008/layout/HorizontalMultiLevelHierarchy"/>
    <dgm:cxn modelId="{B51AF255-1356-4FAC-95BD-793813829D5B}" type="presOf" srcId="{D91022D4-8FA4-40B9-860B-FE7A326E817F}" destId="{19D47957-FE01-4280-8480-F879DB882973}" srcOrd="1" destOrd="0" presId="urn:microsoft.com/office/officeart/2008/layout/HorizontalMultiLevelHierarchy"/>
    <dgm:cxn modelId="{9F6F110F-686A-4097-AD37-D4065F54A31F}" type="presOf" srcId="{F2A330E9-A55C-4144-81FD-8F05BFE9BC63}" destId="{CC46383E-CADA-4441-9397-835898B25B35}" srcOrd="1" destOrd="0" presId="urn:microsoft.com/office/officeart/2008/layout/HorizontalMultiLevelHierarchy"/>
    <dgm:cxn modelId="{2D58F307-3896-4301-84E2-2EC387662882}" type="presOf" srcId="{86912AB4-8403-4ACE-BAF6-A1669E5F0E01}" destId="{92AC7CD9-B211-4DB7-8A11-1D8D04C0C85A}" srcOrd="0" destOrd="0" presId="urn:microsoft.com/office/officeart/2008/layout/HorizontalMultiLevelHierarchy"/>
    <dgm:cxn modelId="{3A65495E-56AF-40EF-AA0D-85510AB14A48}" srcId="{B3C40EC8-71FD-44A3-8883-6DF08F216B71}" destId="{A85D3B4F-DF48-40B3-AADE-CAFEC7066A7C}" srcOrd="1" destOrd="0" parTransId="{3F0936AE-3E61-473D-83EE-52CF69944644}" sibTransId="{EDD1D4F2-9329-4879-B116-9F5093C1C792}"/>
    <dgm:cxn modelId="{1917C4BB-1E28-4131-AB63-2C0DE4505ACE}" srcId="{FB61F1E6-CFB3-4056-844E-631CB8EEAC7F}" destId="{A40EA3B3-3DC7-451A-A7E0-9872CD3816C8}" srcOrd="1" destOrd="0" parTransId="{A4640B9B-7858-4AE6-8F15-931BD2821C65}" sibTransId="{F671DCEB-435C-4B19-A484-EE583CC553B2}"/>
    <dgm:cxn modelId="{7D2BAD93-43B1-416A-837C-49D82EC737B9}" type="presOf" srcId="{2BD60E0C-5FE1-477B-A9C7-95AB67A20BD8}" destId="{F7405F78-5C97-474C-9013-A1700D237485}" srcOrd="1" destOrd="0" presId="urn:microsoft.com/office/officeart/2008/layout/HorizontalMultiLevelHierarchy"/>
    <dgm:cxn modelId="{049D6253-296A-4775-A61E-B0EDE531B518}" type="presOf" srcId="{EEA939A7-8E3F-4FAD-88A3-CDDD95B9B18E}" destId="{B6217119-13FB-43E2-8136-2FF548D0C5CE}" srcOrd="0" destOrd="0" presId="urn:microsoft.com/office/officeart/2008/layout/HorizontalMultiLevelHierarchy"/>
    <dgm:cxn modelId="{E796C672-B5E0-48FC-A385-1D857C3303C3}" type="presOf" srcId="{3BB28B31-E8AD-4532-921B-94D61A38F1ED}" destId="{78013CA5-9A02-4BDB-B5AA-DE3ACFBF9261}" srcOrd="0"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677C68CC-C6C3-4B84-9D54-FD1325EFAA92}" type="presOf" srcId="{6FC3553B-000A-460A-A3E0-3E6AAD92FB33}" destId="{84EBA9B6-D1C3-40C1-A356-FD9D18BA268C}" srcOrd="0" destOrd="0" presId="urn:microsoft.com/office/officeart/2008/layout/HorizontalMultiLevelHierarchy"/>
    <dgm:cxn modelId="{9A54CA1B-CCAC-4319-A252-773EF0D07710}" type="presOf" srcId="{133484E4-3EE6-49E8-A849-153E8C2403CF}" destId="{7FFED584-6DA8-4259-987A-A2343E3A1DB4}" srcOrd="0" destOrd="0" presId="urn:microsoft.com/office/officeart/2008/layout/HorizontalMultiLevelHierarchy"/>
    <dgm:cxn modelId="{C22D202C-21D5-4200-A647-6018AD1A0680}" type="presOf" srcId="{09D1C822-4617-4BD0-93D0-C6999565ACEE}" destId="{7DDA83BE-FB23-48EF-9470-C884ABD80983}" srcOrd="0" destOrd="0" presId="urn:microsoft.com/office/officeart/2008/layout/HorizontalMultiLevelHierarchy"/>
    <dgm:cxn modelId="{1C4E57E3-4868-4B93-8CFA-F9A0437926ED}" type="presOf" srcId="{DB2C880A-6DDE-408B-9FB4-84F62918F578}" destId="{65730D2D-C846-4FDB-9A46-2D0056A3F55E}" srcOrd="1"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A12F7263-FBEA-4663-9A24-8463C62B5767}" srcId="{CE2ED4C2-C4D6-45E9-8390-B1576B1B8459}" destId="{F173D43A-CC60-4A53-8337-2862A3F63F17}" srcOrd="0" destOrd="0" parTransId="{0C38C83E-79D0-4700-8E33-1811D5C4C66B}" sibTransId="{D8EB7830-CF36-419A-9137-2CF1EEC3E26F}"/>
    <dgm:cxn modelId="{96B60632-3C64-4F20-873C-FE3C56CB0F4F}" type="presOf" srcId="{49E8F892-8498-4323-BB16-F844E95BA0B8}" destId="{47949FA4-B28B-4B7E-BA36-A5FDC47B9934}" srcOrd="1" destOrd="0" presId="urn:microsoft.com/office/officeart/2008/layout/HorizontalMultiLevelHierarchy"/>
    <dgm:cxn modelId="{48CACE2E-9B66-47AF-915F-4EBBDBA5D00E}" type="presOf" srcId="{B26201A9-65AB-47A0-B049-AA76AE93DA0F}" destId="{99DF0341-CA6D-41F2-84E2-ECEB6A99FB22}" srcOrd="1"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D3B6C3BD-464B-42AE-A567-5AD359D01F1B}" srcId="{A40EA3B3-3DC7-451A-A7E0-9872CD3816C8}" destId="{D62F199D-7BEE-4601-85CD-76BB0C17EB35}" srcOrd="2" destOrd="0" parTransId="{B84E1AD8-D1C1-44F5-8EDA-3FA9F2E23AF0}" sibTransId="{8F49438B-2298-4E0D-A026-6CB4BC8BF971}"/>
    <dgm:cxn modelId="{12F2B536-3781-4CCD-9DF5-C4728F3E3A78}" type="presOf" srcId="{3A5BA13F-EB67-4509-9007-C4CF9DBD0AB9}" destId="{358F5547-EBF8-4A6B-A9AF-3376AE4E1D57}" srcOrd="0" destOrd="0" presId="urn:microsoft.com/office/officeart/2008/layout/HorizontalMultiLevelHierarchy"/>
    <dgm:cxn modelId="{374824DE-B8DB-4EA4-91FD-2AE4A96583A8}" type="presOf" srcId="{B9CB5AA8-076D-4675-96FF-B5C4C40DE6D1}" destId="{74A5FC34-D39F-4273-8428-579BD5000EBF}" srcOrd="0"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6028948F-3576-49E1-A6B6-E7C35E5BFB40}" type="presOf" srcId="{A4640B9B-7858-4AE6-8F15-931BD2821C65}" destId="{252FED32-C5FD-4F25-BCEF-1F517BFDDA04}" srcOrd="1" destOrd="0" presId="urn:microsoft.com/office/officeart/2008/layout/HorizontalMultiLevelHierarchy"/>
    <dgm:cxn modelId="{4CC22DB1-F3D5-4B55-AF98-F116E887DE63}" type="presOf" srcId="{88EAB139-A62E-4408-A0A3-7C4D8861BFD0}" destId="{4723E439-93A4-4238-8CAC-CDEA16B1E921}" srcOrd="0" destOrd="0" presId="urn:microsoft.com/office/officeart/2008/layout/HorizontalMultiLevelHierarchy"/>
    <dgm:cxn modelId="{FB77047A-2568-4921-ACA3-A77DF0D67FD0}" type="presOf" srcId="{8E4BE5A3-C14F-4C54-BA51-EB46C62CEAD7}" destId="{213CFF09-7FCE-4794-B0AA-73769812F4A1}" srcOrd="0" destOrd="0" presId="urn:microsoft.com/office/officeart/2008/layout/HorizontalMultiLevelHierarchy"/>
    <dgm:cxn modelId="{F9084B25-CDDB-4E5E-A575-B804C4C4C426}" type="presOf" srcId="{075389E4-D627-42EA-871A-14711D8E1086}" destId="{55A2CDBD-4B42-4E52-B1DC-FEDE63884560}" srcOrd="0" destOrd="0" presId="urn:microsoft.com/office/officeart/2008/layout/HorizontalMultiLevelHierarchy"/>
    <dgm:cxn modelId="{437D40DB-5AD0-463D-9441-1AF815C39B28}" srcId="{DEB72646-F3EA-4EC5-885D-394C414FFADA}" destId="{09D1C822-4617-4BD0-93D0-C6999565ACEE}" srcOrd="1" destOrd="0" parTransId="{075389E4-D627-42EA-871A-14711D8E1086}" sibTransId="{BFC6BE7B-E6C1-43C7-A0B4-FC7CE58F3A6F}"/>
    <dgm:cxn modelId="{117A68FB-5CDE-4573-BC49-5C4CE836C9C5}" srcId="{DEB72646-F3EA-4EC5-885D-394C414FFADA}" destId="{B3C40EC8-71FD-44A3-8883-6DF08F216B71}" srcOrd="2" destOrd="0" parTransId="{F4BC465D-A40D-49CB-92FF-E1607939CB24}" sibTransId="{DC0A9F6B-1E23-4A5B-A217-273CB733F808}"/>
    <dgm:cxn modelId="{58C678D3-F21B-4018-A8CB-8F65778EA6F9}" srcId="{86912AB4-8403-4ACE-BAF6-A1669E5F0E01}" destId="{814C64A3-8489-4CAF-8079-B333252AE642}" srcOrd="1" destOrd="0" parTransId="{618637BA-DA65-4D40-81BE-C3D5F350F75E}" sibTransId="{144A8AC6-E546-4CFD-A469-7EEAD0B7B915}"/>
    <dgm:cxn modelId="{1E04F346-6BBD-435A-856E-1A2010F01BE8}" type="presOf" srcId="{F6091F86-E964-46A2-8D65-9F1B4DA23768}" destId="{2B87A32F-1DC0-44F3-B9D6-0A50F179C8A8}" srcOrd="1"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2026DCAE-A044-4BF9-AAC1-BE7D255B39A4}" type="presOf" srcId="{5E8139E6-E693-4D54-960F-A6A12F92B170}" destId="{D40B43F6-D863-4F93-BF7D-C43E634D3CC3}" srcOrd="1" destOrd="0" presId="urn:microsoft.com/office/officeart/2008/layout/HorizontalMultiLevelHierarchy"/>
    <dgm:cxn modelId="{B3B5A3F9-4400-4BE5-B178-91CD02896518}" type="presOf" srcId="{0C38C83E-79D0-4700-8E33-1811D5C4C66B}" destId="{70975E8E-BCB0-4946-B36A-5D567943B14E}" srcOrd="1" destOrd="0" presId="urn:microsoft.com/office/officeart/2008/layout/HorizontalMultiLevelHierarchy"/>
    <dgm:cxn modelId="{08B5F0C4-96DA-43C5-AFC0-6EB53EF78766}" srcId="{B17CE6F9-26F8-4DBA-8F9E-56587641182C}" destId="{88EAB139-A62E-4408-A0A3-7C4D8861BFD0}" srcOrd="0" destOrd="0" parTransId="{34F7F596-4BBF-4A1B-BB26-3E646F7E127A}" sibTransId="{D8B26FE1-7D46-4E54-8ED2-9EDB1184018D}"/>
    <dgm:cxn modelId="{FBED7B4B-3A8E-411C-9BDA-F9E7E7E5CA18}" srcId="{FB61F1E6-CFB3-4056-844E-631CB8EEAC7F}" destId="{AA9F44CB-548B-4913-8340-65B43AB07451}" srcOrd="2" destOrd="0" parTransId="{E43723AE-1B46-4CB2-A36D-D6D9F11A706C}" sibTransId="{58812836-38D2-433D-85FD-2C0BCBFBAEE9}"/>
    <dgm:cxn modelId="{53E44006-8C34-478A-A8B3-EAA273AA79AD}" type="presOf" srcId="{5D5CDF05-CAB8-4B04-B8EE-2D1F50DB8444}" destId="{897EFCF8-6749-4BE5-8DC1-AEDE791F2E5C}" srcOrd="0" destOrd="0" presId="urn:microsoft.com/office/officeart/2008/layout/HorizontalMultiLevelHierarchy"/>
    <dgm:cxn modelId="{C12584F9-4553-42A0-A2DF-57262F4C0F11}" type="presOf" srcId="{F4DA1BB4-0DD0-4670-83A3-EDE2F2B13B16}" destId="{D6B14F5C-61B8-4C86-BBE0-D14554FF66B4}" srcOrd="0" destOrd="0" presId="urn:microsoft.com/office/officeart/2008/layout/HorizontalMultiLevelHierarchy"/>
    <dgm:cxn modelId="{E38A8716-6366-45D4-AB31-E4482D334A5B}" type="presOf" srcId="{39E73021-3CCB-486D-89E4-DEE8EAD2C5FC}" destId="{00B573D5-144C-4AE6-9016-67EC2A2CE932}" srcOrd="1" destOrd="0" presId="urn:microsoft.com/office/officeart/2008/layout/HorizontalMultiLevelHierarchy"/>
    <dgm:cxn modelId="{3B264ACA-7EC9-4551-8FF8-A02ACE2F8D6D}" type="presOf" srcId="{0536227C-4E3C-485B-8BA3-2C545CEE505C}" destId="{D53CA291-81B2-4936-BC12-22C8989A9D2F}" srcOrd="0" destOrd="0" presId="urn:microsoft.com/office/officeart/2008/layout/HorizontalMultiLevelHierarchy"/>
    <dgm:cxn modelId="{6E441ECF-20AB-40E4-8443-7A3B2B71B5DD}" type="presOf" srcId="{34F7F596-4BBF-4A1B-BB26-3E646F7E127A}" destId="{B3F9A21F-7B62-4AE3-B415-644D29E25FEA}" srcOrd="1"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40DE3B6A-D637-4FCA-8FBB-DD4CB62EBCBC}" srcId="{DEB72646-F3EA-4EC5-885D-394C414FFADA}" destId="{26AF28B9-65FC-400B-B081-AEBA4D5F287B}" srcOrd="3" destOrd="0" parTransId="{96F92575-6AF6-46D2-B568-C3FF35A4BF9C}" sibTransId="{8DB9AC49-8738-4FBD-A9AA-33829A2E5A76}"/>
    <dgm:cxn modelId="{5CFE91BC-9D65-4E45-BC71-612A4267A1FF}" srcId="{43490450-ED91-489F-AED1-E14940988737}" destId="{C7838C1B-6608-4BBB-9338-72D49071A25F}" srcOrd="3" destOrd="0" parTransId="{DB4C5625-0B78-469D-B226-58E5B3DFEA76}" sibTransId="{0CC6E04F-6ABB-4761-8917-A1B6A83B4030}"/>
    <dgm:cxn modelId="{59143894-8E21-4FB1-B939-E916528951FE}" srcId="{B17CE6F9-26F8-4DBA-8F9E-56587641182C}" destId="{769C8CCC-A42C-49DA-93C1-EA61E5DC2C2D}" srcOrd="2" destOrd="0" parTransId="{DB2C880A-6DDE-408B-9FB4-84F62918F578}" sibTransId="{3E647647-3C6B-4A88-B322-70532C92C80A}"/>
    <dgm:cxn modelId="{67425BB1-6E9C-4247-BB1A-5893B9DA95BF}" srcId="{43490450-ED91-489F-AED1-E14940988737}" destId="{3BB28B31-E8AD-4532-921B-94D61A38F1ED}" srcOrd="2" destOrd="0" parTransId="{03935271-AA23-4951-A1FC-13953F25AC5C}" sibTransId="{EF7CA5C6-7D4C-476B-9A56-46C13E62ADEF}"/>
    <dgm:cxn modelId="{FBCF8D07-4604-40C5-B631-FBDD48B616D6}" type="presOf" srcId="{A85D3B4F-DF48-40B3-AADE-CAFEC7066A7C}" destId="{B3F8A2F8-76BC-41D5-ABE5-C1DC5923FCC9}" srcOrd="0" destOrd="0" presId="urn:microsoft.com/office/officeart/2008/layout/HorizontalMultiLevelHierarchy"/>
    <dgm:cxn modelId="{F9E5B9CB-8F08-4713-90F9-F3471804496D}" type="presOf" srcId="{5673A376-3219-436A-BB65-5518A94898AD}" destId="{092E85CE-2289-4FB4-9664-506F5BA58048}" srcOrd="0" destOrd="0" presId="urn:microsoft.com/office/officeart/2008/layout/HorizontalMultiLevelHierarchy"/>
    <dgm:cxn modelId="{75D6608E-FF4E-4183-9026-E381EA2A1417}" type="presOf" srcId="{AFF19EAD-0C32-4456-970A-30E095535FCE}" destId="{6084008E-86FD-4219-891E-3C68AA25EF3D}" srcOrd="0" destOrd="0" presId="urn:microsoft.com/office/officeart/2008/layout/HorizontalMultiLevelHierarchy"/>
    <dgm:cxn modelId="{B67E3D4E-15C7-4728-BC11-EB138EF87D6A}" srcId="{AA9F44CB-548B-4913-8340-65B43AB07451}" destId="{6809F1AF-23C1-4F0E-B824-6139DCE5E90B}" srcOrd="0" destOrd="0" parTransId="{1614F1D0-DB41-422C-90FE-8B1B0D464A0F}" sibTransId="{547D8439-224E-465B-A522-856690765321}"/>
    <dgm:cxn modelId="{615E421B-7E11-422B-8730-E61353A7B45D}" type="presOf" srcId="{1179461E-9552-4758-88FD-416B3E19CF1F}" destId="{0F709DEE-7E05-4260-A890-CFC493E9C0D6}" srcOrd="1" destOrd="0" presId="urn:microsoft.com/office/officeart/2008/layout/HorizontalMultiLevelHierarchy"/>
    <dgm:cxn modelId="{A165201D-F5C9-42B8-862F-E16BF7F8E6F2}" type="presOf" srcId="{10731323-C6EA-4B18-B477-175F8DC05644}" destId="{C767B607-BCD4-447B-8670-73E7B277A78F}" srcOrd="1" destOrd="0" presId="urn:microsoft.com/office/officeart/2008/layout/HorizontalMultiLevelHierarchy"/>
    <dgm:cxn modelId="{0CF573B4-E80E-4046-ABA6-E5FB7031F32C}" type="presOf" srcId="{99C5B0E2-B4B2-4041-BB08-AC4FC7A95E99}" destId="{A256571E-786B-4293-BF48-6BEC8EBB4E10}" srcOrd="0"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39E6E7A5-9D0C-4C2F-BECC-32B3682E0FF7}" srcId="{A85D3B4F-DF48-40B3-AADE-CAFEC7066A7C}" destId="{A73133B7-EC59-4426-9FFB-26A8EA148C6F}" srcOrd="2" destOrd="0" parTransId="{0F78D5C1-B86E-4C0A-8DCE-BE08B8F2CB11}" sibTransId="{E369D007-89A3-4BC4-980E-5588DABF6B0E}"/>
    <dgm:cxn modelId="{CC92DA84-18CA-4445-95A6-F8E88AFE0D25}" type="presOf" srcId="{54941BE1-8D0D-435E-98E9-F63AB4E020E5}" destId="{798DA56F-E2F5-4EE7-8355-647C42E9FB98}" srcOrd="1" destOrd="0" presId="urn:microsoft.com/office/officeart/2008/layout/HorizontalMultiLevelHierarchy"/>
    <dgm:cxn modelId="{C6CE47DB-2058-474C-B4AB-693141570247}" type="presParOf" srcId="{358F5547-EBF8-4A6B-A9AF-3376AE4E1D57}" destId="{D6EAB63D-CD6E-49D6-974C-CFCED247CF76}" srcOrd="0" destOrd="0" presId="urn:microsoft.com/office/officeart/2008/layout/HorizontalMultiLevelHierarchy"/>
    <dgm:cxn modelId="{B6F06617-9B1B-4588-810D-0F358427F9E4}" type="presParOf" srcId="{D6EAB63D-CD6E-49D6-974C-CFCED247CF76}" destId="{5E4566AC-4CA1-43F3-B17A-FA1C5A83BA32}" srcOrd="0" destOrd="0" presId="urn:microsoft.com/office/officeart/2008/layout/HorizontalMultiLevelHierarchy"/>
    <dgm:cxn modelId="{D1C8F2EB-0BCE-444A-88AF-6ABBD51E5AE3}" type="presParOf" srcId="{D6EAB63D-CD6E-49D6-974C-CFCED247CF76}" destId="{2619CCC2-8E6F-4CF7-9E0E-E600CA13DD47}" srcOrd="1" destOrd="0" presId="urn:microsoft.com/office/officeart/2008/layout/HorizontalMultiLevelHierarchy"/>
    <dgm:cxn modelId="{E6BF5805-462D-4B8A-A0D9-E890964CD795}" type="presParOf" srcId="{2619CCC2-8E6F-4CF7-9E0E-E600CA13DD47}" destId="{8B10A04D-DA3F-46BE-A274-940646D27958}" srcOrd="0" destOrd="0" presId="urn:microsoft.com/office/officeart/2008/layout/HorizontalMultiLevelHierarchy"/>
    <dgm:cxn modelId="{8176C9FF-DFED-468F-BE17-9B73B08F3075}" type="presParOf" srcId="{8B10A04D-DA3F-46BE-A274-940646D27958}" destId="{6B602201-F443-4B15-8AD6-4F3F1A1A6D13}" srcOrd="0" destOrd="0" presId="urn:microsoft.com/office/officeart/2008/layout/HorizontalMultiLevelHierarchy"/>
    <dgm:cxn modelId="{314E8725-B218-4B34-B98B-A21D50048958}" type="presParOf" srcId="{2619CCC2-8E6F-4CF7-9E0E-E600CA13DD47}" destId="{2230840D-D4B5-4F57-91AF-07CF708F2DB8}" srcOrd="1" destOrd="0" presId="urn:microsoft.com/office/officeart/2008/layout/HorizontalMultiLevelHierarchy"/>
    <dgm:cxn modelId="{1CE8FA92-3F5C-435C-8252-9A9CBBFED920}" type="presParOf" srcId="{2230840D-D4B5-4F57-91AF-07CF708F2DB8}" destId="{92AC7CD9-B211-4DB7-8A11-1D8D04C0C85A}" srcOrd="0" destOrd="0" presId="urn:microsoft.com/office/officeart/2008/layout/HorizontalMultiLevelHierarchy"/>
    <dgm:cxn modelId="{076B92A9-A878-4614-AD85-3DCC36E490A3}" type="presParOf" srcId="{2230840D-D4B5-4F57-91AF-07CF708F2DB8}" destId="{AE3440B5-B93B-4923-9361-3224822AE311}" srcOrd="1" destOrd="0" presId="urn:microsoft.com/office/officeart/2008/layout/HorizontalMultiLevelHierarchy"/>
    <dgm:cxn modelId="{BD817198-BAAD-4112-BE73-7CA640AA222A}" type="presParOf" srcId="{AE3440B5-B93B-4923-9361-3224822AE311}" destId="{3C5E6C4D-DA96-441C-AFBE-8769BB1453FB}" srcOrd="0" destOrd="0" presId="urn:microsoft.com/office/officeart/2008/layout/HorizontalMultiLevelHierarchy"/>
    <dgm:cxn modelId="{46617040-63D0-49B4-888C-2349B461D628}" type="presParOf" srcId="{3C5E6C4D-DA96-441C-AFBE-8769BB1453FB}" destId="{0EB99EF0-DAEF-40F8-A27D-3D2E12262BEC}" srcOrd="0" destOrd="0" presId="urn:microsoft.com/office/officeart/2008/layout/HorizontalMultiLevelHierarchy"/>
    <dgm:cxn modelId="{40D9169F-7439-4375-9376-CB94764DB59F}" type="presParOf" srcId="{AE3440B5-B93B-4923-9361-3224822AE311}" destId="{1E6A5320-1203-4E00-BE34-B648B6480FFE}" srcOrd="1" destOrd="0" presId="urn:microsoft.com/office/officeart/2008/layout/HorizontalMultiLevelHierarchy"/>
    <dgm:cxn modelId="{52EFA23E-A23F-4273-BDDF-741A9EC364CE}" type="presParOf" srcId="{1E6A5320-1203-4E00-BE34-B648B6480FFE}" destId="{91F93B9D-AB1D-4B07-B4A2-F8181A0A46CC}" srcOrd="0" destOrd="0" presId="urn:microsoft.com/office/officeart/2008/layout/HorizontalMultiLevelHierarchy"/>
    <dgm:cxn modelId="{C84AB1E4-A28B-4E23-8B3F-158B9C6FF89B}" type="presParOf" srcId="{1E6A5320-1203-4E00-BE34-B648B6480FFE}" destId="{8CB87169-602E-46C0-8983-0D10E0B106B7}" srcOrd="1" destOrd="0" presId="urn:microsoft.com/office/officeart/2008/layout/HorizontalMultiLevelHierarchy"/>
    <dgm:cxn modelId="{72FEDA9A-3D84-4E94-AEB1-5F93EA21452B}" type="presParOf" srcId="{AE3440B5-B93B-4923-9361-3224822AE311}" destId="{F72557E1-654E-47EF-9EFB-A931C15296ED}" srcOrd="2" destOrd="0" presId="urn:microsoft.com/office/officeart/2008/layout/HorizontalMultiLevelHierarchy"/>
    <dgm:cxn modelId="{57F315DF-241A-4CF9-87B1-AC20D864C007}" type="presParOf" srcId="{F72557E1-654E-47EF-9EFB-A931C15296ED}" destId="{6FBE9030-C444-4A28-AC24-795BDE15312B}" srcOrd="0" destOrd="0" presId="urn:microsoft.com/office/officeart/2008/layout/HorizontalMultiLevelHierarchy"/>
    <dgm:cxn modelId="{2480AAA5-A01A-414C-A89B-ECC153BF57E3}" type="presParOf" srcId="{AE3440B5-B93B-4923-9361-3224822AE311}" destId="{ADA4A2D7-D5EB-4DBB-AA49-31E5EDA6D32D}" srcOrd="3" destOrd="0" presId="urn:microsoft.com/office/officeart/2008/layout/HorizontalMultiLevelHierarchy"/>
    <dgm:cxn modelId="{6BC6077F-B72E-4320-9627-54988EA05270}" type="presParOf" srcId="{ADA4A2D7-D5EB-4DBB-AA49-31E5EDA6D32D}" destId="{084F557F-78FC-4E73-9D9C-C04F17455D07}" srcOrd="0" destOrd="0" presId="urn:microsoft.com/office/officeart/2008/layout/HorizontalMultiLevelHierarchy"/>
    <dgm:cxn modelId="{DAEFC4DD-EA40-47C6-8D4A-494FC0A2C80C}" type="presParOf" srcId="{ADA4A2D7-D5EB-4DBB-AA49-31E5EDA6D32D}" destId="{53D73BF1-3363-45B8-8CFB-EC1D70E91613}" srcOrd="1" destOrd="0" presId="urn:microsoft.com/office/officeart/2008/layout/HorizontalMultiLevelHierarchy"/>
    <dgm:cxn modelId="{580EF542-20D8-4EEF-9514-C48C5D9823DA}" type="presParOf" srcId="{AE3440B5-B93B-4923-9361-3224822AE311}" destId="{4D32311F-EAB0-461F-A6BE-9EC3B3868531}" srcOrd="4" destOrd="0" presId="urn:microsoft.com/office/officeart/2008/layout/HorizontalMultiLevelHierarchy"/>
    <dgm:cxn modelId="{EC563E7A-BEC4-4BC4-BA08-5F4361BC672F}" type="presParOf" srcId="{4D32311F-EAB0-461F-A6BE-9EC3B3868531}" destId="{D40B43F6-D863-4F93-BF7D-C43E634D3CC3}" srcOrd="0" destOrd="0" presId="urn:microsoft.com/office/officeart/2008/layout/HorizontalMultiLevelHierarchy"/>
    <dgm:cxn modelId="{EC79507B-C524-46CB-ABD9-9B864789FDFC}" type="presParOf" srcId="{AE3440B5-B93B-4923-9361-3224822AE311}" destId="{F8E12D3E-F124-4DC5-B1CB-30BABC9C7121}" srcOrd="5" destOrd="0" presId="urn:microsoft.com/office/officeart/2008/layout/HorizontalMultiLevelHierarchy"/>
    <dgm:cxn modelId="{038F8C5A-DDD5-442E-95CF-0CAE80F6FFE7}" type="presParOf" srcId="{F8E12D3E-F124-4DC5-B1CB-30BABC9C7121}" destId="{5DC6771F-CBD2-4834-8AFB-EAAE3B615AC5}" srcOrd="0" destOrd="0" presId="urn:microsoft.com/office/officeart/2008/layout/HorizontalMultiLevelHierarchy"/>
    <dgm:cxn modelId="{5CCF086D-9329-4A08-B2B2-19AD471F7CF6}" type="presParOf" srcId="{F8E12D3E-F124-4DC5-B1CB-30BABC9C7121}" destId="{45E485C9-CD41-4959-90A0-65504D9142A9}" srcOrd="1" destOrd="0" presId="urn:microsoft.com/office/officeart/2008/layout/HorizontalMultiLevelHierarchy"/>
    <dgm:cxn modelId="{D1C6AA79-6D00-48CB-BE45-90484444CA76}" type="presParOf" srcId="{AE3440B5-B93B-4923-9361-3224822AE311}" destId="{DF14AB43-0993-467F-AA0C-406AB994079F}" srcOrd="6" destOrd="0" presId="urn:microsoft.com/office/officeart/2008/layout/HorizontalMultiLevelHierarchy"/>
    <dgm:cxn modelId="{B51084A7-51CC-4A5F-8110-92E65E5C8530}" type="presParOf" srcId="{DF14AB43-0993-467F-AA0C-406AB994079F}" destId="{2B87A32F-1DC0-44F3-B9D6-0A50F179C8A8}" srcOrd="0" destOrd="0" presId="urn:microsoft.com/office/officeart/2008/layout/HorizontalMultiLevelHierarchy"/>
    <dgm:cxn modelId="{35655926-2DF5-4CB7-B77F-955D8A65A1A7}" type="presParOf" srcId="{AE3440B5-B93B-4923-9361-3224822AE311}" destId="{1D92F3E8-5337-4AA1-AC08-219E24154738}" srcOrd="7" destOrd="0" presId="urn:microsoft.com/office/officeart/2008/layout/HorizontalMultiLevelHierarchy"/>
    <dgm:cxn modelId="{C69EBA61-9F57-41EA-86EE-E2EAA52D01D5}" type="presParOf" srcId="{1D92F3E8-5337-4AA1-AC08-219E24154738}" destId="{09F5B56F-5BC3-44E1-A32F-F5AE67BA777A}" srcOrd="0" destOrd="0" presId="urn:microsoft.com/office/officeart/2008/layout/HorizontalMultiLevelHierarchy"/>
    <dgm:cxn modelId="{03739A3D-D7E5-4133-A4FC-3B7AEEA8252D}" type="presParOf" srcId="{1D92F3E8-5337-4AA1-AC08-219E24154738}" destId="{75404AE2-28F5-47D1-9E6F-59534B012358}" srcOrd="1" destOrd="0" presId="urn:microsoft.com/office/officeart/2008/layout/HorizontalMultiLevelHierarchy"/>
    <dgm:cxn modelId="{2166498F-F719-43B7-9594-34F5A217CCAC}" type="presParOf" srcId="{2619CCC2-8E6F-4CF7-9E0E-E600CA13DD47}" destId="{6969EB49-BCA0-44BB-888A-02E8EDCC71A3}" srcOrd="2" destOrd="0" presId="urn:microsoft.com/office/officeart/2008/layout/HorizontalMultiLevelHierarchy"/>
    <dgm:cxn modelId="{0ED72787-5D0D-4962-AA97-C692EC1BC2D6}" type="presParOf" srcId="{6969EB49-BCA0-44BB-888A-02E8EDCC71A3}" destId="{252FED32-C5FD-4F25-BCEF-1F517BFDDA04}" srcOrd="0" destOrd="0" presId="urn:microsoft.com/office/officeart/2008/layout/HorizontalMultiLevelHierarchy"/>
    <dgm:cxn modelId="{6DF24D10-2C73-4AC1-81DC-64364F9F4E52}" type="presParOf" srcId="{2619CCC2-8E6F-4CF7-9E0E-E600CA13DD47}" destId="{697E0965-7250-4AC4-BF06-50DA8DF528DB}" srcOrd="3" destOrd="0" presId="urn:microsoft.com/office/officeart/2008/layout/HorizontalMultiLevelHierarchy"/>
    <dgm:cxn modelId="{B8BCCB1E-2BA3-45FB-9632-D637C74F3CBA}" type="presParOf" srcId="{697E0965-7250-4AC4-BF06-50DA8DF528DB}" destId="{1C5C0225-1FCF-4C5E-B4BD-24DEF5FC7528}" srcOrd="0" destOrd="0" presId="urn:microsoft.com/office/officeart/2008/layout/HorizontalMultiLevelHierarchy"/>
    <dgm:cxn modelId="{0D9D0669-71FB-4898-8893-3CF514E8AE8E}" type="presParOf" srcId="{697E0965-7250-4AC4-BF06-50DA8DF528DB}" destId="{978F2999-2439-4B4E-9203-87DB2740F1B1}" srcOrd="1" destOrd="0" presId="urn:microsoft.com/office/officeart/2008/layout/HorizontalMultiLevelHierarchy"/>
    <dgm:cxn modelId="{D2C5612B-B8A1-4BDC-A269-0814B0E2C227}" type="presParOf" srcId="{978F2999-2439-4B4E-9203-87DB2740F1B1}" destId="{20229D38-2CF9-4E61-88BC-DF7B7D8FE745}" srcOrd="0" destOrd="0" presId="urn:microsoft.com/office/officeart/2008/layout/HorizontalMultiLevelHierarchy"/>
    <dgm:cxn modelId="{2F4E5ED2-FCC8-45FE-A1E5-6BCB5150FDD3}" type="presParOf" srcId="{20229D38-2CF9-4E61-88BC-DF7B7D8FE745}" destId="{798DA56F-E2F5-4EE7-8355-647C42E9FB98}" srcOrd="0" destOrd="0" presId="urn:microsoft.com/office/officeart/2008/layout/HorizontalMultiLevelHierarchy"/>
    <dgm:cxn modelId="{FBD7C978-D65D-4F59-BFBF-B1F008340295}" type="presParOf" srcId="{978F2999-2439-4B4E-9203-87DB2740F1B1}" destId="{CDC95C5E-3691-4B91-8E4A-8D93C975BD1A}" srcOrd="1" destOrd="0" presId="urn:microsoft.com/office/officeart/2008/layout/HorizontalMultiLevelHierarchy"/>
    <dgm:cxn modelId="{03884779-99D6-46EF-BAEA-825FD83FB15C}" type="presParOf" srcId="{CDC95C5E-3691-4B91-8E4A-8D93C975BD1A}" destId="{B8728E8F-1B0E-44E9-AAB1-9CC35FE1E718}" srcOrd="0" destOrd="0" presId="urn:microsoft.com/office/officeart/2008/layout/HorizontalMultiLevelHierarchy"/>
    <dgm:cxn modelId="{9D56D8D0-F338-4845-9325-A67C1D88449B}" type="presParOf" srcId="{CDC95C5E-3691-4B91-8E4A-8D93C975BD1A}" destId="{E8CA6F4B-5B0B-4E33-9375-C6A9D22D6C83}" srcOrd="1" destOrd="0" presId="urn:microsoft.com/office/officeart/2008/layout/HorizontalMultiLevelHierarchy"/>
    <dgm:cxn modelId="{F2AB9580-3E54-4488-A986-69E73649D9DD}" type="presParOf" srcId="{E8CA6F4B-5B0B-4E33-9375-C6A9D22D6C83}" destId="{F71E8CE0-98CD-41A4-A62F-42C3DC712F46}" srcOrd="0" destOrd="0" presId="urn:microsoft.com/office/officeart/2008/layout/HorizontalMultiLevelHierarchy"/>
    <dgm:cxn modelId="{4359A45F-B2D7-41AD-A57D-3C0567AEF362}" type="presParOf" srcId="{F71E8CE0-98CD-41A4-A62F-42C3DC712F46}" destId="{EBB2E8E4-CC6A-4E05-954E-D2935189C6BD}" srcOrd="0" destOrd="0" presId="urn:microsoft.com/office/officeart/2008/layout/HorizontalMultiLevelHierarchy"/>
    <dgm:cxn modelId="{4A77230B-3F0D-4554-B386-EC37B555F177}" type="presParOf" srcId="{E8CA6F4B-5B0B-4E33-9375-C6A9D22D6C83}" destId="{EAF28930-6241-4F05-A272-FEF7E2BDA13E}" srcOrd="1" destOrd="0" presId="urn:microsoft.com/office/officeart/2008/layout/HorizontalMultiLevelHierarchy"/>
    <dgm:cxn modelId="{6F47C654-9F36-4B88-9A19-C0C3DD76B355}" type="presParOf" srcId="{EAF28930-6241-4F05-A272-FEF7E2BDA13E}" destId="{949433A1-6E85-4D41-B0B8-AEA259E7C4EC}" srcOrd="0" destOrd="0" presId="urn:microsoft.com/office/officeart/2008/layout/HorizontalMultiLevelHierarchy"/>
    <dgm:cxn modelId="{CF653DC6-A482-486D-8D5A-7C6C5B66BBBA}" type="presParOf" srcId="{EAF28930-6241-4F05-A272-FEF7E2BDA13E}" destId="{FCD6D675-1AF1-49D2-8A44-5C14EE58FB25}" srcOrd="1" destOrd="0" presId="urn:microsoft.com/office/officeart/2008/layout/HorizontalMultiLevelHierarchy"/>
    <dgm:cxn modelId="{8D37CDC2-D3DC-4672-927F-8783F21BAC3C}" type="presParOf" srcId="{E8CA6F4B-5B0B-4E33-9375-C6A9D22D6C83}" destId="{0C83BF86-4545-459D-A5AE-6ABB84E99777}" srcOrd="2" destOrd="0" presId="urn:microsoft.com/office/officeart/2008/layout/HorizontalMultiLevelHierarchy"/>
    <dgm:cxn modelId="{0C2DD71B-963B-4981-A93A-D6A6A85FEF09}" type="presParOf" srcId="{0C83BF86-4545-459D-A5AE-6ABB84E99777}" destId="{99DF0341-CA6D-41F2-84E2-ECEB6A99FB22}" srcOrd="0" destOrd="0" presId="urn:microsoft.com/office/officeart/2008/layout/HorizontalMultiLevelHierarchy"/>
    <dgm:cxn modelId="{58648E32-86EA-417D-B88A-446A9B94415F}" type="presParOf" srcId="{E8CA6F4B-5B0B-4E33-9375-C6A9D22D6C83}" destId="{21B2339A-3DB9-4C88-AA8D-08108EF13DAE}" srcOrd="3" destOrd="0" presId="urn:microsoft.com/office/officeart/2008/layout/HorizontalMultiLevelHierarchy"/>
    <dgm:cxn modelId="{8FF91E45-289F-4D29-9EC9-B283EFED6D70}" type="presParOf" srcId="{21B2339A-3DB9-4C88-AA8D-08108EF13DAE}" destId="{40024D19-B42B-4876-8526-50554D81B1A5}" srcOrd="0" destOrd="0" presId="urn:microsoft.com/office/officeart/2008/layout/HorizontalMultiLevelHierarchy"/>
    <dgm:cxn modelId="{CFB4D0C2-D578-4AF3-9276-33852F06F7DD}" type="presParOf" srcId="{21B2339A-3DB9-4C88-AA8D-08108EF13DAE}" destId="{3D4B7BAC-E03B-4BFD-8FF0-AD4E07696258}" srcOrd="1" destOrd="0" presId="urn:microsoft.com/office/officeart/2008/layout/HorizontalMultiLevelHierarchy"/>
    <dgm:cxn modelId="{640D522D-4ED6-4D7E-AB6C-DDB37763439E}" type="presParOf" srcId="{E8CA6F4B-5B0B-4E33-9375-C6A9D22D6C83}" destId="{DB6C8AF2-33D8-4A91-9254-88E8AF277D6A}" srcOrd="4" destOrd="0" presId="urn:microsoft.com/office/officeart/2008/layout/HorizontalMultiLevelHierarchy"/>
    <dgm:cxn modelId="{F43A7F1A-7A13-4E74-A106-D83E8CCFFE1B}" type="presParOf" srcId="{DB6C8AF2-33D8-4A91-9254-88E8AF277D6A}" destId="{2006551A-0C35-4AAA-B8B1-0FF131BD0C06}" srcOrd="0" destOrd="0" presId="urn:microsoft.com/office/officeart/2008/layout/HorizontalMultiLevelHierarchy"/>
    <dgm:cxn modelId="{0C20B2CC-F92C-43CD-A477-69824E9637B2}" type="presParOf" srcId="{E8CA6F4B-5B0B-4E33-9375-C6A9D22D6C83}" destId="{845C861B-D874-40F1-AD7C-119BA7E16998}" srcOrd="5" destOrd="0" presId="urn:microsoft.com/office/officeart/2008/layout/HorizontalMultiLevelHierarchy"/>
    <dgm:cxn modelId="{6333F6B9-88FD-4DB1-A8D7-04F23095F581}" type="presParOf" srcId="{845C861B-D874-40F1-AD7C-119BA7E16998}" destId="{78013CA5-9A02-4BDB-B5AA-DE3ACFBF9261}" srcOrd="0" destOrd="0" presId="urn:microsoft.com/office/officeart/2008/layout/HorizontalMultiLevelHierarchy"/>
    <dgm:cxn modelId="{7E732559-A7BA-4031-921E-9BDCB6DB19AC}" type="presParOf" srcId="{845C861B-D874-40F1-AD7C-119BA7E16998}" destId="{82C450F6-E123-4681-A066-8E682B0D3A22}" srcOrd="1" destOrd="0" presId="urn:microsoft.com/office/officeart/2008/layout/HorizontalMultiLevelHierarchy"/>
    <dgm:cxn modelId="{7B8581EB-B339-47AD-ADE6-F464808B540E}" type="presParOf" srcId="{E8CA6F4B-5B0B-4E33-9375-C6A9D22D6C83}" destId="{3A1D86B2-9B2F-4DDC-9495-FD16CFC26FCF}" srcOrd="6" destOrd="0" presId="urn:microsoft.com/office/officeart/2008/layout/HorizontalMultiLevelHierarchy"/>
    <dgm:cxn modelId="{4004888D-DEBB-41EA-AF39-AD5F73FF3159}" type="presParOf" srcId="{3A1D86B2-9B2F-4DDC-9495-FD16CFC26FCF}" destId="{DDF13306-B41E-4DBC-9FA7-C73AB9698387}" srcOrd="0" destOrd="0" presId="urn:microsoft.com/office/officeart/2008/layout/HorizontalMultiLevelHierarchy"/>
    <dgm:cxn modelId="{7591510C-707B-46A2-AF2A-29E292D41C61}" type="presParOf" srcId="{E8CA6F4B-5B0B-4E33-9375-C6A9D22D6C83}" destId="{3753C1E0-CABA-4E48-BF19-A9D73BB39CE6}" srcOrd="7" destOrd="0" presId="urn:microsoft.com/office/officeart/2008/layout/HorizontalMultiLevelHierarchy"/>
    <dgm:cxn modelId="{BD23B4A0-C712-4D83-98C0-13A4D06F97E2}" type="presParOf" srcId="{3753C1E0-CABA-4E48-BF19-A9D73BB39CE6}" destId="{E847812E-5E8C-40DC-B495-E5BF90E1A4D9}" srcOrd="0" destOrd="0" presId="urn:microsoft.com/office/officeart/2008/layout/HorizontalMultiLevelHierarchy"/>
    <dgm:cxn modelId="{D0378567-0026-4F98-B36A-687C88FD74EF}" type="presParOf" srcId="{3753C1E0-CABA-4E48-BF19-A9D73BB39CE6}" destId="{95FE8981-73D0-4B2A-8A56-8C70B56E13EA}" srcOrd="1" destOrd="0" presId="urn:microsoft.com/office/officeart/2008/layout/HorizontalMultiLevelHierarchy"/>
    <dgm:cxn modelId="{EDC58FAC-6EC3-4848-A80F-CE49E6BD073D}" type="presParOf" srcId="{978F2999-2439-4B4E-9203-87DB2740F1B1}" destId="{50618AA5-0907-4654-B55E-F13037485210}" srcOrd="2" destOrd="0" presId="urn:microsoft.com/office/officeart/2008/layout/HorizontalMultiLevelHierarchy"/>
    <dgm:cxn modelId="{FFF4FE52-6BEC-42FA-AEED-DC553F366D9E}" type="presParOf" srcId="{50618AA5-0907-4654-B55E-F13037485210}" destId="{C767B607-BCD4-447B-8670-73E7B277A78F}" srcOrd="0" destOrd="0" presId="urn:microsoft.com/office/officeart/2008/layout/HorizontalMultiLevelHierarchy"/>
    <dgm:cxn modelId="{0E3EE840-FC20-442C-BDFF-2E03F51496F4}" type="presParOf" srcId="{978F2999-2439-4B4E-9203-87DB2740F1B1}" destId="{C209E61F-30D4-47CC-BAE0-E3F3C4F43951}" srcOrd="3" destOrd="0" presId="urn:microsoft.com/office/officeart/2008/layout/HorizontalMultiLevelHierarchy"/>
    <dgm:cxn modelId="{E04F5F01-6213-4F76-8D7F-17BD0403AF4F}" type="presParOf" srcId="{C209E61F-30D4-47CC-BAE0-E3F3C4F43951}" destId="{42FB9118-D0FD-49CB-9914-D76833088B73}" srcOrd="0" destOrd="0" presId="urn:microsoft.com/office/officeart/2008/layout/HorizontalMultiLevelHierarchy"/>
    <dgm:cxn modelId="{FCE9AD8A-C57E-4E31-ACAF-CD6562D6C7FC}" type="presParOf" srcId="{C209E61F-30D4-47CC-BAE0-E3F3C4F43951}" destId="{E422566E-665A-4113-8811-A03C1842C5A0}" srcOrd="1" destOrd="0" presId="urn:microsoft.com/office/officeart/2008/layout/HorizontalMultiLevelHierarchy"/>
    <dgm:cxn modelId="{F0F3AB61-0E39-45BB-A8ED-42138BF34740}" type="presParOf" srcId="{978F2999-2439-4B4E-9203-87DB2740F1B1}" destId="{515AB8A8-E0E1-442B-993A-946BE160AD8C}" srcOrd="4" destOrd="0" presId="urn:microsoft.com/office/officeart/2008/layout/HorizontalMultiLevelHierarchy"/>
    <dgm:cxn modelId="{957C7DF0-72F8-42B2-8DDC-EF536EDBC8A9}" type="presParOf" srcId="{515AB8A8-E0E1-442B-993A-946BE160AD8C}" destId="{84E90FA6-05BC-4DB2-8A8B-B849B3746916}" srcOrd="0" destOrd="0" presId="urn:microsoft.com/office/officeart/2008/layout/HorizontalMultiLevelHierarchy"/>
    <dgm:cxn modelId="{3772419D-FC02-48BD-AA0F-914CFB2F3D87}" type="presParOf" srcId="{978F2999-2439-4B4E-9203-87DB2740F1B1}" destId="{288A27E9-4670-4FFD-A4A6-CBF297CD1EE9}" srcOrd="5" destOrd="0" presId="urn:microsoft.com/office/officeart/2008/layout/HorizontalMultiLevelHierarchy"/>
    <dgm:cxn modelId="{F02CD121-0DCE-4359-8170-78C6391CBD63}" type="presParOf" srcId="{288A27E9-4670-4FFD-A4A6-CBF297CD1EE9}" destId="{15D2EFCC-4209-442D-8C50-1DEE8499C18D}" srcOrd="0" destOrd="0" presId="urn:microsoft.com/office/officeart/2008/layout/HorizontalMultiLevelHierarchy"/>
    <dgm:cxn modelId="{2833DAA4-B0B2-4F74-9D3A-0E4F8B39051E}" type="presParOf" srcId="{288A27E9-4670-4FFD-A4A6-CBF297CD1EE9}" destId="{5B2F7903-0AA9-4517-A434-2912DE925529}" srcOrd="1" destOrd="0" presId="urn:microsoft.com/office/officeart/2008/layout/HorizontalMultiLevelHierarchy"/>
    <dgm:cxn modelId="{816E5CAD-1B58-4019-9FD8-4E6E60CA8AD1}" type="presParOf" srcId="{978F2999-2439-4B4E-9203-87DB2740F1B1}" destId="{BF58C61D-9F78-400D-B8A1-7CF5F75250AC}" srcOrd="6" destOrd="0" presId="urn:microsoft.com/office/officeart/2008/layout/HorizontalMultiLevelHierarchy"/>
    <dgm:cxn modelId="{FF5933E0-BB0E-4616-BAD8-6E0177559A59}" type="presParOf" srcId="{BF58C61D-9F78-400D-B8A1-7CF5F75250AC}" destId="{CC46383E-CADA-4441-9397-835898B25B35}" srcOrd="0" destOrd="0" presId="urn:microsoft.com/office/officeart/2008/layout/HorizontalMultiLevelHierarchy"/>
    <dgm:cxn modelId="{300E3580-F987-45A7-B1AC-AD19CC840927}" type="presParOf" srcId="{978F2999-2439-4B4E-9203-87DB2740F1B1}" destId="{CC07B64A-61D8-4A4A-BC27-FC2C15411E6C}" srcOrd="7" destOrd="0" presId="urn:microsoft.com/office/officeart/2008/layout/HorizontalMultiLevelHierarchy"/>
    <dgm:cxn modelId="{F2A3BBBA-5CF0-45E1-A21E-98410F076AF0}" type="presParOf" srcId="{CC07B64A-61D8-4A4A-BC27-FC2C15411E6C}" destId="{FE853071-3C8C-4121-A4E3-B87CEADC847C}" srcOrd="0" destOrd="0" presId="urn:microsoft.com/office/officeart/2008/layout/HorizontalMultiLevelHierarchy"/>
    <dgm:cxn modelId="{14C38642-BF59-46A3-8D5B-CB8BF13287DF}" type="presParOf" srcId="{CC07B64A-61D8-4A4A-BC27-FC2C15411E6C}" destId="{A0EBEDB1-0723-4A0F-90BC-29AC374A8991}" srcOrd="1" destOrd="0" presId="urn:microsoft.com/office/officeart/2008/layout/HorizontalMultiLevelHierarchy"/>
    <dgm:cxn modelId="{465EFA7C-E35E-4C77-888B-BC968DEF2BED}" type="presParOf" srcId="{A0EBEDB1-0723-4A0F-90BC-29AC374A8991}" destId="{E8D9383B-F648-4290-8926-8852C41823AA}" srcOrd="0" destOrd="0" presId="urn:microsoft.com/office/officeart/2008/layout/HorizontalMultiLevelHierarchy"/>
    <dgm:cxn modelId="{E546330B-DC0B-4F11-BF4B-C3058FB1F282}" type="presParOf" srcId="{E8D9383B-F648-4290-8926-8852C41823AA}" destId="{70975E8E-BCB0-4946-B36A-5D567943B14E}" srcOrd="0" destOrd="0" presId="urn:microsoft.com/office/officeart/2008/layout/HorizontalMultiLevelHierarchy"/>
    <dgm:cxn modelId="{370529BC-C1A5-4BC7-8DEE-AC1FA9D13D83}" type="presParOf" srcId="{A0EBEDB1-0723-4A0F-90BC-29AC374A8991}" destId="{14348A08-7FD9-4D90-9A49-C32F38FB8CA0}" srcOrd="1" destOrd="0" presId="urn:microsoft.com/office/officeart/2008/layout/HorizontalMultiLevelHierarchy"/>
    <dgm:cxn modelId="{DCEE0FED-AA55-4A37-A6E0-729BE380F42B}" type="presParOf" srcId="{14348A08-7FD9-4D90-9A49-C32F38FB8CA0}" destId="{33E072DB-5D67-4004-9C04-7545B53BAA4F}" srcOrd="0" destOrd="0" presId="urn:microsoft.com/office/officeart/2008/layout/HorizontalMultiLevelHierarchy"/>
    <dgm:cxn modelId="{E9B84253-3CAE-4A37-AEC0-961872B93A82}" type="presParOf" srcId="{14348A08-7FD9-4D90-9A49-C32F38FB8CA0}" destId="{B31FD3D8-0414-43FE-9339-858FA85BFC2D}" srcOrd="1" destOrd="0" presId="urn:microsoft.com/office/officeart/2008/layout/HorizontalMultiLevelHierarchy"/>
    <dgm:cxn modelId="{1A7B67A0-EB2A-4D07-A232-C649D67CF267}" type="presParOf" srcId="{A0EBEDB1-0723-4A0F-90BC-29AC374A8991}" destId="{68143193-CE57-4412-9FEC-489C4F2E7A1F}" srcOrd="2" destOrd="0" presId="urn:microsoft.com/office/officeart/2008/layout/HorizontalMultiLevelHierarchy"/>
    <dgm:cxn modelId="{C18DA4C1-A7AC-4B57-B1D7-65D9D7821421}" type="presParOf" srcId="{68143193-CE57-4412-9FEC-489C4F2E7A1F}" destId="{D94FAB35-C15D-4824-A77E-4270D932B2BC}" srcOrd="0" destOrd="0" presId="urn:microsoft.com/office/officeart/2008/layout/HorizontalMultiLevelHierarchy"/>
    <dgm:cxn modelId="{AC6F4DAC-529D-4773-BA0E-4FC59FDB5643}" type="presParOf" srcId="{A0EBEDB1-0723-4A0F-90BC-29AC374A8991}" destId="{7916F1A1-7CD9-4820-B42D-7BC9FAED7165}" srcOrd="3" destOrd="0" presId="urn:microsoft.com/office/officeart/2008/layout/HorizontalMultiLevelHierarchy"/>
    <dgm:cxn modelId="{2BAA1A0E-5A64-44AE-A36B-87EFAD1C3CA4}" type="presParOf" srcId="{7916F1A1-7CD9-4820-B42D-7BC9FAED7165}" destId="{E09553F9-FBF9-4619-9C8A-FFA9F3425459}" srcOrd="0" destOrd="0" presId="urn:microsoft.com/office/officeart/2008/layout/HorizontalMultiLevelHierarchy"/>
    <dgm:cxn modelId="{316E9C68-A770-4BDB-BE0E-56D526D69E78}" type="presParOf" srcId="{7916F1A1-7CD9-4820-B42D-7BC9FAED7165}" destId="{5DCA3838-9544-485D-9A6A-C2166AFAEF45}" srcOrd="1" destOrd="0" presId="urn:microsoft.com/office/officeart/2008/layout/HorizontalMultiLevelHierarchy"/>
    <dgm:cxn modelId="{D9C53219-B468-4FDC-BD47-B64018503551}" type="presParOf" srcId="{A0EBEDB1-0723-4A0F-90BC-29AC374A8991}" destId="{9705799C-5094-4D2E-86BF-A0B7D831BFAA}" srcOrd="4" destOrd="0" presId="urn:microsoft.com/office/officeart/2008/layout/HorizontalMultiLevelHierarchy"/>
    <dgm:cxn modelId="{6BB678F5-D5EB-4A01-BDA7-CCE076DB648E}" type="presParOf" srcId="{9705799C-5094-4D2E-86BF-A0B7D831BFAA}" destId="{844D520C-E2FB-46B9-9133-449AF9655455}" srcOrd="0" destOrd="0" presId="urn:microsoft.com/office/officeart/2008/layout/HorizontalMultiLevelHierarchy"/>
    <dgm:cxn modelId="{D25D070F-E2EB-428A-BC80-573E80C04BC9}" type="presParOf" srcId="{A0EBEDB1-0723-4A0F-90BC-29AC374A8991}" destId="{F2F8F34C-BB77-4CCA-843E-BD4A5AF2467B}" srcOrd="5" destOrd="0" presId="urn:microsoft.com/office/officeart/2008/layout/HorizontalMultiLevelHierarchy"/>
    <dgm:cxn modelId="{7C5DE257-A5FB-4A93-89A2-61935A07B294}" type="presParOf" srcId="{F2F8F34C-BB77-4CCA-843E-BD4A5AF2467B}" destId="{937D819A-4DDE-442E-9A23-FF6A13133734}" srcOrd="0" destOrd="0" presId="urn:microsoft.com/office/officeart/2008/layout/HorizontalMultiLevelHierarchy"/>
    <dgm:cxn modelId="{81CBC28A-5EE6-44EF-9CE0-393FC19043C0}" type="presParOf" srcId="{F2F8F34C-BB77-4CCA-843E-BD4A5AF2467B}" destId="{773628FF-F8B4-4297-8450-C13C0822AAD6}" srcOrd="1" destOrd="0" presId="urn:microsoft.com/office/officeart/2008/layout/HorizontalMultiLevelHierarchy"/>
    <dgm:cxn modelId="{73F12DD2-C62D-456D-9864-A10760F8B2FC}" type="presParOf" srcId="{2619CCC2-8E6F-4CF7-9E0E-E600CA13DD47}" destId="{0526C622-56C5-4014-9975-E4089746D4FF}" srcOrd="4" destOrd="0" presId="urn:microsoft.com/office/officeart/2008/layout/HorizontalMultiLevelHierarchy"/>
    <dgm:cxn modelId="{64FD6BA1-7C98-412A-BAC1-8B7F33C3BD88}" type="presParOf" srcId="{0526C622-56C5-4014-9975-E4089746D4FF}" destId="{7FEFDA80-9A50-4630-8363-D138945B32D1}" srcOrd="0" destOrd="0" presId="urn:microsoft.com/office/officeart/2008/layout/HorizontalMultiLevelHierarchy"/>
    <dgm:cxn modelId="{A3D0AF16-1A8F-4039-BD4C-2600D0ADB7FA}" type="presParOf" srcId="{2619CCC2-8E6F-4CF7-9E0E-E600CA13DD47}" destId="{DA8EE00D-68B3-4C28-98A1-8CF5F10A623F}" srcOrd="5" destOrd="0" presId="urn:microsoft.com/office/officeart/2008/layout/HorizontalMultiLevelHierarchy"/>
    <dgm:cxn modelId="{57FC40B5-49F4-47FB-AC34-F9313BFC1CDB}" type="presParOf" srcId="{DA8EE00D-68B3-4C28-98A1-8CF5F10A623F}" destId="{9128274D-2612-4E8E-9E25-5B820396EB07}" srcOrd="0" destOrd="0" presId="urn:microsoft.com/office/officeart/2008/layout/HorizontalMultiLevelHierarchy"/>
    <dgm:cxn modelId="{BFF5C70B-492A-41D5-AEEF-4DDEB92F2129}" type="presParOf" srcId="{DA8EE00D-68B3-4C28-98A1-8CF5F10A623F}" destId="{565C58D5-D50A-4CCF-BFDB-194492164EEE}" srcOrd="1" destOrd="0" presId="urn:microsoft.com/office/officeart/2008/layout/HorizontalMultiLevelHierarchy"/>
    <dgm:cxn modelId="{E7268479-6B5C-4EFE-8EB1-359090C5E013}" type="presParOf" srcId="{565C58D5-D50A-4CCF-BFDB-194492164EEE}" destId="{A27C5D59-448D-454F-B74B-C72AA799677B}" srcOrd="0" destOrd="0" presId="urn:microsoft.com/office/officeart/2008/layout/HorizontalMultiLevelHierarchy"/>
    <dgm:cxn modelId="{B21544D9-5791-474B-A762-BCF3899607B7}" type="presParOf" srcId="{A27C5D59-448D-454F-B74B-C72AA799677B}" destId="{07ADCF4F-F44C-4029-B6DE-9D3611B59D19}" srcOrd="0" destOrd="0" presId="urn:microsoft.com/office/officeart/2008/layout/HorizontalMultiLevelHierarchy"/>
    <dgm:cxn modelId="{B0499563-31A3-4F38-855C-945BD596E3F5}" type="presParOf" srcId="{565C58D5-D50A-4CCF-BFDB-194492164EEE}" destId="{49A081B9-364A-425B-9152-36675FC427C8}" srcOrd="1" destOrd="0" presId="urn:microsoft.com/office/officeart/2008/layout/HorizontalMultiLevelHierarchy"/>
    <dgm:cxn modelId="{E447B0FF-7A4B-4426-A0DF-969AB24E43EB}" type="presParOf" srcId="{49A081B9-364A-425B-9152-36675FC427C8}" destId="{A711717C-649B-41A4-AF92-39A6869367F4}" srcOrd="0" destOrd="0" presId="urn:microsoft.com/office/officeart/2008/layout/HorizontalMultiLevelHierarchy"/>
    <dgm:cxn modelId="{39813B2F-79FE-4DD8-91E6-B7A92D916894}" type="presParOf" srcId="{49A081B9-364A-425B-9152-36675FC427C8}" destId="{9B2252BC-CC9B-4C6F-8C7B-DB768CAF5D93}" srcOrd="1" destOrd="0" presId="urn:microsoft.com/office/officeart/2008/layout/HorizontalMultiLevelHierarchy"/>
    <dgm:cxn modelId="{73CFA6AD-3968-444C-B590-07958D65C829}" type="presParOf" srcId="{565C58D5-D50A-4CCF-BFDB-194492164EEE}" destId="{33B8A14F-9D0F-469D-8D35-F2A3E73843A3}" srcOrd="2" destOrd="0" presId="urn:microsoft.com/office/officeart/2008/layout/HorizontalMultiLevelHierarchy"/>
    <dgm:cxn modelId="{49DBA9B8-698D-497B-9B92-15B5F776B831}" type="presParOf" srcId="{33B8A14F-9D0F-469D-8D35-F2A3E73843A3}" destId="{00B573D5-144C-4AE6-9016-67EC2A2CE932}" srcOrd="0" destOrd="0" presId="urn:microsoft.com/office/officeart/2008/layout/HorizontalMultiLevelHierarchy"/>
    <dgm:cxn modelId="{AA30DEB6-563C-4609-96FF-CC823385834A}" type="presParOf" srcId="{565C58D5-D50A-4CCF-BFDB-194492164EEE}" destId="{55C479E0-0546-4071-99C1-C92D388A8C40}" srcOrd="3" destOrd="0" presId="urn:microsoft.com/office/officeart/2008/layout/HorizontalMultiLevelHierarchy"/>
    <dgm:cxn modelId="{106D94B7-563A-4489-847B-BEE00C926156}" type="presParOf" srcId="{55C479E0-0546-4071-99C1-C92D388A8C40}" destId="{AD734A0A-42DE-4D5E-ABC6-0CFCB84EC804}" srcOrd="0" destOrd="0" presId="urn:microsoft.com/office/officeart/2008/layout/HorizontalMultiLevelHierarchy"/>
    <dgm:cxn modelId="{A995E641-B89B-4652-9174-9AF01FDF54AA}" type="presParOf" srcId="{55C479E0-0546-4071-99C1-C92D388A8C40}" destId="{41069F06-ADB8-4B86-A7F6-4BCF9B90CAE0}" srcOrd="1" destOrd="0" presId="urn:microsoft.com/office/officeart/2008/layout/HorizontalMultiLevelHierarchy"/>
    <dgm:cxn modelId="{BF770E62-8B91-49BB-80E1-B9C01F6456A9}" type="presParOf" srcId="{41069F06-ADB8-4B86-A7F6-4BCF9B90CAE0}" destId="{CADB72A3-9952-40F3-B5AD-642DB0D13E56}" srcOrd="0" destOrd="0" presId="urn:microsoft.com/office/officeart/2008/layout/HorizontalMultiLevelHierarchy"/>
    <dgm:cxn modelId="{FFC0286E-D0B1-427E-9160-D5740F36B50D}" type="presParOf" srcId="{CADB72A3-9952-40F3-B5AD-642DB0D13E56}" destId="{EE60C296-D0EB-405A-97CE-E44A7CB75B9E}" srcOrd="0" destOrd="0" presId="urn:microsoft.com/office/officeart/2008/layout/HorizontalMultiLevelHierarchy"/>
    <dgm:cxn modelId="{BE13B2F2-A081-4ADA-BF76-6333EDCD4D52}" type="presParOf" srcId="{41069F06-ADB8-4B86-A7F6-4BCF9B90CAE0}" destId="{97C969FA-4569-4577-B99F-D66955EDE17F}" srcOrd="1" destOrd="0" presId="urn:microsoft.com/office/officeart/2008/layout/HorizontalMultiLevelHierarchy"/>
    <dgm:cxn modelId="{AED6B34E-E43F-4E64-94D9-8A2ECD1BFBF3}" type="presParOf" srcId="{97C969FA-4569-4577-B99F-D66955EDE17F}" destId="{897EFCF8-6749-4BE5-8DC1-AEDE791F2E5C}" srcOrd="0" destOrd="0" presId="urn:microsoft.com/office/officeart/2008/layout/HorizontalMultiLevelHierarchy"/>
    <dgm:cxn modelId="{59FDC8B4-702F-4C7D-8001-3D558DC32AB6}" type="presParOf" srcId="{97C969FA-4569-4577-B99F-D66955EDE17F}" destId="{652765DC-4BDE-4B00-9B3D-4AE0A0EFE8F6}" srcOrd="1" destOrd="0" presId="urn:microsoft.com/office/officeart/2008/layout/HorizontalMultiLevelHierarchy"/>
    <dgm:cxn modelId="{6511020C-E30B-47FB-9145-C516200932A9}" type="presParOf" srcId="{41069F06-ADB8-4B86-A7F6-4BCF9B90CAE0}" destId="{55A2CDBD-4B42-4E52-B1DC-FEDE63884560}" srcOrd="2" destOrd="0" presId="urn:microsoft.com/office/officeart/2008/layout/HorizontalMultiLevelHierarchy"/>
    <dgm:cxn modelId="{67B71E96-EC6B-44BB-96BC-33ED15F6EF23}" type="presParOf" srcId="{55A2CDBD-4B42-4E52-B1DC-FEDE63884560}" destId="{932E1279-5780-42D9-8119-42D68B429A66}" srcOrd="0" destOrd="0" presId="urn:microsoft.com/office/officeart/2008/layout/HorizontalMultiLevelHierarchy"/>
    <dgm:cxn modelId="{043DB834-047B-4937-8624-A72A722D8C4D}" type="presParOf" srcId="{41069F06-ADB8-4B86-A7F6-4BCF9B90CAE0}" destId="{0E889AF7-0D6F-4E6D-B5E0-D6FECD41445B}" srcOrd="3" destOrd="0" presId="urn:microsoft.com/office/officeart/2008/layout/HorizontalMultiLevelHierarchy"/>
    <dgm:cxn modelId="{9B372914-008A-4323-835F-F5E9274EABA1}" type="presParOf" srcId="{0E889AF7-0D6F-4E6D-B5E0-D6FECD41445B}" destId="{7DDA83BE-FB23-48EF-9470-C884ABD80983}" srcOrd="0" destOrd="0" presId="urn:microsoft.com/office/officeart/2008/layout/HorizontalMultiLevelHierarchy"/>
    <dgm:cxn modelId="{BB212124-D45F-4264-9A3B-A2449F8AA20F}" type="presParOf" srcId="{0E889AF7-0D6F-4E6D-B5E0-D6FECD41445B}" destId="{A98534B0-B560-414C-8C90-816624ADC710}" srcOrd="1" destOrd="0" presId="urn:microsoft.com/office/officeart/2008/layout/HorizontalMultiLevelHierarchy"/>
    <dgm:cxn modelId="{DE4CA175-14AD-4B3F-AA36-89CF5FCB8C15}" type="presParOf" srcId="{41069F06-ADB8-4B86-A7F6-4BCF9B90CAE0}" destId="{2252CF3C-FDC6-433F-BDDC-690709074B4E}" srcOrd="4" destOrd="0" presId="urn:microsoft.com/office/officeart/2008/layout/HorizontalMultiLevelHierarchy"/>
    <dgm:cxn modelId="{E9FF0260-1003-4DD2-8F07-83A2A45464A4}" type="presParOf" srcId="{2252CF3C-FDC6-433F-BDDC-690709074B4E}" destId="{2210F757-3026-4DBE-AA4E-372B189ECB0B}" srcOrd="0" destOrd="0" presId="urn:microsoft.com/office/officeart/2008/layout/HorizontalMultiLevelHierarchy"/>
    <dgm:cxn modelId="{63266C58-C420-4FF3-9C78-E42D0B5C56BF}" type="presParOf" srcId="{41069F06-ADB8-4B86-A7F6-4BCF9B90CAE0}" destId="{6C44D887-E564-41C7-9717-F6897CC8E6D9}" srcOrd="5" destOrd="0" presId="urn:microsoft.com/office/officeart/2008/layout/HorizontalMultiLevelHierarchy"/>
    <dgm:cxn modelId="{7F361DCB-116A-4CE8-BEB9-8B7E8F0F1F26}" type="presParOf" srcId="{6C44D887-E564-41C7-9717-F6897CC8E6D9}" destId="{431AFE2A-5274-46E9-8739-69F49B87D5ED}" srcOrd="0" destOrd="0" presId="urn:microsoft.com/office/officeart/2008/layout/HorizontalMultiLevelHierarchy"/>
    <dgm:cxn modelId="{B4881C58-5D9C-46D9-9F9E-0F9F42F9C2DF}" type="presParOf" srcId="{6C44D887-E564-41C7-9717-F6897CC8E6D9}" destId="{1A011D6D-DB0B-410D-AAC6-0CA4DE52E5EE}" srcOrd="1" destOrd="0" presId="urn:microsoft.com/office/officeart/2008/layout/HorizontalMultiLevelHierarchy"/>
    <dgm:cxn modelId="{0F1600CE-6375-4521-A7E8-2C93CFB3C71C}" type="presParOf" srcId="{1A011D6D-DB0B-410D-AAC6-0CA4DE52E5EE}" destId="{7058A1E5-5199-4F17-A74C-5C412FD3F8AA}" srcOrd="0" destOrd="0" presId="urn:microsoft.com/office/officeart/2008/layout/HorizontalMultiLevelHierarchy"/>
    <dgm:cxn modelId="{B285A263-94E3-4BBF-9430-FCFE90124273}" type="presParOf" srcId="{7058A1E5-5199-4F17-A74C-5C412FD3F8AA}" destId="{F7405F78-5C97-474C-9013-A1700D237485}" srcOrd="0" destOrd="0" presId="urn:microsoft.com/office/officeart/2008/layout/HorizontalMultiLevelHierarchy"/>
    <dgm:cxn modelId="{117EBBB7-ABE7-4933-9B18-51B569AA6849}" type="presParOf" srcId="{1A011D6D-DB0B-410D-AAC6-0CA4DE52E5EE}" destId="{1F9853EC-246F-4EE4-8D27-48A37D99C90B}" srcOrd="1" destOrd="0" presId="urn:microsoft.com/office/officeart/2008/layout/HorizontalMultiLevelHierarchy"/>
    <dgm:cxn modelId="{DA6203A9-C033-4595-A884-D94930FC1A81}" type="presParOf" srcId="{1F9853EC-246F-4EE4-8D27-48A37D99C90B}" destId="{9F787E00-561F-4A66-8959-E2E8F261A8C1}" srcOrd="0" destOrd="0" presId="urn:microsoft.com/office/officeart/2008/layout/HorizontalMultiLevelHierarchy"/>
    <dgm:cxn modelId="{29892541-4160-4D6A-8862-6B18274AE2D6}" type="presParOf" srcId="{1F9853EC-246F-4EE4-8D27-48A37D99C90B}" destId="{AAC074EF-D36C-4E3A-95A5-F7AFC3D51BBF}" srcOrd="1" destOrd="0" presId="urn:microsoft.com/office/officeart/2008/layout/HorizontalMultiLevelHierarchy"/>
    <dgm:cxn modelId="{A7D4AC8C-832B-4302-A2C7-80674C6CB3D2}" type="presParOf" srcId="{1A011D6D-DB0B-410D-AAC6-0CA4DE52E5EE}" destId="{5953705B-07D6-4322-81EA-F4BFF5C42505}" srcOrd="2" destOrd="0" presId="urn:microsoft.com/office/officeart/2008/layout/HorizontalMultiLevelHierarchy"/>
    <dgm:cxn modelId="{00EBEE4A-7496-4FB6-88D8-5908B9196D98}" type="presParOf" srcId="{5953705B-07D6-4322-81EA-F4BFF5C42505}" destId="{A4753947-ABB0-409B-B052-9211CF8A1B5C}" srcOrd="0" destOrd="0" presId="urn:microsoft.com/office/officeart/2008/layout/HorizontalMultiLevelHierarchy"/>
    <dgm:cxn modelId="{1367249D-3CEC-41A6-85C8-4274C79E7D3D}" type="presParOf" srcId="{1A011D6D-DB0B-410D-AAC6-0CA4DE52E5EE}" destId="{9FF22E02-7EF4-40CD-B127-2DDFFF99646E}" srcOrd="3" destOrd="0" presId="urn:microsoft.com/office/officeart/2008/layout/HorizontalMultiLevelHierarchy"/>
    <dgm:cxn modelId="{29073828-9889-4A42-B772-374918D60CCA}" type="presParOf" srcId="{9FF22E02-7EF4-40CD-B127-2DDFFF99646E}" destId="{B3F8A2F8-76BC-41D5-ABE5-C1DC5923FCC9}" srcOrd="0" destOrd="0" presId="urn:microsoft.com/office/officeart/2008/layout/HorizontalMultiLevelHierarchy"/>
    <dgm:cxn modelId="{8014F70D-5169-4412-8605-D907EA0543D4}" type="presParOf" srcId="{9FF22E02-7EF4-40CD-B127-2DDFFF99646E}" destId="{0BE6C883-BDB2-46A5-BD35-D801B306BEAA}" srcOrd="1" destOrd="0" presId="urn:microsoft.com/office/officeart/2008/layout/HorizontalMultiLevelHierarchy"/>
    <dgm:cxn modelId="{32DAEFA6-3C15-409A-A751-F45D3CA1A2EE}" type="presParOf" srcId="{0BE6C883-BDB2-46A5-BD35-D801B306BEAA}" destId="{092E85CE-2289-4FB4-9664-506F5BA58048}" srcOrd="0" destOrd="0" presId="urn:microsoft.com/office/officeart/2008/layout/HorizontalMultiLevelHierarchy"/>
    <dgm:cxn modelId="{6514EF81-C9A7-4853-9D94-992F22A2B115}" type="presParOf" srcId="{092E85CE-2289-4FB4-9664-506F5BA58048}" destId="{CAB41ABC-179F-465F-8101-34425550C4D2}" srcOrd="0" destOrd="0" presId="urn:microsoft.com/office/officeart/2008/layout/HorizontalMultiLevelHierarchy"/>
    <dgm:cxn modelId="{CE571795-779F-4717-BDF9-B9A59D1230B7}" type="presParOf" srcId="{0BE6C883-BDB2-46A5-BD35-D801B306BEAA}" destId="{5B2B6350-4F00-4B33-865E-43ECCD5B650D}" srcOrd="1" destOrd="0" presId="urn:microsoft.com/office/officeart/2008/layout/HorizontalMultiLevelHierarchy"/>
    <dgm:cxn modelId="{4E33E1F1-306A-4CD4-8237-2BFE623BAB95}" type="presParOf" srcId="{5B2B6350-4F00-4B33-865E-43ECCD5B650D}" destId="{7FFED584-6DA8-4259-987A-A2343E3A1DB4}" srcOrd="0" destOrd="0" presId="urn:microsoft.com/office/officeart/2008/layout/HorizontalMultiLevelHierarchy"/>
    <dgm:cxn modelId="{84015289-38AC-4198-899A-FE6509F59E52}" type="presParOf" srcId="{5B2B6350-4F00-4B33-865E-43ECCD5B650D}" destId="{7C2D74A2-D355-496A-BF3E-3C201CDBC860}" srcOrd="1" destOrd="0" presId="urn:microsoft.com/office/officeart/2008/layout/HorizontalMultiLevelHierarchy"/>
    <dgm:cxn modelId="{9D812F8C-BF4B-47C8-8420-78F36CF86D34}" type="presParOf" srcId="{0BE6C883-BDB2-46A5-BD35-D801B306BEAA}" destId="{6084008E-86FD-4219-891E-3C68AA25EF3D}" srcOrd="2" destOrd="0" presId="urn:microsoft.com/office/officeart/2008/layout/HorizontalMultiLevelHierarchy"/>
    <dgm:cxn modelId="{BF063F27-750E-4410-8E57-16F93B638E64}" type="presParOf" srcId="{6084008E-86FD-4219-891E-3C68AA25EF3D}" destId="{85F7D8F5-8B90-4F9B-B084-AE5F5375A074}" srcOrd="0" destOrd="0" presId="urn:microsoft.com/office/officeart/2008/layout/HorizontalMultiLevelHierarchy"/>
    <dgm:cxn modelId="{1F40231B-2687-4DE2-BA65-533F21D58BB8}" type="presParOf" srcId="{0BE6C883-BDB2-46A5-BD35-D801B306BEAA}" destId="{C34694CF-C488-490F-9196-6B7755044373}" srcOrd="3" destOrd="0" presId="urn:microsoft.com/office/officeart/2008/layout/HorizontalMultiLevelHierarchy"/>
    <dgm:cxn modelId="{E2F011BB-8377-4B90-BE3D-1567FAC99DDB}" type="presParOf" srcId="{C34694CF-C488-490F-9196-6B7755044373}" destId="{7734381A-E78C-4C67-AE52-19EB4F7A16AD}" srcOrd="0" destOrd="0" presId="urn:microsoft.com/office/officeart/2008/layout/HorizontalMultiLevelHierarchy"/>
    <dgm:cxn modelId="{8EF97581-028C-4334-A8B9-FAE063C7CFA0}" type="presParOf" srcId="{C34694CF-C488-490F-9196-6B7755044373}" destId="{479544B6-8AC3-4F58-BCC8-450D386406B4}" srcOrd="1" destOrd="0" presId="urn:microsoft.com/office/officeart/2008/layout/HorizontalMultiLevelHierarchy"/>
    <dgm:cxn modelId="{8643EC1C-355C-4E57-9C9D-1716CFA8A22B}" type="presParOf" srcId="{0BE6C883-BDB2-46A5-BD35-D801B306BEAA}" destId="{CA9B12D6-FC16-4E66-BCF7-9319077AD832}" srcOrd="4" destOrd="0" presId="urn:microsoft.com/office/officeart/2008/layout/HorizontalMultiLevelHierarchy"/>
    <dgm:cxn modelId="{74DCA2DD-2294-492E-AE79-B012E87FD738}" type="presParOf" srcId="{CA9B12D6-FC16-4E66-BCF7-9319077AD832}" destId="{F7F02F55-3EE1-4133-9340-0419067114B9}" srcOrd="0" destOrd="0" presId="urn:microsoft.com/office/officeart/2008/layout/HorizontalMultiLevelHierarchy"/>
    <dgm:cxn modelId="{CCC4D9B6-5D3A-40F9-9386-761DCC49D4BC}" type="presParOf" srcId="{0BE6C883-BDB2-46A5-BD35-D801B306BEAA}" destId="{260716FC-8B7C-437A-BCEC-E586D0B2B79D}" srcOrd="5" destOrd="0" presId="urn:microsoft.com/office/officeart/2008/layout/HorizontalMultiLevelHierarchy"/>
    <dgm:cxn modelId="{2E480F38-B790-4442-9250-C520EF4175FC}" type="presParOf" srcId="{260716FC-8B7C-437A-BCEC-E586D0B2B79D}" destId="{705C481E-98DF-488E-8C0F-17111C0F1C21}" srcOrd="0" destOrd="0" presId="urn:microsoft.com/office/officeart/2008/layout/HorizontalMultiLevelHierarchy"/>
    <dgm:cxn modelId="{82F2EE89-1765-4132-8C1F-FBCF85384B50}" type="presParOf" srcId="{260716FC-8B7C-437A-BCEC-E586D0B2B79D}" destId="{4202BEB8-1881-4F8F-B6D5-491F7EBD2B22}" srcOrd="1" destOrd="0" presId="urn:microsoft.com/office/officeart/2008/layout/HorizontalMultiLevelHierarchy"/>
    <dgm:cxn modelId="{E373A191-A2C1-4165-813A-63481E93B825}" type="presParOf" srcId="{1A011D6D-DB0B-410D-AAC6-0CA4DE52E5EE}" destId="{8970EAFF-0463-424D-B0AF-4F6E3834B89B}" srcOrd="4" destOrd="0" presId="urn:microsoft.com/office/officeart/2008/layout/HorizontalMultiLevelHierarchy"/>
    <dgm:cxn modelId="{927BF3A7-10D5-4083-962D-061ADA1D7EC0}" type="presParOf" srcId="{8970EAFF-0463-424D-B0AF-4F6E3834B89B}" destId="{BC2FFD43-1298-4035-A749-E7BAC24C063A}" srcOrd="0" destOrd="0" presId="urn:microsoft.com/office/officeart/2008/layout/HorizontalMultiLevelHierarchy"/>
    <dgm:cxn modelId="{7740F43F-120D-41CB-B352-9D3E8C63016B}" type="presParOf" srcId="{1A011D6D-DB0B-410D-AAC6-0CA4DE52E5EE}" destId="{646D27AE-145E-493F-80F8-B1639C506E8D}" srcOrd="5" destOrd="0" presId="urn:microsoft.com/office/officeart/2008/layout/HorizontalMultiLevelHierarchy"/>
    <dgm:cxn modelId="{9C9B1426-1172-4E27-9FFE-C4A30900AF11}" type="presParOf" srcId="{646D27AE-145E-493F-80F8-B1639C506E8D}" destId="{7B4B51F1-8368-4748-AAA6-85C1B11FAEF2}" srcOrd="0" destOrd="0" presId="urn:microsoft.com/office/officeart/2008/layout/HorizontalMultiLevelHierarchy"/>
    <dgm:cxn modelId="{49CAF8E1-6CB1-4438-8944-88E4D51D8500}" type="presParOf" srcId="{646D27AE-145E-493F-80F8-B1639C506E8D}" destId="{93DDA6CC-2F6D-452A-B933-07AFEEBF62A3}" srcOrd="1" destOrd="0" presId="urn:microsoft.com/office/officeart/2008/layout/HorizontalMultiLevelHierarchy"/>
    <dgm:cxn modelId="{B958C988-E1BE-4499-A784-F5E3C7111068}" type="presParOf" srcId="{93DDA6CC-2F6D-452A-B933-07AFEEBF62A3}" destId="{AAF4E093-CF28-4C00-A1FD-524B46BC8B3C}" srcOrd="0" destOrd="0" presId="urn:microsoft.com/office/officeart/2008/layout/HorizontalMultiLevelHierarchy"/>
    <dgm:cxn modelId="{C89B218E-1FF1-404C-9BBA-C14B3FDEBCE0}" type="presParOf" srcId="{AAF4E093-CF28-4C00-A1FD-524B46BC8B3C}" destId="{B3F9A21F-7B62-4AE3-B415-644D29E25FEA}" srcOrd="0" destOrd="0" presId="urn:microsoft.com/office/officeart/2008/layout/HorizontalMultiLevelHierarchy"/>
    <dgm:cxn modelId="{FAF54EA7-381B-46A7-B1F3-FFCF09CAD4A5}" type="presParOf" srcId="{93DDA6CC-2F6D-452A-B933-07AFEEBF62A3}" destId="{5C9AEBC8-AB20-4F13-A468-45D14A3C11CF}" srcOrd="1" destOrd="0" presId="urn:microsoft.com/office/officeart/2008/layout/HorizontalMultiLevelHierarchy"/>
    <dgm:cxn modelId="{7386744C-9C1B-435F-986A-CBE2782237D0}" type="presParOf" srcId="{5C9AEBC8-AB20-4F13-A468-45D14A3C11CF}" destId="{4723E439-93A4-4238-8CAC-CDEA16B1E921}" srcOrd="0" destOrd="0" presId="urn:microsoft.com/office/officeart/2008/layout/HorizontalMultiLevelHierarchy"/>
    <dgm:cxn modelId="{91970D5F-7704-4AF1-8D77-1C0322D74DCD}" type="presParOf" srcId="{5C9AEBC8-AB20-4F13-A468-45D14A3C11CF}" destId="{74D75DF8-29F7-4B37-8E9F-01B813B8EBBE}" srcOrd="1" destOrd="0" presId="urn:microsoft.com/office/officeart/2008/layout/HorizontalMultiLevelHierarchy"/>
    <dgm:cxn modelId="{ABFA6A08-5084-4B43-8570-F0DAAE1C3EF7}" type="presParOf" srcId="{93DDA6CC-2F6D-452A-B933-07AFEEBF62A3}" destId="{213CFF09-7FCE-4794-B0AA-73769812F4A1}" srcOrd="2" destOrd="0" presId="urn:microsoft.com/office/officeart/2008/layout/HorizontalMultiLevelHierarchy"/>
    <dgm:cxn modelId="{C7335F96-6F49-40B1-9433-92F00DFCD8BE}" type="presParOf" srcId="{213CFF09-7FCE-4794-B0AA-73769812F4A1}" destId="{D3382D15-A839-4217-8EBA-01CAE4172993}" srcOrd="0" destOrd="0" presId="urn:microsoft.com/office/officeart/2008/layout/HorizontalMultiLevelHierarchy"/>
    <dgm:cxn modelId="{0A604A09-1C06-425C-9574-61B47A412057}" type="presParOf" srcId="{93DDA6CC-2F6D-452A-B933-07AFEEBF62A3}" destId="{C4BFDFFD-716F-44CA-B462-97BC2E1216AF}" srcOrd="3" destOrd="0" presId="urn:microsoft.com/office/officeart/2008/layout/HorizontalMultiLevelHierarchy"/>
    <dgm:cxn modelId="{2D1E4218-4B8F-4E51-B6E5-2670F02D2BAB}" type="presParOf" srcId="{C4BFDFFD-716F-44CA-B462-97BC2E1216AF}" destId="{74A5FC34-D39F-4273-8428-579BD5000EBF}" srcOrd="0" destOrd="0" presId="urn:microsoft.com/office/officeart/2008/layout/HorizontalMultiLevelHierarchy"/>
    <dgm:cxn modelId="{8AB40C44-20FD-47D5-A2CC-EB49C0FB34C5}" type="presParOf" srcId="{C4BFDFFD-716F-44CA-B462-97BC2E1216AF}" destId="{6AAE1DFE-F509-44E3-A881-78C5B580CDA9}" srcOrd="1" destOrd="0" presId="urn:microsoft.com/office/officeart/2008/layout/HorizontalMultiLevelHierarchy"/>
    <dgm:cxn modelId="{F0BED12F-19F8-43DC-BEB9-0FBA52B9511E}" type="presParOf" srcId="{93DDA6CC-2F6D-452A-B933-07AFEEBF62A3}" destId="{33B4B3A9-01E9-45FB-82D4-992733FEC3B7}" srcOrd="4" destOrd="0" presId="urn:microsoft.com/office/officeart/2008/layout/HorizontalMultiLevelHierarchy"/>
    <dgm:cxn modelId="{4CB5C1FC-ED97-42B4-9979-C6301BFAEF10}" type="presParOf" srcId="{33B4B3A9-01E9-45FB-82D4-992733FEC3B7}" destId="{65730D2D-C846-4FDB-9A46-2D0056A3F55E}" srcOrd="0" destOrd="0" presId="urn:microsoft.com/office/officeart/2008/layout/HorizontalMultiLevelHierarchy"/>
    <dgm:cxn modelId="{1F4E9127-CCB7-45CD-9018-F922112ECE92}" type="presParOf" srcId="{93DDA6CC-2F6D-452A-B933-07AFEEBF62A3}" destId="{B3889E56-B613-4F3D-9DE3-A02B1B22E33E}" srcOrd="5" destOrd="0" presId="urn:microsoft.com/office/officeart/2008/layout/HorizontalMultiLevelHierarchy"/>
    <dgm:cxn modelId="{F6918843-DFBB-466C-A854-6BB0419F8CD7}" type="presParOf" srcId="{B3889E56-B613-4F3D-9DE3-A02B1B22E33E}" destId="{395B710F-F7C8-4004-99AE-9C46192CC00E}" srcOrd="0" destOrd="0" presId="urn:microsoft.com/office/officeart/2008/layout/HorizontalMultiLevelHierarchy"/>
    <dgm:cxn modelId="{C6CD7BA4-F53A-4642-A433-7DBCE765ABCD}" type="presParOf" srcId="{B3889E56-B613-4F3D-9DE3-A02B1B22E33E}" destId="{14498025-89E9-4846-AD77-CF161E68E4BE}" srcOrd="1" destOrd="0" presId="urn:microsoft.com/office/officeart/2008/layout/HorizontalMultiLevelHierarchy"/>
    <dgm:cxn modelId="{8994F067-F3AC-49D3-B7C9-1F331DE8F677}" type="presParOf" srcId="{41069F06-ADB8-4B86-A7F6-4BCF9B90CAE0}" destId="{A81A0AB6-A6D3-4E06-8954-C177AD4F039E}" srcOrd="6" destOrd="0" presId="urn:microsoft.com/office/officeart/2008/layout/HorizontalMultiLevelHierarchy"/>
    <dgm:cxn modelId="{273F7BBA-F92E-4009-B243-727F8D5EF068}" type="presParOf" srcId="{A81A0AB6-A6D3-4E06-8954-C177AD4F039E}" destId="{8DA53D01-CD7F-4B4D-9B74-53B736A1EA62}" srcOrd="0" destOrd="0" presId="urn:microsoft.com/office/officeart/2008/layout/HorizontalMultiLevelHierarchy"/>
    <dgm:cxn modelId="{2C097347-F8B5-48EA-BD1C-296B65AE7A13}" type="presParOf" srcId="{41069F06-ADB8-4B86-A7F6-4BCF9B90CAE0}" destId="{BB6F16CB-9E36-447C-8682-A7597D7AEAE0}" srcOrd="7" destOrd="0" presId="urn:microsoft.com/office/officeart/2008/layout/HorizontalMultiLevelHierarchy"/>
    <dgm:cxn modelId="{77445F99-7704-4215-8D77-767BC10EF812}" type="presParOf" srcId="{BB6F16CB-9E36-447C-8682-A7597D7AEAE0}" destId="{647D54DA-8181-4144-B4B4-CA3019C4FF1F}" srcOrd="0" destOrd="0" presId="urn:microsoft.com/office/officeart/2008/layout/HorizontalMultiLevelHierarchy"/>
    <dgm:cxn modelId="{069A7FCE-78E6-4A8A-B224-DB4E169F2016}" type="presParOf" srcId="{BB6F16CB-9E36-447C-8682-A7597D7AEAE0}" destId="{08FACD93-9A68-4658-A528-117E89D3D1B1}" srcOrd="1" destOrd="0" presId="urn:microsoft.com/office/officeart/2008/layout/HorizontalMultiLevelHierarchy"/>
    <dgm:cxn modelId="{B6FAF9BA-6C14-4A5D-B533-C3079CB30124}" type="presParOf" srcId="{08FACD93-9A68-4658-A528-117E89D3D1B1}" destId="{6A5505F0-9133-49A0-995B-96FC0B7C293A}" srcOrd="0" destOrd="0" presId="urn:microsoft.com/office/officeart/2008/layout/HorizontalMultiLevelHierarchy"/>
    <dgm:cxn modelId="{C7B2E102-A144-4C77-86A8-9204660ACBA1}" type="presParOf" srcId="{6A5505F0-9133-49A0-995B-96FC0B7C293A}" destId="{9AAACFD1-3E5B-42E0-A81F-0155360F5730}" srcOrd="0" destOrd="0" presId="urn:microsoft.com/office/officeart/2008/layout/HorizontalMultiLevelHierarchy"/>
    <dgm:cxn modelId="{A3545315-717D-4D99-9818-6C4DC69A6A51}" type="presParOf" srcId="{08FACD93-9A68-4658-A528-117E89D3D1B1}" destId="{30F791AD-45A2-46E4-AA1F-EE9DFACDF932}" srcOrd="1" destOrd="0" presId="urn:microsoft.com/office/officeart/2008/layout/HorizontalMultiLevelHierarchy"/>
    <dgm:cxn modelId="{281820EB-AF50-4D78-8E13-0D9666C21752}" type="presParOf" srcId="{30F791AD-45A2-46E4-AA1F-EE9DFACDF932}" destId="{7BCE51F3-6CA5-46CB-B176-0B9D5A5F5C5D}" srcOrd="0" destOrd="0" presId="urn:microsoft.com/office/officeart/2008/layout/HorizontalMultiLevelHierarchy"/>
    <dgm:cxn modelId="{9D6E3883-1E20-49E3-AA82-4AFF2EEC85DB}" type="presParOf" srcId="{30F791AD-45A2-46E4-AA1F-EE9DFACDF932}" destId="{066380AD-934E-4065-BEA1-1BEC0115D7E6}" srcOrd="1" destOrd="0" presId="urn:microsoft.com/office/officeart/2008/layout/HorizontalMultiLevelHierarchy"/>
    <dgm:cxn modelId="{1D9D6E12-0377-48AA-A5D9-81DD7BD26933}" type="presParOf" srcId="{08FACD93-9A68-4658-A528-117E89D3D1B1}" destId="{A322965F-BF08-4288-8B04-2A3A0FD5615F}" srcOrd="2" destOrd="0" presId="urn:microsoft.com/office/officeart/2008/layout/HorizontalMultiLevelHierarchy"/>
    <dgm:cxn modelId="{79B48B5B-DE51-4B08-B3EB-DE96E601C412}" type="presParOf" srcId="{A322965F-BF08-4288-8B04-2A3A0FD5615F}" destId="{E3E246E0-C5DA-420F-901F-EC61947D0E0C}" srcOrd="0" destOrd="0" presId="urn:microsoft.com/office/officeart/2008/layout/HorizontalMultiLevelHierarchy"/>
    <dgm:cxn modelId="{F513C576-497E-4801-B602-067E973AB8FC}" type="presParOf" srcId="{08FACD93-9A68-4658-A528-117E89D3D1B1}" destId="{B2DB5C1A-196F-4853-86DB-9FC34132E619}" srcOrd="3" destOrd="0" presId="urn:microsoft.com/office/officeart/2008/layout/HorizontalMultiLevelHierarchy"/>
    <dgm:cxn modelId="{63A0B92F-A4CB-4AFD-876B-ECFF9477F903}" type="presParOf" srcId="{B2DB5C1A-196F-4853-86DB-9FC34132E619}" destId="{B6217119-13FB-43E2-8136-2FF548D0C5CE}" srcOrd="0" destOrd="0" presId="urn:microsoft.com/office/officeart/2008/layout/HorizontalMultiLevelHierarchy"/>
    <dgm:cxn modelId="{402A45EE-E228-4628-AAB7-A110D59007C6}" type="presParOf" srcId="{B2DB5C1A-196F-4853-86DB-9FC34132E619}" destId="{46874134-4AA4-4440-83B1-557A8E3029BD}" srcOrd="1" destOrd="0" presId="urn:microsoft.com/office/officeart/2008/layout/HorizontalMultiLevelHierarchy"/>
    <dgm:cxn modelId="{0A9D15CA-BBAF-41AE-8CC9-9FEDD2C8ECA3}" type="presParOf" srcId="{41069F06-ADB8-4B86-A7F6-4BCF9B90CAE0}" destId="{84EBA9B6-D1C3-40C1-A356-FD9D18BA268C}" srcOrd="8" destOrd="0" presId="urn:microsoft.com/office/officeart/2008/layout/HorizontalMultiLevelHierarchy"/>
    <dgm:cxn modelId="{CC54E6B2-5408-4489-A329-D6F1F3EA6EFC}" type="presParOf" srcId="{84EBA9B6-D1C3-40C1-A356-FD9D18BA268C}" destId="{6E5A91F7-099E-4FF7-A4CC-4650CC9F63D5}" srcOrd="0" destOrd="0" presId="urn:microsoft.com/office/officeart/2008/layout/HorizontalMultiLevelHierarchy"/>
    <dgm:cxn modelId="{BC75A595-258A-41C5-8D34-7FE06C41BB6A}" type="presParOf" srcId="{41069F06-ADB8-4B86-A7F6-4BCF9B90CAE0}" destId="{DE651127-D377-4C93-9B46-B82A63AD8FA8}" srcOrd="9" destOrd="0" presId="urn:microsoft.com/office/officeart/2008/layout/HorizontalMultiLevelHierarchy"/>
    <dgm:cxn modelId="{47C9CA32-5F10-412A-A648-7DC9816D55A2}" type="presParOf" srcId="{DE651127-D377-4C93-9B46-B82A63AD8FA8}" destId="{B676B9DB-530C-4667-A6FF-6358C2C3D2F2}" srcOrd="0" destOrd="0" presId="urn:microsoft.com/office/officeart/2008/layout/HorizontalMultiLevelHierarchy"/>
    <dgm:cxn modelId="{46E9BD07-E8C7-47BB-BECE-BFB8E2394438}" type="presParOf" srcId="{DE651127-D377-4C93-9B46-B82A63AD8FA8}" destId="{22458852-D74F-4113-A20D-0B5B681042BF}" srcOrd="1" destOrd="0" presId="urn:microsoft.com/office/officeart/2008/layout/HorizontalMultiLevelHierarchy"/>
    <dgm:cxn modelId="{AB5BF4E2-8FDB-4591-9E73-3B137D84D71C}" type="presParOf" srcId="{565C58D5-D50A-4CCF-BFDB-194492164EEE}" destId="{C0C17B86-0F7B-4C2E-AD47-6615556B8EC6}" srcOrd="4" destOrd="0" presId="urn:microsoft.com/office/officeart/2008/layout/HorizontalMultiLevelHierarchy"/>
    <dgm:cxn modelId="{30A38501-4FA4-4104-A52B-591E0221DF10}" type="presParOf" srcId="{C0C17B86-0F7B-4C2E-AD47-6615556B8EC6}" destId="{65A10B49-893C-48EF-815E-C5468BCBF823}" srcOrd="0" destOrd="0" presId="urn:microsoft.com/office/officeart/2008/layout/HorizontalMultiLevelHierarchy"/>
    <dgm:cxn modelId="{8102749B-B8FC-4742-8D55-E6E2B747A951}" type="presParOf" srcId="{565C58D5-D50A-4CCF-BFDB-194492164EEE}" destId="{64F1B81B-93A3-4A03-A4F7-1D9B04B907B8}" srcOrd="5" destOrd="0" presId="urn:microsoft.com/office/officeart/2008/layout/HorizontalMultiLevelHierarchy"/>
    <dgm:cxn modelId="{0AAB7CF1-EA93-4688-9E43-EA829CF0719E}" type="presParOf" srcId="{64F1B81B-93A3-4A03-A4F7-1D9B04B907B8}" destId="{D53CA291-81B2-4936-BC12-22C8989A9D2F}" srcOrd="0" destOrd="0" presId="urn:microsoft.com/office/officeart/2008/layout/HorizontalMultiLevelHierarchy"/>
    <dgm:cxn modelId="{A79227DD-D070-4AD4-8FA0-B0BC72DB2965}" type="presParOf" srcId="{64F1B81B-93A3-4A03-A4F7-1D9B04B907B8}" destId="{95C1C4EA-EDED-4280-848E-A46A13EB03AB}" srcOrd="1" destOrd="0" presId="urn:microsoft.com/office/officeart/2008/layout/HorizontalMultiLevelHierarchy"/>
    <dgm:cxn modelId="{A6560E3E-4019-4FA6-8A40-6E00C369911E}" type="presParOf" srcId="{95C1C4EA-EDED-4280-848E-A46A13EB03AB}" destId="{B459CE3A-E18B-49A3-BA37-784D43ACE6C3}" srcOrd="0" destOrd="0" presId="urn:microsoft.com/office/officeart/2008/layout/HorizontalMultiLevelHierarchy"/>
    <dgm:cxn modelId="{F55F2D59-8164-4C0D-8F4A-143FAEB7BA51}" type="presParOf" srcId="{B459CE3A-E18B-49A3-BA37-784D43ACE6C3}" destId="{19D47957-FE01-4280-8480-F879DB882973}" srcOrd="0" destOrd="0" presId="urn:microsoft.com/office/officeart/2008/layout/HorizontalMultiLevelHierarchy"/>
    <dgm:cxn modelId="{9C08F008-9F55-47E3-B1A0-23137D6307B4}" type="presParOf" srcId="{95C1C4EA-EDED-4280-848E-A46A13EB03AB}" destId="{DA445166-7B99-43B3-852A-C60F94ECC71F}" srcOrd="1" destOrd="0" presId="urn:microsoft.com/office/officeart/2008/layout/HorizontalMultiLevelHierarchy"/>
    <dgm:cxn modelId="{B865CB11-B40B-494D-9655-79714FB970A3}" type="presParOf" srcId="{DA445166-7B99-43B3-852A-C60F94ECC71F}" destId="{D6B14F5C-61B8-4C86-BBE0-D14554FF66B4}" srcOrd="0" destOrd="0" presId="urn:microsoft.com/office/officeart/2008/layout/HorizontalMultiLevelHierarchy"/>
    <dgm:cxn modelId="{6D0E9D2D-3101-4DD4-B2E2-5E7997AA9242}" type="presParOf" srcId="{DA445166-7B99-43B3-852A-C60F94ECC71F}" destId="{52C2C1A6-073B-4E60-B837-378BB3B5B50A}" srcOrd="1" destOrd="0" presId="urn:microsoft.com/office/officeart/2008/layout/HorizontalMultiLevelHierarchy"/>
    <dgm:cxn modelId="{C95A1160-37CD-4D88-9743-EFFEB1665B8A}" type="presParOf" srcId="{565C58D5-D50A-4CCF-BFDB-194492164EEE}" destId="{A18BDED0-1D99-40E7-96CA-053ACAE63666}" srcOrd="6" destOrd="0" presId="urn:microsoft.com/office/officeart/2008/layout/HorizontalMultiLevelHierarchy"/>
    <dgm:cxn modelId="{CF19B791-7B9D-4BCF-8E0C-B062C29F2081}" type="presParOf" srcId="{A18BDED0-1D99-40E7-96CA-053ACAE63666}" destId="{0F709DEE-7E05-4260-A890-CFC493E9C0D6}" srcOrd="0" destOrd="0" presId="urn:microsoft.com/office/officeart/2008/layout/HorizontalMultiLevelHierarchy"/>
    <dgm:cxn modelId="{B92C7497-541D-4A4B-A809-BF23FB70C612}" type="presParOf" srcId="{565C58D5-D50A-4CCF-BFDB-194492164EEE}" destId="{1D6295D2-5637-4872-AFDA-5D9F3969A7B9}" srcOrd="7" destOrd="0" presId="urn:microsoft.com/office/officeart/2008/layout/HorizontalMultiLevelHierarchy"/>
    <dgm:cxn modelId="{0805B9CC-7A24-49BC-9425-07706782E3AB}" type="presParOf" srcId="{1D6295D2-5637-4872-AFDA-5D9F3969A7B9}" destId="{5EA1F140-6C36-4D8F-ADB6-80D126E66F3C}" srcOrd="0" destOrd="0" presId="urn:microsoft.com/office/officeart/2008/layout/HorizontalMultiLevelHierarchy"/>
    <dgm:cxn modelId="{1508C03D-A62E-4AF7-871C-BCB122D94588}" type="presParOf" srcId="{1D6295D2-5637-4872-AFDA-5D9F3969A7B9}" destId="{9842F377-99B6-422E-ACBD-57F73D9205EB}" srcOrd="1" destOrd="0" presId="urn:microsoft.com/office/officeart/2008/layout/HorizontalMultiLevelHierarchy"/>
    <dgm:cxn modelId="{06A07F55-4D6A-45C5-8B13-E93E8CC538CA}" type="presParOf" srcId="{9842F377-99B6-422E-ACBD-57F73D9205EB}" destId="{54FEAFF8-EF90-4D41-8515-FDC9068EE03B}" srcOrd="0" destOrd="0" presId="urn:microsoft.com/office/officeart/2008/layout/HorizontalMultiLevelHierarchy"/>
    <dgm:cxn modelId="{347AD890-AEFA-46D6-B172-A94E9B52990E}" type="presParOf" srcId="{54FEAFF8-EF90-4D41-8515-FDC9068EE03B}" destId="{47949FA4-B28B-4B7E-BA36-A5FDC47B9934}" srcOrd="0" destOrd="0" presId="urn:microsoft.com/office/officeart/2008/layout/HorizontalMultiLevelHierarchy"/>
    <dgm:cxn modelId="{902B2D63-FC2A-4612-A5A2-6CED2975C938}" type="presParOf" srcId="{9842F377-99B6-422E-ACBD-57F73D9205EB}" destId="{C11A1FF4-8719-4446-BE82-7F5D4CFF9012}" srcOrd="1" destOrd="0" presId="urn:microsoft.com/office/officeart/2008/layout/HorizontalMultiLevelHierarchy"/>
    <dgm:cxn modelId="{3868A215-A42D-4C19-91F4-A22191C20991}" type="presParOf" srcId="{C11A1FF4-8719-4446-BE82-7F5D4CFF9012}" destId="{700AADD6-4778-4514-BB59-698A927420BF}" srcOrd="0" destOrd="0" presId="urn:microsoft.com/office/officeart/2008/layout/HorizontalMultiLevelHierarchy"/>
    <dgm:cxn modelId="{075460F1-15C6-41B1-82DD-E5F7FCAD08E1}" type="presParOf" srcId="{C11A1FF4-8719-4446-BE82-7F5D4CFF9012}" destId="{40048B62-7A6F-48CE-B821-73E6FF8498E8}" srcOrd="1" destOrd="0" presId="urn:microsoft.com/office/officeart/2008/layout/HorizontalMultiLevelHierarchy"/>
    <dgm:cxn modelId="{BC56C269-B6A5-4F8A-B96E-7726385409CE}" type="presParOf" srcId="{9842F377-99B6-422E-ACBD-57F73D9205EB}" destId="{3B32522A-2AC4-4123-B074-DD98C6F9F485}" srcOrd="2" destOrd="0" presId="urn:microsoft.com/office/officeart/2008/layout/HorizontalMultiLevelHierarchy"/>
    <dgm:cxn modelId="{29FA06D9-4A5A-47DE-B43D-6EA6CD197EFE}" type="presParOf" srcId="{3B32522A-2AC4-4123-B074-DD98C6F9F485}" destId="{9074EF5C-E8A1-43A7-A6E9-4168ED87F3F3}" srcOrd="0" destOrd="0" presId="urn:microsoft.com/office/officeart/2008/layout/HorizontalMultiLevelHierarchy"/>
    <dgm:cxn modelId="{F8892EC3-FC9B-41FA-AAB8-D264D437DF9E}" type="presParOf" srcId="{9842F377-99B6-422E-ACBD-57F73D9205EB}" destId="{1804AAA1-02E2-4C7D-8336-BC6D63D1A29F}" srcOrd="3" destOrd="0" presId="urn:microsoft.com/office/officeart/2008/layout/HorizontalMultiLevelHierarchy"/>
    <dgm:cxn modelId="{AB15509E-41FA-4CF2-B5C9-84393FDBD12E}" type="presParOf" srcId="{1804AAA1-02E2-4C7D-8336-BC6D63D1A29F}" destId="{269145C9-2705-4F89-81A4-1233816E539D}" srcOrd="0" destOrd="0" presId="urn:microsoft.com/office/officeart/2008/layout/HorizontalMultiLevelHierarchy"/>
    <dgm:cxn modelId="{856B0E06-A8D8-4F80-BB67-B92A70582797}" type="presParOf" srcId="{1804AAA1-02E2-4C7D-8336-BC6D63D1A29F}" destId="{0D4DBC61-D7CB-432B-B83A-3D3AF3EB6C63}" srcOrd="1" destOrd="0" presId="urn:microsoft.com/office/officeart/2008/layout/HorizontalMultiLevelHierarchy"/>
    <dgm:cxn modelId="{215CF342-FABB-4987-A01A-22CF5F6CD3A6}" type="presParOf" srcId="{9842F377-99B6-422E-ACBD-57F73D9205EB}" destId="{6C98F324-F5D7-4FA5-BC8B-B4F6869DDF5F}" srcOrd="4" destOrd="0" presId="urn:microsoft.com/office/officeart/2008/layout/HorizontalMultiLevelHierarchy"/>
    <dgm:cxn modelId="{C00703CF-13C2-4C96-B6CF-E6945F20A188}" type="presParOf" srcId="{6C98F324-F5D7-4FA5-BC8B-B4F6869DDF5F}" destId="{CAE2E7A1-2C2E-46EB-9D35-AB61DFD1A19F}" srcOrd="0" destOrd="0" presId="urn:microsoft.com/office/officeart/2008/layout/HorizontalMultiLevelHierarchy"/>
    <dgm:cxn modelId="{71C23191-3111-46A4-A09A-BA18B3E5C542}" type="presParOf" srcId="{9842F377-99B6-422E-ACBD-57F73D9205EB}" destId="{907E62DB-A400-42BD-8125-D69DAB6EE570}" srcOrd="5" destOrd="0" presId="urn:microsoft.com/office/officeart/2008/layout/HorizontalMultiLevelHierarchy"/>
    <dgm:cxn modelId="{B3F207B7-4D26-4CCD-AD3D-481D61741F4D}" type="presParOf" srcId="{907E62DB-A400-42BD-8125-D69DAB6EE570}" destId="{A256571E-786B-4293-BF48-6BEC8EBB4E10}" srcOrd="0" destOrd="0" presId="urn:microsoft.com/office/officeart/2008/layout/HorizontalMultiLevelHierarchy"/>
    <dgm:cxn modelId="{7779AFF3-3059-4508-B4DC-70D753FE69DD}"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3EBF1D52-5468-4724-8D1A-96654D73E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44</TotalTime>
  <Pages>82</Pages>
  <Words>17778</Words>
  <Characters>101335</Characters>
  <Application>Microsoft Office Word</Application>
  <DocSecurity>0</DocSecurity>
  <Lines>844</Lines>
  <Paragraphs>237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118876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30</cp:revision>
  <dcterms:created xsi:type="dcterms:W3CDTF">2014-05-23T16:21:00Z</dcterms:created>
  <dcterms:modified xsi:type="dcterms:W3CDTF">2014-05-27T18:36:00Z</dcterms:modified>
</cp:coreProperties>
</file>