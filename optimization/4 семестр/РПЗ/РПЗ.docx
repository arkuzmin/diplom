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bCs w:val="0"/>
        </w:rPr>
        <w:id w:val="1939948601"/>
        <w:docPartObj>
          <w:docPartGallery w:val="Table of Contents"/>
          <w:docPartUnique/>
        </w:docPartObj>
      </w:sdtPr>
      <w:sdtEndPr/>
      <w:sdtContent>
        <w:p w:rsidR="005F34FC" w:rsidRDefault="003E5AD3">
          <w:pPr>
            <w:pStyle w:val="11"/>
            <w:rPr>
              <w:rFonts w:asciiTheme="minorHAnsi" w:eastAsiaTheme="minorEastAsia" w:hAnsiTheme="minorHAnsi" w:cstheme="minorBidi"/>
              <w:bCs w:val="0"/>
              <w:noProof/>
              <w:sz w:val="22"/>
              <w:szCs w:val="22"/>
              <w:lang w:eastAsia="ru-RU"/>
            </w:rPr>
          </w:pPr>
          <w:r>
            <w:fldChar w:fldCharType="begin"/>
          </w:r>
          <w:r>
            <w:instrText xml:space="preserve"> TOC \o "1-3" \h \z \u </w:instrText>
          </w:r>
          <w:r>
            <w:fldChar w:fldCharType="separate"/>
          </w:r>
          <w:hyperlink w:anchor="_Toc389395764" w:history="1">
            <w:r w:rsidR="005F34FC" w:rsidRPr="00F06449">
              <w:rPr>
                <w:rStyle w:val="af7"/>
                <w:noProof/>
              </w:rPr>
              <w:t>Глоссарий</w:t>
            </w:r>
            <w:r w:rsidR="005F34FC">
              <w:rPr>
                <w:noProof/>
                <w:webHidden/>
              </w:rPr>
              <w:tab/>
            </w:r>
            <w:r w:rsidR="005F34FC">
              <w:rPr>
                <w:noProof/>
                <w:webHidden/>
              </w:rPr>
              <w:fldChar w:fldCharType="begin"/>
            </w:r>
            <w:r w:rsidR="005F34FC">
              <w:rPr>
                <w:noProof/>
                <w:webHidden/>
              </w:rPr>
              <w:instrText xml:space="preserve"> PAGEREF _Toc389395764 \h </w:instrText>
            </w:r>
            <w:r w:rsidR="005F34FC">
              <w:rPr>
                <w:noProof/>
                <w:webHidden/>
              </w:rPr>
            </w:r>
            <w:r w:rsidR="005F34FC">
              <w:rPr>
                <w:noProof/>
                <w:webHidden/>
              </w:rPr>
              <w:fldChar w:fldCharType="separate"/>
            </w:r>
            <w:r w:rsidR="005F34FC">
              <w:rPr>
                <w:noProof/>
                <w:webHidden/>
              </w:rPr>
              <w:t>3</w:t>
            </w:r>
            <w:r w:rsidR="005F34FC">
              <w:rPr>
                <w:noProof/>
                <w:webHidden/>
              </w:rPr>
              <w:fldChar w:fldCharType="end"/>
            </w:r>
          </w:hyperlink>
        </w:p>
        <w:p w:rsidR="005F34FC" w:rsidRDefault="005F34FC">
          <w:pPr>
            <w:pStyle w:val="11"/>
            <w:rPr>
              <w:rFonts w:asciiTheme="minorHAnsi" w:eastAsiaTheme="minorEastAsia" w:hAnsiTheme="minorHAnsi" w:cstheme="minorBidi"/>
              <w:bCs w:val="0"/>
              <w:noProof/>
              <w:sz w:val="22"/>
              <w:szCs w:val="22"/>
              <w:lang w:eastAsia="ru-RU"/>
            </w:rPr>
          </w:pPr>
          <w:hyperlink w:anchor="_Toc389395765" w:history="1">
            <w:r w:rsidRPr="00F06449">
              <w:rPr>
                <w:rStyle w:val="af7"/>
                <w:noProof/>
              </w:rPr>
              <w:t>Введение</w:t>
            </w:r>
            <w:r>
              <w:rPr>
                <w:noProof/>
                <w:webHidden/>
              </w:rPr>
              <w:tab/>
            </w:r>
            <w:r>
              <w:rPr>
                <w:noProof/>
                <w:webHidden/>
              </w:rPr>
              <w:fldChar w:fldCharType="begin"/>
            </w:r>
            <w:r>
              <w:rPr>
                <w:noProof/>
                <w:webHidden/>
              </w:rPr>
              <w:instrText xml:space="preserve"> PAGEREF _Toc389395765 \h </w:instrText>
            </w:r>
            <w:r>
              <w:rPr>
                <w:noProof/>
                <w:webHidden/>
              </w:rPr>
            </w:r>
            <w:r>
              <w:rPr>
                <w:noProof/>
                <w:webHidden/>
              </w:rPr>
              <w:fldChar w:fldCharType="separate"/>
            </w:r>
            <w:r>
              <w:rPr>
                <w:noProof/>
                <w:webHidden/>
              </w:rPr>
              <w:t>4</w:t>
            </w:r>
            <w:r>
              <w:rPr>
                <w:noProof/>
                <w:webHidden/>
              </w:rPr>
              <w:fldChar w:fldCharType="end"/>
            </w:r>
          </w:hyperlink>
        </w:p>
        <w:p w:rsidR="005F34FC" w:rsidRDefault="005F34FC">
          <w:pPr>
            <w:pStyle w:val="11"/>
            <w:rPr>
              <w:rFonts w:asciiTheme="minorHAnsi" w:eastAsiaTheme="minorEastAsia" w:hAnsiTheme="minorHAnsi" w:cstheme="minorBidi"/>
              <w:bCs w:val="0"/>
              <w:noProof/>
              <w:sz w:val="22"/>
              <w:szCs w:val="22"/>
              <w:lang w:eastAsia="ru-RU"/>
            </w:rPr>
          </w:pPr>
          <w:hyperlink w:anchor="_Toc389395766" w:history="1">
            <w:r w:rsidRPr="00F06449">
              <w:rPr>
                <w:rStyle w:val="af7"/>
                <w:noProof/>
              </w:rPr>
              <w:t>1 Аналитический раздел</w:t>
            </w:r>
            <w:r>
              <w:rPr>
                <w:noProof/>
                <w:webHidden/>
              </w:rPr>
              <w:tab/>
            </w:r>
            <w:r>
              <w:rPr>
                <w:noProof/>
                <w:webHidden/>
              </w:rPr>
              <w:fldChar w:fldCharType="begin"/>
            </w:r>
            <w:r>
              <w:rPr>
                <w:noProof/>
                <w:webHidden/>
              </w:rPr>
              <w:instrText xml:space="preserve"> PAGEREF _Toc389395766 \h </w:instrText>
            </w:r>
            <w:r>
              <w:rPr>
                <w:noProof/>
                <w:webHidden/>
              </w:rPr>
            </w:r>
            <w:r>
              <w:rPr>
                <w:noProof/>
                <w:webHidden/>
              </w:rPr>
              <w:fldChar w:fldCharType="separate"/>
            </w:r>
            <w:r>
              <w:rPr>
                <w:noProof/>
                <w:webHidden/>
              </w:rPr>
              <w:t>5</w:t>
            </w:r>
            <w:r>
              <w:rPr>
                <w:noProof/>
                <w:webHidden/>
              </w:rPr>
              <w:fldChar w:fldCharType="end"/>
            </w:r>
          </w:hyperlink>
        </w:p>
        <w:p w:rsidR="005F34FC" w:rsidRDefault="005F34FC">
          <w:pPr>
            <w:pStyle w:val="21"/>
            <w:rPr>
              <w:rFonts w:asciiTheme="minorHAnsi" w:eastAsiaTheme="minorEastAsia" w:hAnsiTheme="minorHAnsi" w:cstheme="minorBidi"/>
              <w:noProof/>
              <w:sz w:val="22"/>
              <w:lang w:eastAsia="ru-RU"/>
            </w:rPr>
          </w:pPr>
          <w:hyperlink w:anchor="_Toc389395767" w:history="1">
            <w:r w:rsidRPr="00F06449">
              <w:rPr>
                <w:rStyle w:val="af7"/>
                <w:noProof/>
              </w:rPr>
              <w:t>1.1 Постановка задачи</w:t>
            </w:r>
            <w:r>
              <w:rPr>
                <w:noProof/>
                <w:webHidden/>
              </w:rPr>
              <w:tab/>
            </w:r>
            <w:r>
              <w:rPr>
                <w:noProof/>
                <w:webHidden/>
              </w:rPr>
              <w:fldChar w:fldCharType="begin"/>
            </w:r>
            <w:r>
              <w:rPr>
                <w:noProof/>
                <w:webHidden/>
              </w:rPr>
              <w:instrText xml:space="preserve"> PAGEREF _Toc389395767 \h </w:instrText>
            </w:r>
            <w:r>
              <w:rPr>
                <w:noProof/>
                <w:webHidden/>
              </w:rPr>
            </w:r>
            <w:r>
              <w:rPr>
                <w:noProof/>
                <w:webHidden/>
              </w:rPr>
              <w:fldChar w:fldCharType="separate"/>
            </w:r>
            <w:r>
              <w:rPr>
                <w:noProof/>
                <w:webHidden/>
              </w:rPr>
              <w:t>5</w:t>
            </w:r>
            <w:r>
              <w:rPr>
                <w:noProof/>
                <w:webHidden/>
              </w:rPr>
              <w:fldChar w:fldCharType="end"/>
            </w:r>
          </w:hyperlink>
        </w:p>
        <w:p w:rsidR="005F34FC" w:rsidRDefault="005F34FC">
          <w:pPr>
            <w:pStyle w:val="21"/>
            <w:rPr>
              <w:rFonts w:asciiTheme="minorHAnsi" w:eastAsiaTheme="minorEastAsia" w:hAnsiTheme="minorHAnsi" w:cstheme="minorBidi"/>
              <w:noProof/>
              <w:sz w:val="22"/>
              <w:lang w:eastAsia="ru-RU"/>
            </w:rPr>
          </w:pPr>
          <w:hyperlink w:anchor="_Toc389395768" w:history="1">
            <w:r w:rsidRPr="00F06449">
              <w:rPr>
                <w:rStyle w:val="af7"/>
                <w:noProof/>
              </w:rPr>
              <w:t>1.2 Обзор существующих оптимизационных продуктов и решений</w:t>
            </w:r>
            <w:r>
              <w:rPr>
                <w:noProof/>
                <w:webHidden/>
              </w:rPr>
              <w:tab/>
            </w:r>
            <w:r>
              <w:rPr>
                <w:noProof/>
                <w:webHidden/>
              </w:rPr>
              <w:fldChar w:fldCharType="begin"/>
            </w:r>
            <w:r>
              <w:rPr>
                <w:noProof/>
                <w:webHidden/>
              </w:rPr>
              <w:instrText xml:space="preserve"> PAGEREF _Toc389395768 \h </w:instrText>
            </w:r>
            <w:r>
              <w:rPr>
                <w:noProof/>
                <w:webHidden/>
              </w:rPr>
            </w:r>
            <w:r>
              <w:rPr>
                <w:noProof/>
                <w:webHidden/>
              </w:rPr>
              <w:fldChar w:fldCharType="separate"/>
            </w:r>
            <w:r>
              <w:rPr>
                <w:noProof/>
                <w:webHidden/>
              </w:rPr>
              <w:t>8</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69" w:history="1">
            <w:r w:rsidRPr="00F06449">
              <w:rPr>
                <w:rStyle w:val="af7"/>
                <w:noProof/>
              </w:rPr>
              <w:t>1.2.1 Система моделирования и оптимизации режимов работы электростанции</w:t>
            </w:r>
            <w:r>
              <w:rPr>
                <w:noProof/>
                <w:webHidden/>
              </w:rPr>
              <w:tab/>
            </w:r>
            <w:r>
              <w:rPr>
                <w:noProof/>
                <w:webHidden/>
              </w:rPr>
              <w:fldChar w:fldCharType="begin"/>
            </w:r>
            <w:r>
              <w:rPr>
                <w:noProof/>
                <w:webHidden/>
              </w:rPr>
              <w:instrText xml:space="preserve"> PAGEREF _Toc389395769 \h </w:instrText>
            </w:r>
            <w:r>
              <w:rPr>
                <w:noProof/>
                <w:webHidden/>
              </w:rPr>
            </w:r>
            <w:r>
              <w:rPr>
                <w:noProof/>
                <w:webHidden/>
              </w:rPr>
              <w:fldChar w:fldCharType="separate"/>
            </w:r>
            <w:r>
              <w:rPr>
                <w:noProof/>
                <w:webHidden/>
              </w:rPr>
              <w:t>8</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70" w:history="1">
            <w:r w:rsidRPr="00F06449">
              <w:rPr>
                <w:rStyle w:val="af7"/>
                <w:noProof/>
              </w:rPr>
              <w:t>1.2.2 Программный комплекс для оптимизации режимов работы тепловых электростанций</w:t>
            </w:r>
            <w:r>
              <w:rPr>
                <w:noProof/>
                <w:webHidden/>
              </w:rPr>
              <w:tab/>
            </w:r>
            <w:r>
              <w:rPr>
                <w:noProof/>
                <w:webHidden/>
              </w:rPr>
              <w:fldChar w:fldCharType="begin"/>
            </w:r>
            <w:r>
              <w:rPr>
                <w:noProof/>
                <w:webHidden/>
              </w:rPr>
              <w:instrText xml:space="preserve"> PAGEREF _Toc389395770 \h </w:instrText>
            </w:r>
            <w:r>
              <w:rPr>
                <w:noProof/>
                <w:webHidden/>
              </w:rPr>
            </w:r>
            <w:r>
              <w:rPr>
                <w:noProof/>
                <w:webHidden/>
              </w:rPr>
              <w:fldChar w:fldCharType="separate"/>
            </w:r>
            <w:r>
              <w:rPr>
                <w:noProof/>
                <w:webHidden/>
              </w:rPr>
              <w:t>9</w:t>
            </w:r>
            <w:r>
              <w:rPr>
                <w:noProof/>
                <w:webHidden/>
              </w:rPr>
              <w:fldChar w:fldCharType="end"/>
            </w:r>
          </w:hyperlink>
          <w:bookmarkStart w:id="0" w:name="_GoBack"/>
          <w:bookmarkEnd w:id="0"/>
        </w:p>
        <w:p w:rsidR="005F34FC" w:rsidRDefault="005F34FC">
          <w:pPr>
            <w:pStyle w:val="31"/>
            <w:rPr>
              <w:rFonts w:asciiTheme="minorHAnsi" w:eastAsiaTheme="minorEastAsia" w:hAnsiTheme="minorHAnsi" w:cstheme="minorBidi"/>
              <w:noProof/>
              <w:sz w:val="22"/>
              <w:szCs w:val="22"/>
              <w:lang w:eastAsia="ru-RU"/>
            </w:rPr>
          </w:pPr>
          <w:hyperlink w:anchor="_Toc389395771" w:history="1">
            <w:r w:rsidRPr="00F06449">
              <w:rPr>
                <w:rStyle w:val="af7"/>
                <w:noProof/>
              </w:rPr>
              <w:t>1.2.3 Программный комплекс «ТЭС-Эксперт»</w:t>
            </w:r>
            <w:r>
              <w:rPr>
                <w:noProof/>
                <w:webHidden/>
              </w:rPr>
              <w:tab/>
            </w:r>
            <w:r>
              <w:rPr>
                <w:noProof/>
                <w:webHidden/>
              </w:rPr>
              <w:fldChar w:fldCharType="begin"/>
            </w:r>
            <w:r>
              <w:rPr>
                <w:noProof/>
                <w:webHidden/>
              </w:rPr>
              <w:instrText xml:space="preserve"> PAGEREF _Toc389395771 \h </w:instrText>
            </w:r>
            <w:r>
              <w:rPr>
                <w:noProof/>
                <w:webHidden/>
              </w:rPr>
            </w:r>
            <w:r>
              <w:rPr>
                <w:noProof/>
                <w:webHidden/>
              </w:rPr>
              <w:fldChar w:fldCharType="separate"/>
            </w:r>
            <w:r>
              <w:rPr>
                <w:noProof/>
                <w:webHidden/>
              </w:rPr>
              <w:t>10</w:t>
            </w:r>
            <w:r>
              <w:rPr>
                <w:noProof/>
                <w:webHidden/>
              </w:rPr>
              <w:fldChar w:fldCharType="end"/>
            </w:r>
          </w:hyperlink>
        </w:p>
        <w:p w:rsidR="005F34FC" w:rsidRDefault="005F34FC">
          <w:pPr>
            <w:pStyle w:val="21"/>
            <w:rPr>
              <w:rFonts w:asciiTheme="minorHAnsi" w:eastAsiaTheme="minorEastAsia" w:hAnsiTheme="minorHAnsi" w:cstheme="minorBidi"/>
              <w:noProof/>
              <w:sz w:val="22"/>
              <w:lang w:eastAsia="ru-RU"/>
            </w:rPr>
          </w:pPr>
          <w:hyperlink w:anchor="_Toc389395772" w:history="1">
            <w:r w:rsidRPr="00F06449">
              <w:rPr>
                <w:rStyle w:val="af7"/>
                <w:noProof/>
                <w:lang w:val="en-US"/>
              </w:rPr>
              <w:t>1.3</w:t>
            </w:r>
            <w:r w:rsidRPr="00F06449">
              <w:rPr>
                <w:rStyle w:val="af7"/>
                <w:noProof/>
              </w:rPr>
              <w:t xml:space="preserve"> Обзор существующих алгоритмов оптимизации</w:t>
            </w:r>
            <w:r>
              <w:rPr>
                <w:noProof/>
                <w:webHidden/>
              </w:rPr>
              <w:tab/>
            </w:r>
            <w:r>
              <w:rPr>
                <w:noProof/>
                <w:webHidden/>
              </w:rPr>
              <w:fldChar w:fldCharType="begin"/>
            </w:r>
            <w:r>
              <w:rPr>
                <w:noProof/>
                <w:webHidden/>
              </w:rPr>
              <w:instrText xml:space="preserve"> PAGEREF _Toc389395772 \h </w:instrText>
            </w:r>
            <w:r>
              <w:rPr>
                <w:noProof/>
                <w:webHidden/>
              </w:rPr>
            </w:r>
            <w:r>
              <w:rPr>
                <w:noProof/>
                <w:webHidden/>
              </w:rPr>
              <w:fldChar w:fldCharType="separate"/>
            </w:r>
            <w:r>
              <w:rPr>
                <w:noProof/>
                <w:webHidden/>
              </w:rPr>
              <w:t>11</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73" w:history="1">
            <w:r w:rsidRPr="00F06449">
              <w:rPr>
                <w:rStyle w:val="af7"/>
                <w:noProof/>
              </w:rPr>
              <w:t>1.3.1 Адаптивный алгоритм случайного поиска с переменным шагом</w:t>
            </w:r>
            <w:r>
              <w:rPr>
                <w:noProof/>
                <w:webHidden/>
              </w:rPr>
              <w:tab/>
            </w:r>
            <w:r>
              <w:rPr>
                <w:noProof/>
                <w:webHidden/>
              </w:rPr>
              <w:fldChar w:fldCharType="begin"/>
            </w:r>
            <w:r>
              <w:rPr>
                <w:noProof/>
                <w:webHidden/>
              </w:rPr>
              <w:instrText xml:space="preserve"> PAGEREF _Toc389395773 \h </w:instrText>
            </w:r>
            <w:r>
              <w:rPr>
                <w:noProof/>
                <w:webHidden/>
              </w:rPr>
            </w:r>
            <w:r>
              <w:rPr>
                <w:noProof/>
                <w:webHidden/>
              </w:rPr>
              <w:fldChar w:fldCharType="separate"/>
            </w:r>
            <w:r>
              <w:rPr>
                <w:noProof/>
                <w:webHidden/>
              </w:rPr>
              <w:t>11</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74" w:history="1">
            <w:r w:rsidRPr="00F06449">
              <w:rPr>
                <w:rStyle w:val="af7"/>
                <w:noProof/>
              </w:rPr>
              <w:t>1.3.2 Комбинаторный эвристический алгоритм</w:t>
            </w:r>
            <w:r>
              <w:rPr>
                <w:noProof/>
                <w:webHidden/>
              </w:rPr>
              <w:tab/>
            </w:r>
            <w:r>
              <w:rPr>
                <w:noProof/>
                <w:webHidden/>
              </w:rPr>
              <w:fldChar w:fldCharType="begin"/>
            </w:r>
            <w:r>
              <w:rPr>
                <w:noProof/>
                <w:webHidden/>
              </w:rPr>
              <w:instrText xml:space="preserve"> PAGEREF _Toc389395774 \h </w:instrText>
            </w:r>
            <w:r>
              <w:rPr>
                <w:noProof/>
                <w:webHidden/>
              </w:rPr>
            </w:r>
            <w:r>
              <w:rPr>
                <w:noProof/>
                <w:webHidden/>
              </w:rPr>
              <w:fldChar w:fldCharType="separate"/>
            </w:r>
            <w:r>
              <w:rPr>
                <w:noProof/>
                <w:webHidden/>
              </w:rPr>
              <w:t>12</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75" w:history="1">
            <w:r w:rsidRPr="00F06449">
              <w:rPr>
                <w:rStyle w:val="af7"/>
                <w:noProof/>
              </w:rPr>
              <w:t>1.3.3 Прямые выборочные процедуры с уменьшением интервала поиска</w:t>
            </w:r>
            <w:r>
              <w:rPr>
                <w:noProof/>
                <w:webHidden/>
              </w:rPr>
              <w:tab/>
            </w:r>
            <w:r>
              <w:rPr>
                <w:noProof/>
                <w:webHidden/>
              </w:rPr>
              <w:fldChar w:fldCharType="begin"/>
            </w:r>
            <w:r>
              <w:rPr>
                <w:noProof/>
                <w:webHidden/>
              </w:rPr>
              <w:instrText xml:space="preserve"> PAGEREF _Toc389395775 \h </w:instrText>
            </w:r>
            <w:r>
              <w:rPr>
                <w:noProof/>
                <w:webHidden/>
              </w:rPr>
            </w:r>
            <w:r>
              <w:rPr>
                <w:noProof/>
                <w:webHidden/>
              </w:rPr>
              <w:fldChar w:fldCharType="separate"/>
            </w:r>
            <w:r>
              <w:rPr>
                <w:noProof/>
                <w:webHidden/>
              </w:rPr>
              <w:t>13</w:t>
            </w:r>
            <w:r>
              <w:rPr>
                <w:noProof/>
                <w:webHidden/>
              </w:rPr>
              <w:fldChar w:fldCharType="end"/>
            </w:r>
          </w:hyperlink>
        </w:p>
        <w:p w:rsidR="005F34FC" w:rsidRDefault="005F34FC">
          <w:pPr>
            <w:pStyle w:val="11"/>
            <w:rPr>
              <w:rFonts w:asciiTheme="minorHAnsi" w:eastAsiaTheme="minorEastAsia" w:hAnsiTheme="minorHAnsi" w:cstheme="minorBidi"/>
              <w:bCs w:val="0"/>
              <w:noProof/>
              <w:sz w:val="22"/>
              <w:szCs w:val="22"/>
              <w:lang w:eastAsia="ru-RU"/>
            </w:rPr>
          </w:pPr>
          <w:hyperlink w:anchor="_Toc389395776" w:history="1">
            <w:r w:rsidRPr="00F06449">
              <w:rPr>
                <w:rStyle w:val="af7"/>
                <w:noProof/>
              </w:rPr>
              <w:t>2 Конструкторский раздел</w:t>
            </w:r>
            <w:r>
              <w:rPr>
                <w:noProof/>
                <w:webHidden/>
              </w:rPr>
              <w:tab/>
            </w:r>
            <w:r>
              <w:rPr>
                <w:noProof/>
                <w:webHidden/>
              </w:rPr>
              <w:fldChar w:fldCharType="begin"/>
            </w:r>
            <w:r>
              <w:rPr>
                <w:noProof/>
                <w:webHidden/>
              </w:rPr>
              <w:instrText xml:space="preserve"> PAGEREF _Toc389395776 \h </w:instrText>
            </w:r>
            <w:r>
              <w:rPr>
                <w:noProof/>
                <w:webHidden/>
              </w:rPr>
            </w:r>
            <w:r>
              <w:rPr>
                <w:noProof/>
                <w:webHidden/>
              </w:rPr>
              <w:fldChar w:fldCharType="separate"/>
            </w:r>
            <w:r>
              <w:rPr>
                <w:noProof/>
                <w:webHidden/>
              </w:rPr>
              <w:t>15</w:t>
            </w:r>
            <w:r>
              <w:rPr>
                <w:noProof/>
                <w:webHidden/>
              </w:rPr>
              <w:fldChar w:fldCharType="end"/>
            </w:r>
          </w:hyperlink>
        </w:p>
        <w:p w:rsidR="005F34FC" w:rsidRDefault="005F34FC">
          <w:pPr>
            <w:pStyle w:val="21"/>
            <w:rPr>
              <w:rFonts w:asciiTheme="minorHAnsi" w:eastAsiaTheme="minorEastAsia" w:hAnsiTheme="minorHAnsi" w:cstheme="minorBidi"/>
              <w:noProof/>
              <w:sz w:val="22"/>
              <w:lang w:eastAsia="ru-RU"/>
            </w:rPr>
          </w:pPr>
          <w:hyperlink w:anchor="_Toc389395777" w:history="1">
            <w:r w:rsidRPr="00F06449">
              <w:rPr>
                <w:rStyle w:val="af7"/>
                <w:noProof/>
              </w:rPr>
              <w:t>2.1 Состав котельного отделения ТЭЦ-20 Мосэнерго</w:t>
            </w:r>
            <w:r>
              <w:rPr>
                <w:noProof/>
                <w:webHidden/>
              </w:rPr>
              <w:tab/>
            </w:r>
            <w:r>
              <w:rPr>
                <w:noProof/>
                <w:webHidden/>
              </w:rPr>
              <w:fldChar w:fldCharType="begin"/>
            </w:r>
            <w:r>
              <w:rPr>
                <w:noProof/>
                <w:webHidden/>
              </w:rPr>
              <w:instrText xml:space="preserve"> PAGEREF _Toc389395777 \h </w:instrText>
            </w:r>
            <w:r>
              <w:rPr>
                <w:noProof/>
                <w:webHidden/>
              </w:rPr>
            </w:r>
            <w:r>
              <w:rPr>
                <w:noProof/>
                <w:webHidden/>
              </w:rPr>
              <w:fldChar w:fldCharType="separate"/>
            </w:r>
            <w:r>
              <w:rPr>
                <w:noProof/>
                <w:webHidden/>
              </w:rPr>
              <w:t>15</w:t>
            </w:r>
            <w:r>
              <w:rPr>
                <w:noProof/>
                <w:webHidden/>
              </w:rPr>
              <w:fldChar w:fldCharType="end"/>
            </w:r>
          </w:hyperlink>
        </w:p>
        <w:p w:rsidR="005F34FC" w:rsidRDefault="005F34FC">
          <w:pPr>
            <w:pStyle w:val="21"/>
            <w:rPr>
              <w:rFonts w:asciiTheme="minorHAnsi" w:eastAsiaTheme="minorEastAsia" w:hAnsiTheme="minorHAnsi" w:cstheme="minorBidi"/>
              <w:noProof/>
              <w:sz w:val="22"/>
              <w:lang w:eastAsia="ru-RU"/>
            </w:rPr>
          </w:pPr>
          <w:hyperlink w:anchor="_Toc389395778" w:history="1">
            <w:r w:rsidRPr="00F06449">
              <w:rPr>
                <w:rStyle w:val="af7"/>
                <w:noProof/>
              </w:rPr>
              <w:t>2.2 Математическая модель функционирования котлоагрегатов</w:t>
            </w:r>
            <w:r>
              <w:rPr>
                <w:noProof/>
                <w:webHidden/>
              </w:rPr>
              <w:tab/>
            </w:r>
            <w:r>
              <w:rPr>
                <w:noProof/>
                <w:webHidden/>
              </w:rPr>
              <w:fldChar w:fldCharType="begin"/>
            </w:r>
            <w:r>
              <w:rPr>
                <w:noProof/>
                <w:webHidden/>
              </w:rPr>
              <w:instrText xml:space="preserve"> PAGEREF _Toc389395778 \h </w:instrText>
            </w:r>
            <w:r>
              <w:rPr>
                <w:noProof/>
                <w:webHidden/>
              </w:rPr>
            </w:r>
            <w:r>
              <w:rPr>
                <w:noProof/>
                <w:webHidden/>
              </w:rPr>
              <w:fldChar w:fldCharType="separate"/>
            </w:r>
            <w:r>
              <w:rPr>
                <w:noProof/>
                <w:webHidden/>
              </w:rPr>
              <w:t>16</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79" w:history="1">
            <w:r w:rsidRPr="00F06449">
              <w:rPr>
                <w:rStyle w:val="af7"/>
                <w:noProof/>
              </w:rPr>
              <w:t>2.2.1 Параметры, используемые в математической модели</w:t>
            </w:r>
            <w:r>
              <w:rPr>
                <w:noProof/>
                <w:webHidden/>
              </w:rPr>
              <w:tab/>
            </w:r>
            <w:r>
              <w:rPr>
                <w:noProof/>
                <w:webHidden/>
              </w:rPr>
              <w:fldChar w:fldCharType="begin"/>
            </w:r>
            <w:r>
              <w:rPr>
                <w:noProof/>
                <w:webHidden/>
              </w:rPr>
              <w:instrText xml:space="preserve"> PAGEREF _Toc389395779 \h </w:instrText>
            </w:r>
            <w:r>
              <w:rPr>
                <w:noProof/>
                <w:webHidden/>
              </w:rPr>
            </w:r>
            <w:r>
              <w:rPr>
                <w:noProof/>
                <w:webHidden/>
              </w:rPr>
              <w:fldChar w:fldCharType="separate"/>
            </w:r>
            <w:r>
              <w:rPr>
                <w:noProof/>
                <w:webHidden/>
              </w:rPr>
              <w:t>16</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80" w:history="1">
            <w:r w:rsidRPr="00F06449">
              <w:rPr>
                <w:rStyle w:val="af7"/>
                <w:noProof/>
              </w:rPr>
              <w:t>2.2.2 Входные управляемые переменные математической модели</w:t>
            </w:r>
            <w:r>
              <w:rPr>
                <w:noProof/>
                <w:webHidden/>
              </w:rPr>
              <w:tab/>
            </w:r>
            <w:r>
              <w:rPr>
                <w:noProof/>
                <w:webHidden/>
              </w:rPr>
              <w:fldChar w:fldCharType="begin"/>
            </w:r>
            <w:r>
              <w:rPr>
                <w:noProof/>
                <w:webHidden/>
              </w:rPr>
              <w:instrText xml:space="preserve"> PAGEREF _Toc389395780 \h </w:instrText>
            </w:r>
            <w:r>
              <w:rPr>
                <w:noProof/>
                <w:webHidden/>
              </w:rPr>
            </w:r>
            <w:r>
              <w:rPr>
                <w:noProof/>
                <w:webHidden/>
              </w:rPr>
              <w:fldChar w:fldCharType="separate"/>
            </w:r>
            <w:r>
              <w:rPr>
                <w:noProof/>
                <w:webHidden/>
              </w:rPr>
              <w:t>17</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81" w:history="1">
            <w:r w:rsidRPr="00F06449">
              <w:rPr>
                <w:rStyle w:val="af7"/>
                <w:noProof/>
              </w:rPr>
              <w:t>2.2.3 Выходные параметры математической модели</w:t>
            </w:r>
            <w:r>
              <w:rPr>
                <w:noProof/>
                <w:webHidden/>
              </w:rPr>
              <w:tab/>
            </w:r>
            <w:r>
              <w:rPr>
                <w:noProof/>
                <w:webHidden/>
              </w:rPr>
              <w:fldChar w:fldCharType="begin"/>
            </w:r>
            <w:r>
              <w:rPr>
                <w:noProof/>
                <w:webHidden/>
              </w:rPr>
              <w:instrText xml:space="preserve"> PAGEREF _Toc389395781 \h </w:instrText>
            </w:r>
            <w:r>
              <w:rPr>
                <w:noProof/>
                <w:webHidden/>
              </w:rPr>
            </w:r>
            <w:r>
              <w:rPr>
                <w:noProof/>
                <w:webHidden/>
              </w:rPr>
              <w:fldChar w:fldCharType="separate"/>
            </w:r>
            <w:r>
              <w:rPr>
                <w:noProof/>
                <w:webHidden/>
              </w:rPr>
              <w:t>18</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82" w:history="1">
            <w:r w:rsidRPr="00F06449">
              <w:rPr>
                <w:rStyle w:val="af7"/>
                <w:noProof/>
              </w:rPr>
              <w:t>2.2.4 Параметры математической модели, общие для всех котлоагрегатов</w:t>
            </w:r>
            <w:r>
              <w:rPr>
                <w:noProof/>
                <w:webHidden/>
              </w:rPr>
              <w:tab/>
            </w:r>
            <w:r>
              <w:rPr>
                <w:noProof/>
                <w:webHidden/>
              </w:rPr>
              <w:fldChar w:fldCharType="begin"/>
            </w:r>
            <w:r>
              <w:rPr>
                <w:noProof/>
                <w:webHidden/>
              </w:rPr>
              <w:instrText xml:space="preserve"> PAGEREF _Toc389395782 \h </w:instrText>
            </w:r>
            <w:r>
              <w:rPr>
                <w:noProof/>
                <w:webHidden/>
              </w:rPr>
            </w:r>
            <w:r>
              <w:rPr>
                <w:noProof/>
                <w:webHidden/>
              </w:rPr>
              <w:fldChar w:fldCharType="separate"/>
            </w:r>
            <w:r>
              <w:rPr>
                <w:noProof/>
                <w:webHidden/>
              </w:rPr>
              <w:t>19</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83" w:history="1">
            <w:r w:rsidRPr="00F06449">
              <w:rPr>
                <w:rStyle w:val="af7"/>
                <w:noProof/>
              </w:rPr>
              <w:t>2.2.5 Режимные карты котлоагрегатов котельного отделения ТЭЦ-20 Мосэнерго очереди «90 ата»</w:t>
            </w:r>
            <w:r>
              <w:rPr>
                <w:noProof/>
                <w:webHidden/>
              </w:rPr>
              <w:tab/>
            </w:r>
            <w:r>
              <w:rPr>
                <w:noProof/>
                <w:webHidden/>
              </w:rPr>
              <w:fldChar w:fldCharType="begin"/>
            </w:r>
            <w:r>
              <w:rPr>
                <w:noProof/>
                <w:webHidden/>
              </w:rPr>
              <w:instrText xml:space="preserve"> PAGEREF _Toc389395783 \h </w:instrText>
            </w:r>
            <w:r>
              <w:rPr>
                <w:noProof/>
                <w:webHidden/>
              </w:rPr>
            </w:r>
            <w:r>
              <w:rPr>
                <w:noProof/>
                <w:webHidden/>
              </w:rPr>
              <w:fldChar w:fldCharType="separate"/>
            </w:r>
            <w:r>
              <w:rPr>
                <w:noProof/>
                <w:webHidden/>
              </w:rPr>
              <w:t>20</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84" w:history="1">
            <w:r w:rsidRPr="00F06449">
              <w:rPr>
                <w:rStyle w:val="af7"/>
                <w:noProof/>
              </w:rPr>
              <w:t>2.2.6 Построение регрессионных полиномов</w:t>
            </w:r>
            <w:r>
              <w:rPr>
                <w:noProof/>
                <w:webHidden/>
              </w:rPr>
              <w:tab/>
            </w:r>
            <w:r>
              <w:rPr>
                <w:noProof/>
                <w:webHidden/>
              </w:rPr>
              <w:fldChar w:fldCharType="begin"/>
            </w:r>
            <w:r>
              <w:rPr>
                <w:noProof/>
                <w:webHidden/>
              </w:rPr>
              <w:instrText xml:space="preserve"> PAGEREF _Toc389395784 \h </w:instrText>
            </w:r>
            <w:r>
              <w:rPr>
                <w:noProof/>
                <w:webHidden/>
              </w:rPr>
            </w:r>
            <w:r>
              <w:rPr>
                <w:noProof/>
                <w:webHidden/>
              </w:rPr>
              <w:fldChar w:fldCharType="separate"/>
            </w:r>
            <w:r>
              <w:rPr>
                <w:noProof/>
                <w:webHidden/>
              </w:rPr>
              <w:t>27</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85" w:history="1">
            <w:r w:rsidRPr="00F06449">
              <w:rPr>
                <w:rStyle w:val="af7"/>
                <w:noProof/>
              </w:rPr>
              <w:t>2.2.7 Функциональные зависимости параметров котлоагрегатов очереди «90 ата» от паровой нагрузки</w:t>
            </w:r>
            <w:r>
              <w:rPr>
                <w:noProof/>
                <w:webHidden/>
              </w:rPr>
              <w:tab/>
            </w:r>
            <w:r>
              <w:rPr>
                <w:noProof/>
                <w:webHidden/>
              </w:rPr>
              <w:fldChar w:fldCharType="begin"/>
            </w:r>
            <w:r>
              <w:rPr>
                <w:noProof/>
                <w:webHidden/>
              </w:rPr>
              <w:instrText xml:space="preserve"> PAGEREF _Toc389395785 \h </w:instrText>
            </w:r>
            <w:r>
              <w:rPr>
                <w:noProof/>
                <w:webHidden/>
              </w:rPr>
            </w:r>
            <w:r>
              <w:rPr>
                <w:noProof/>
                <w:webHidden/>
              </w:rPr>
              <w:fldChar w:fldCharType="separate"/>
            </w:r>
            <w:r>
              <w:rPr>
                <w:noProof/>
                <w:webHidden/>
              </w:rPr>
              <w:t>28</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86" w:history="1">
            <w:r w:rsidRPr="00F06449">
              <w:rPr>
                <w:rStyle w:val="af7"/>
                <w:noProof/>
              </w:rPr>
              <w:t>2.2.8 Базовая математическая модель расхода топлива котлоагрегатом</w:t>
            </w:r>
            <w:r>
              <w:rPr>
                <w:noProof/>
                <w:webHidden/>
              </w:rPr>
              <w:tab/>
            </w:r>
            <w:r>
              <w:rPr>
                <w:noProof/>
                <w:webHidden/>
              </w:rPr>
              <w:fldChar w:fldCharType="begin"/>
            </w:r>
            <w:r>
              <w:rPr>
                <w:noProof/>
                <w:webHidden/>
              </w:rPr>
              <w:instrText xml:space="preserve"> PAGEREF _Toc389395786 \h </w:instrText>
            </w:r>
            <w:r>
              <w:rPr>
                <w:noProof/>
                <w:webHidden/>
              </w:rPr>
            </w:r>
            <w:r>
              <w:rPr>
                <w:noProof/>
                <w:webHidden/>
              </w:rPr>
              <w:fldChar w:fldCharType="separate"/>
            </w:r>
            <w:r>
              <w:rPr>
                <w:noProof/>
                <w:webHidden/>
              </w:rPr>
              <w:t>33</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87" w:history="1">
            <w:r w:rsidRPr="00F06449">
              <w:rPr>
                <w:rStyle w:val="af7"/>
                <w:noProof/>
              </w:rPr>
              <w:t>2.2.9 Целевые функции для выбранных критериев</w:t>
            </w:r>
            <w:r>
              <w:rPr>
                <w:noProof/>
                <w:webHidden/>
              </w:rPr>
              <w:tab/>
            </w:r>
            <w:r>
              <w:rPr>
                <w:noProof/>
                <w:webHidden/>
              </w:rPr>
              <w:fldChar w:fldCharType="begin"/>
            </w:r>
            <w:r>
              <w:rPr>
                <w:noProof/>
                <w:webHidden/>
              </w:rPr>
              <w:instrText xml:space="preserve"> PAGEREF _Toc389395787 \h </w:instrText>
            </w:r>
            <w:r>
              <w:rPr>
                <w:noProof/>
                <w:webHidden/>
              </w:rPr>
            </w:r>
            <w:r>
              <w:rPr>
                <w:noProof/>
                <w:webHidden/>
              </w:rPr>
              <w:fldChar w:fldCharType="separate"/>
            </w:r>
            <w:r>
              <w:rPr>
                <w:noProof/>
                <w:webHidden/>
              </w:rPr>
              <w:t>38</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88" w:history="1">
            <w:r w:rsidRPr="00F06449">
              <w:rPr>
                <w:rStyle w:val="af7"/>
                <w:noProof/>
              </w:rPr>
              <w:t>2.2.10 Ограничения</w:t>
            </w:r>
            <w:r>
              <w:rPr>
                <w:noProof/>
                <w:webHidden/>
              </w:rPr>
              <w:tab/>
            </w:r>
            <w:r>
              <w:rPr>
                <w:noProof/>
                <w:webHidden/>
              </w:rPr>
              <w:fldChar w:fldCharType="begin"/>
            </w:r>
            <w:r>
              <w:rPr>
                <w:noProof/>
                <w:webHidden/>
              </w:rPr>
              <w:instrText xml:space="preserve"> PAGEREF _Toc389395788 \h </w:instrText>
            </w:r>
            <w:r>
              <w:rPr>
                <w:noProof/>
                <w:webHidden/>
              </w:rPr>
            </w:r>
            <w:r>
              <w:rPr>
                <w:noProof/>
                <w:webHidden/>
              </w:rPr>
              <w:fldChar w:fldCharType="separate"/>
            </w:r>
            <w:r>
              <w:rPr>
                <w:noProof/>
                <w:webHidden/>
              </w:rPr>
              <w:t>41</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89" w:history="1">
            <w:r w:rsidRPr="00F06449">
              <w:rPr>
                <w:rStyle w:val="af7"/>
                <w:noProof/>
              </w:rPr>
              <w:t>2.2.11 Задача многокритериальной оптимизации</w:t>
            </w:r>
            <w:r>
              <w:rPr>
                <w:noProof/>
                <w:webHidden/>
              </w:rPr>
              <w:tab/>
            </w:r>
            <w:r>
              <w:rPr>
                <w:noProof/>
                <w:webHidden/>
              </w:rPr>
              <w:fldChar w:fldCharType="begin"/>
            </w:r>
            <w:r>
              <w:rPr>
                <w:noProof/>
                <w:webHidden/>
              </w:rPr>
              <w:instrText xml:space="preserve"> PAGEREF _Toc389395789 \h </w:instrText>
            </w:r>
            <w:r>
              <w:rPr>
                <w:noProof/>
                <w:webHidden/>
              </w:rPr>
            </w:r>
            <w:r>
              <w:rPr>
                <w:noProof/>
                <w:webHidden/>
              </w:rPr>
              <w:fldChar w:fldCharType="separate"/>
            </w:r>
            <w:r>
              <w:rPr>
                <w:noProof/>
                <w:webHidden/>
              </w:rPr>
              <w:t>41</w:t>
            </w:r>
            <w:r>
              <w:rPr>
                <w:noProof/>
                <w:webHidden/>
              </w:rPr>
              <w:fldChar w:fldCharType="end"/>
            </w:r>
          </w:hyperlink>
        </w:p>
        <w:p w:rsidR="005F34FC" w:rsidRDefault="005F34FC">
          <w:pPr>
            <w:pStyle w:val="21"/>
            <w:rPr>
              <w:rFonts w:asciiTheme="minorHAnsi" w:eastAsiaTheme="minorEastAsia" w:hAnsiTheme="minorHAnsi" w:cstheme="minorBidi"/>
              <w:noProof/>
              <w:sz w:val="22"/>
              <w:lang w:eastAsia="ru-RU"/>
            </w:rPr>
          </w:pPr>
          <w:hyperlink w:anchor="_Toc389395790" w:history="1">
            <w:r w:rsidRPr="00F06449">
              <w:rPr>
                <w:rStyle w:val="af7"/>
                <w:noProof/>
              </w:rPr>
              <w:t>2.3 Метод решения многокритериальной оптимизационной задачи</w:t>
            </w:r>
            <w:r>
              <w:rPr>
                <w:noProof/>
                <w:webHidden/>
              </w:rPr>
              <w:tab/>
            </w:r>
            <w:r>
              <w:rPr>
                <w:noProof/>
                <w:webHidden/>
              </w:rPr>
              <w:fldChar w:fldCharType="begin"/>
            </w:r>
            <w:r>
              <w:rPr>
                <w:noProof/>
                <w:webHidden/>
              </w:rPr>
              <w:instrText xml:space="preserve"> PAGEREF _Toc389395790 \h </w:instrText>
            </w:r>
            <w:r>
              <w:rPr>
                <w:noProof/>
                <w:webHidden/>
              </w:rPr>
            </w:r>
            <w:r>
              <w:rPr>
                <w:noProof/>
                <w:webHidden/>
              </w:rPr>
              <w:fldChar w:fldCharType="separate"/>
            </w:r>
            <w:r>
              <w:rPr>
                <w:noProof/>
                <w:webHidden/>
              </w:rPr>
              <w:t>43</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91" w:history="1">
            <w:r w:rsidRPr="00F06449">
              <w:rPr>
                <w:rStyle w:val="af7"/>
                <w:noProof/>
              </w:rPr>
              <w:t>2.3.1 Формирование множества возможных векторных критериев</w:t>
            </w:r>
            <w:r>
              <w:rPr>
                <w:noProof/>
                <w:webHidden/>
              </w:rPr>
              <w:tab/>
            </w:r>
            <w:r>
              <w:rPr>
                <w:noProof/>
                <w:webHidden/>
              </w:rPr>
              <w:fldChar w:fldCharType="begin"/>
            </w:r>
            <w:r>
              <w:rPr>
                <w:noProof/>
                <w:webHidden/>
              </w:rPr>
              <w:instrText xml:space="preserve"> PAGEREF _Toc389395791 \h </w:instrText>
            </w:r>
            <w:r>
              <w:rPr>
                <w:noProof/>
                <w:webHidden/>
              </w:rPr>
            </w:r>
            <w:r>
              <w:rPr>
                <w:noProof/>
                <w:webHidden/>
              </w:rPr>
              <w:fldChar w:fldCharType="separate"/>
            </w:r>
            <w:r>
              <w:rPr>
                <w:noProof/>
                <w:webHidden/>
              </w:rPr>
              <w:t>43</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92" w:history="1">
            <w:r w:rsidRPr="00F06449">
              <w:rPr>
                <w:rStyle w:val="af7"/>
                <w:noProof/>
              </w:rPr>
              <w:t>2.3.2 Выбор наилучшего векторного критерия</w:t>
            </w:r>
            <w:r>
              <w:rPr>
                <w:noProof/>
                <w:webHidden/>
              </w:rPr>
              <w:tab/>
            </w:r>
            <w:r>
              <w:rPr>
                <w:noProof/>
                <w:webHidden/>
              </w:rPr>
              <w:fldChar w:fldCharType="begin"/>
            </w:r>
            <w:r>
              <w:rPr>
                <w:noProof/>
                <w:webHidden/>
              </w:rPr>
              <w:instrText xml:space="preserve"> PAGEREF _Toc389395792 \h </w:instrText>
            </w:r>
            <w:r>
              <w:rPr>
                <w:noProof/>
                <w:webHidden/>
              </w:rPr>
            </w:r>
            <w:r>
              <w:rPr>
                <w:noProof/>
                <w:webHidden/>
              </w:rPr>
              <w:fldChar w:fldCharType="separate"/>
            </w:r>
            <w:r>
              <w:rPr>
                <w:noProof/>
                <w:webHidden/>
              </w:rPr>
              <w:t>44</w:t>
            </w:r>
            <w:r>
              <w:rPr>
                <w:noProof/>
                <w:webHidden/>
              </w:rPr>
              <w:fldChar w:fldCharType="end"/>
            </w:r>
          </w:hyperlink>
        </w:p>
        <w:p w:rsidR="005F34FC" w:rsidRDefault="005F34FC">
          <w:pPr>
            <w:pStyle w:val="21"/>
            <w:rPr>
              <w:rFonts w:asciiTheme="minorHAnsi" w:eastAsiaTheme="minorEastAsia" w:hAnsiTheme="minorHAnsi" w:cstheme="minorBidi"/>
              <w:noProof/>
              <w:sz w:val="22"/>
              <w:lang w:eastAsia="ru-RU"/>
            </w:rPr>
          </w:pPr>
          <w:hyperlink w:anchor="_Toc389395793" w:history="1">
            <w:r w:rsidRPr="00F06449">
              <w:rPr>
                <w:rStyle w:val="af7"/>
                <w:noProof/>
              </w:rPr>
              <w:t>2.4 Алгоритм решения многокритериальной оптимизационной задачи</w:t>
            </w:r>
            <w:r>
              <w:rPr>
                <w:noProof/>
                <w:webHidden/>
              </w:rPr>
              <w:tab/>
            </w:r>
            <w:r>
              <w:rPr>
                <w:noProof/>
                <w:webHidden/>
              </w:rPr>
              <w:fldChar w:fldCharType="begin"/>
            </w:r>
            <w:r>
              <w:rPr>
                <w:noProof/>
                <w:webHidden/>
              </w:rPr>
              <w:instrText xml:space="preserve"> PAGEREF _Toc389395793 \h </w:instrText>
            </w:r>
            <w:r>
              <w:rPr>
                <w:noProof/>
                <w:webHidden/>
              </w:rPr>
            </w:r>
            <w:r>
              <w:rPr>
                <w:noProof/>
                <w:webHidden/>
              </w:rPr>
              <w:fldChar w:fldCharType="separate"/>
            </w:r>
            <w:r>
              <w:rPr>
                <w:noProof/>
                <w:webHidden/>
              </w:rPr>
              <w:t>52</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94" w:history="1">
            <w:r w:rsidRPr="00F06449">
              <w:rPr>
                <w:rStyle w:val="af7"/>
                <w:noProof/>
              </w:rPr>
              <w:t>2.4.1 Алгоритм прямых выборочных процедур с уменьшением интервала поиска</w:t>
            </w:r>
            <w:r>
              <w:rPr>
                <w:noProof/>
                <w:webHidden/>
              </w:rPr>
              <w:tab/>
            </w:r>
            <w:r>
              <w:rPr>
                <w:noProof/>
                <w:webHidden/>
              </w:rPr>
              <w:fldChar w:fldCharType="begin"/>
            </w:r>
            <w:r>
              <w:rPr>
                <w:noProof/>
                <w:webHidden/>
              </w:rPr>
              <w:instrText xml:space="preserve"> PAGEREF _Toc389395794 \h </w:instrText>
            </w:r>
            <w:r>
              <w:rPr>
                <w:noProof/>
                <w:webHidden/>
              </w:rPr>
            </w:r>
            <w:r>
              <w:rPr>
                <w:noProof/>
                <w:webHidden/>
              </w:rPr>
              <w:fldChar w:fldCharType="separate"/>
            </w:r>
            <w:r>
              <w:rPr>
                <w:noProof/>
                <w:webHidden/>
              </w:rPr>
              <w:t>52</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95" w:history="1">
            <w:r w:rsidRPr="00F06449">
              <w:rPr>
                <w:rStyle w:val="af7"/>
                <w:noProof/>
              </w:rPr>
              <w:t>2.4.2 Модификация алгоритма прямых выборочных процедур с уменьшением интервала поиска</w:t>
            </w:r>
            <w:r>
              <w:rPr>
                <w:noProof/>
                <w:webHidden/>
              </w:rPr>
              <w:tab/>
            </w:r>
            <w:r>
              <w:rPr>
                <w:noProof/>
                <w:webHidden/>
              </w:rPr>
              <w:fldChar w:fldCharType="begin"/>
            </w:r>
            <w:r>
              <w:rPr>
                <w:noProof/>
                <w:webHidden/>
              </w:rPr>
              <w:instrText xml:space="preserve"> PAGEREF _Toc389395795 \h </w:instrText>
            </w:r>
            <w:r>
              <w:rPr>
                <w:noProof/>
                <w:webHidden/>
              </w:rPr>
            </w:r>
            <w:r>
              <w:rPr>
                <w:noProof/>
                <w:webHidden/>
              </w:rPr>
              <w:fldChar w:fldCharType="separate"/>
            </w:r>
            <w:r>
              <w:rPr>
                <w:noProof/>
                <w:webHidden/>
              </w:rPr>
              <w:t>54</w:t>
            </w:r>
            <w:r>
              <w:rPr>
                <w:noProof/>
                <w:webHidden/>
              </w:rPr>
              <w:fldChar w:fldCharType="end"/>
            </w:r>
          </w:hyperlink>
        </w:p>
        <w:p w:rsidR="005F34FC" w:rsidRDefault="005F34FC">
          <w:pPr>
            <w:pStyle w:val="11"/>
            <w:rPr>
              <w:rFonts w:asciiTheme="minorHAnsi" w:eastAsiaTheme="minorEastAsia" w:hAnsiTheme="minorHAnsi" w:cstheme="minorBidi"/>
              <w:bCs w:val="0"/>
              <w:noProof/>
              <w:sz w:val="22"/>
              <w:szCs w:val="22"/>
              <w:lang w:eastAsia="ru-RU"/>
            </w:rPr>
          </w:pPr>
          <w:hyperlink w:anchor="_Toc389395796" w:history="1">
            <w:r w:rsidRPr="00F06449">
              <w:rPr>
                <w:rStyle w:val="af7"/>
                <w:noProof/>
              </w:rPr>
              <w:t>3 Технологический раздел</w:t>
            </w:r>
            <w:r>
              <w:rPr>
                <w:noProof/>
                <w:webHidden/>
              </w:rPr>
              <w:tab/>
            </w:r>
            <w:r>
              <w:rPr>
                <w:noProof/>
                <w:webHidden/>
              </w:rPr>
              <w:fldChar w:fldCharType="begin"/>
            </w:r>
            <w:r>
              <w:rPr>
                <w:noProof/>
                <w:webHidden/>
              </w:rPr>
              <w:instrText xml:space="preserve"> PAGEREF _Toc389395796 \h </w:instrText>
            </w:r>
            <w:r>
              <w:rPr>
                <w:noProof/>
                <w:webHidden/>
              </w:rPr>
            </w:r>
            <w:r>
              <w:rPr>
                <w:noProof/>
                <w:webHidden/>
              </w:rPr>
              <w:fldChar w:fldCharType="separate"/>
            </w:r>
            <w:r>
              <w:rPr>
                <w:noProof/>
                <w:webHidden/>
              </w:rPr>
              <w:t>61</w:t>
            </w:r>
            <w:r>
              <w:rPr>
                <w:noProof/>
                <w:webHidden/>
              </w:rPr>
              <w:fldChar w:fldCharType="end"/>
            </w:r>
          </w:hyperlink>
        </w:p>
        <w:p w:rsidR="005F34FC" w:rsidRDefault="005F34FC">
          <w:pPr>
            <w:pStyle w:val="21"/>
            <w:rPr>
              <w:rFonts w:asciiTheme="minorHAnsi" w:eastAsiaTheme="minorEastAsia" w:hAnsiTheme="minorHAnsi" w:cstheme="minorBidi"/>
              <w:noProof/>
              <w:sz w:val="22"/>
              <w:lang w:eastAsia="ru-RU"/>
            </w:rPr>
          </w:pPr>
          <w:hyperlink w:anchor="_Toc389395797" w:history="1">
            <w:r w:rsidRPr="00F06449">
              <w:rPr>
                <w:rStyle w:val="af7"/>
                <w:noProof/>
              </w:rPr>
              <w:t>3.1 Выбор и обоснование технологии разработки программного комплекса</w:t>
            </w:r>
            <w:r>
              <w:rPr>
                <w:noProof/>
                <w:webHidden/>
              </w:rPr>
              <w:tab/>
            </w:r>
            <w:r>
              <w:rPr>
                <w:noProof/>
                <w:webHidden/>
              </w:rPr>
              <w:fldChar w:fldCharType="begin"/>
            </w:r>
            <w:r>
              <w:rPr>
                <w:noProof/>
                <w:webHidden/>
              </w:rPr>
              <w:instrText xml:space="preserve"> PAGEREF _Toc389395797 \h </w:instrText>
            </w:r>
            <w:r>
              <w:rPr>
                <w:noProof/>
                <w:webHidden/>
              </w:rPr>
            </w:r>
            <w:r>
              <w:rPr>
                <w:noProof/>
                <w:webHidden/>
              </w:rPr>
              <w:fldChar w:fldCharType="separate"/>
            </w:r>
            <w:r>
              <w:rPr>
                <w:noProof/>
                <w:webHidden/>
              </w:rPr>
              <w:t>61</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98" w:history="1">
            <w:r w:rsidRPr="00F06449">
              <w:rPr>
                <w:rStyle w:val="af7"/>
                <w:noProof/>
              </w:rPr>
              <w:t>3.1.1 Разработка модели</w:t>
            </w:r>
            <w:r>
              <w:rPr>
                <w:noProof/>
                <w:webHidden/>
              </w:rPr>
              <w:tab/>
            </w:r>
            <w:r>
              <w:rPr>
                <w:noProof/>
                <w:webHidden/>
              </w:rPr>
              <w:fldChar w:fldCharType="begin"/>
            </w:r>
            <w:r>
              <w:rPr>
                <w:noProof/>
                <w:webHidden/>
              </w:rPr>
              <w:instrText xml:space="preserve"> PAGEREF _Toc389395798 \h </w:instrText>
            </w:r>
            <w:r>
              <w:rPr>
                <w:noProof/>
                <w:webHidden/>
              </w:rPr>
            </w:r>
            <w:r>
              <w:rPr>
                <w:noProof/>
                <w:webHidden/>
              </w:rPr>
              <w:fldChar w:fldCharType="separate"/>
            </w:r>
            <w:r>
              <w:rPr>
                <w:noProof/>
                <w:webHidden/>
              </w:rPr>
              <w:t>61</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799" w:history="1">
            <w:r w:rsidRPr="00F06449">
              <w:rPr>
                <w:rStyle w:val="af7"/>
                <w:noProof/>
              </w:rPr>
              <w:t>3.1.2 Разработка интерфейса</w:t>
            </w:r>
            <w:r>
              <w:rPr>
                <w:noProof/>
                <w:webHidden/>
              </w:rPr>
              <w:tab/>
            </w:r>
            <w:r>
              <w:rPr>
                <w:noProof/>
                <w:webHidden/>
              </w:rPr>
              <w:fldChar w:fldCharType="begin"/>
            </w:r>
            <w:r>
              <w:rPr>
                <w:noProof/>
                <w:webHidden/>
              </w:rPr>
              <w:instrText xml:space="preserve"> PAGEREF _Toc389395799 \h </w:instrText>
            </w:r>
            <w:r>
              <w:rPr>
                <w:noProof/>
                <w:webHidden/>
              </w:rPr>
            </w:r>
            <w:r>
              <w:rPr>
                <w:noProof/>
                <w:webHidden/>
              </w:rPr>
              <w:fldChar w:fldCharType="separate"/>
            </w:r>
            <w:r>
              <w:rPr>
                <w:noProof/>
                <w:webHidden/>
              </w:rPr>
              <w:t>62</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800" w:history="1">
            <w:r w:rsidRPr="00F06449">
              <w:rPr>
                <w:rStyle w:val="af7"/>
                <w:noProof/>
              </w:rPr>
              <w:t>3.1.3 Используемые библиотеки</w:t>
            </w:r>
            <w:r>
              <w:rPr>
                <w:noProof/>
                <w:webHidden/>
              </w:rPr>
              <w:tab/>
            </w:r>
            <w:r>
              <w:rPr>
                <w:noProof/>
                <w:webHidden/>
              </w:rPr>
              <w:fldChar w:fldCharType="begin"/>
            </w:r>
            <w:r>
              <w:rPr>
                <w:noProof/>
                <w:webHidden/>
              </w:rPr>
              <w:instrText xml:space="preserve"> PAGEREF _Toc389395800 \h </w:instrText>
            </w:r>
            <w:r>
              <w:rPr>
                <w:noProof/>
                <w:webHidden/>
              </w:rPr>
            </w:r>
            <w:r>
              <w:rPr>
                <w:noProof/>
                <w:webHidden/>
              </w:rPr>
              <w:fldChar w:fldCharType="separate"/>
            </w:r>
            <w:r>
              <w:rPr>
                <w:noProof/>
                <w:webHidden/>
              </w:rPr>
              <w:t>63</w:t>
            </w:r>
            <w:r>
              <w:rPr>
                <w:noProof/>
                <w:webHidden/>
              </w:rPr>
              <w:fldChar w:fldCharType="end"/>
            </w:r>
          </w:hyperlink>
        </w:p>
        <w:p w:rsidR="005F34FC" w:rsidRDefault="005F34FC">
          <w:pPr>
            <w:pStyle w:val="31"/>
            <w:rPr>
              <w:rFonts w:asciiTheme="minorHAnsi" w:eastAsiaTheme="minorEastAsia" w:hAnsiTheme="minorHAnsi" w:cstheme="minorBidi"/>
              <w:noProof/>
              <w:sz w:val="22"/>
              <w:szCs w:val="22"/>
              <w:lang w:eastAsia="ru-RU"/>
            </w:rPr>
          </w:pPr>
          <w:hyperlink w:anchor="_Toc389395801" w:history="1">
            <w:r w:rsidRPr="00F06449">
              <w:rPr>
                <w:rStyle w:val="af7"/>
                <w:noProof/>
              </w:rPr>
              <w:t>3.1.4 Требование к вычислительной системе</w:t>
            </w:r>
            <w:r>
              <w:rPr>
                <w:noProof/>
                <w:webHidden/>
              </w:rPr>
              <w:tab/>
            </w:r>
            <w:r>
              <w:rPr>
                <w:noProof/>
                <w:webHidden/>
              </w:rPr>
              <w:fldChar w:fldCharType="begin"/>
            </w:r>
            <w:r>
              <w:rPr>
                <w:noProof/>
                <w:webHidden/>
              </w:rPr>
              <w:instrText xml:space="preserve"> PAGEREF _Toc389395801 \h </w:instrText>
            </w:r>
            <w:r>
              <w:rPr>
                <w:noProof/>
                <w:webHidden/>
              </w:rPr>
            </w:r>
            <w:r>
              <w:rPr>
                <w:noProof/>
                <w:webHidden/>
              </w:rPr>
              <w:fldChar w:fldCharType="separate"/>
            </w:r>
            <w:r>
              <w:rPr>
                <w:noProof/>
                <w:webHidden/>
              </w:rPr>
              <w:t>64</w:t>
            </w:r>
            <w:r>
              <w:rPr>
                <w:noProof/>
                <w:webHidden/>
              </w:rPr>
              <w:fldChar w:fldCharType="end"/>
            </w:r>
          </w:hyperlink>
        </w:p>
        <w:p w:rsidR="005F34FC" w:rsidRDefault="005F34FC">
          <w:pPr>
            <w:pStyle w:val="21"/>
            <w:rPr>
              <w:rFonts w:asciiTheme="minorHAnsi" w:eastAsiaTheme="minorEastAsia" w:hAnsiTheme="minorHAnsi" w:cstheme="minorBidi"/>
              <w:noProof/>
              <w:sz w:val="22"/>
              <w:lang w:eastAsia="ru-RU"/>
            </w:rPr>
          </w:pPr>
          <w:hyperlink w:anchor="_Toc389395802" w:history="1">
            <w:r w:rsidRPr="00F06449">
              <w:rPr>
                <w:rStyle w:val="af7"/>
                <w:noProof/>
              </w:rPr>
              <w:t>3.2 Диаграммы классов разработанного программного комплекса</w:t>
            </w:r>
            <w:r>
              <w:rPr>
                <w:noProof/>
                <w:webHidden/>
              </w:rPr>
              <w:tab/>
            </w:r>
            <w:r>
              <w:rPr>
                <w:noProof/>
                <w:webHidden/>
              </w:rPr>
              <w:fldChar w:fldCharType="begin"/>
            </w:r>
            <w:r>
              <w:rPr>
                <w:noProof/>
                <w:webHidden/>
              </w:rPr>
              <w:instrText xml:space="preserve"> PAGEREF _Toc389395802 \h </w:instrText>
            </w:r>
            <w:r>
              <w:rPr>
                <w:noProof/>
                <w:webHidden/>
              </w:rPr>
            </w:r>
            <w:r>
              <w:rPr>
                <w:noProof/>
                <w:webHidden/>
              </w:rPr>
              <w:fldChar w:fldCharType="separate"/>
            </w:r>
            <w:r>
              <w:rPr>
                <w:noProof/>
                <w:webHidden/>
              </w:rPr>
              <w:t>65</w:t>
            </w:r>
            <w:r>
              <w:rPr>
                <w:noProof/>
                <w:webHidden/>
              </w:rPr>
              <w:fldChar w:fldCharType="end"/>
            </w:r>
          </w:hyperlink>
        </w:p>
        <w:p w:rsidR="005F34FC" w:rsidRDefault="005F34FC">
          <w:pPr>
            <w:pStyle w:val="21"/>
            <w:rPr>
              <w:rFonts w:asciiTheme="minorHAnsi" w:eastAsiaTheme="minorEastAsia" w:hAnsiTheme="minorHAnsi" w:cstheme="minorBidi"/>
              <w:noProof/>
              <w:sz w:val="22"/>
              <w:lang w:eastAsia="ru-RU"/>
            </w:rPr>
          </w:pPr>
          <w:hyperlink w:anchor="_Toc389395803" w:history="1">
            <w:r w:rsidRPr="00F06449">
              <w:rPr>
                <w:rStyle w:val="af7"/>
                <w:noProof/>
                <w:lang w:val="en-US"/>
              </w:rPr>
              <w:t>3.3</w:t>
            </w:r>
            <w:r w:rsidRPr="00F06449">
              <w:rPr>
                <w:rStyle w:val="af7"/>
                <w:noProof/>
              </w:rPr>
              <w:t xml:space="preserve"> Тестирование программного комплекса</w:t>
            </w:r>
            <w:r>
              <w:rPr>
                <w:noProof/>
                <w:webHidden/>
              </w:rPr>
              <w:tab/>
            </w:r>
            <w:r>
              <w:rPr>
                <w:noProof/>
                <w:webHidden/>
              </w:rPr>
              <w:fldChar w:fldCharType="begin"/>
            </w:r>
            <w:r>
              <w:rPr>
                <w:noProof/>
                <w:webHidden/>
              </w:rPr>
              <w:instrText xml:space="preserve"> PAGEREF _Toc389395803 \h </w:instrText>
            </w:r>
            <w:r>
              <w:rPr>
                <w:noProof/>
                <w:webHidden/>
              </w:rPr>
            </w:r>
            <w:r>
              <w:rPr>
                <w:noProof/>
                <w:webHidden/>
              </w:rPr>
              <w:fldChar w:fldCharType="separate"/>
            </w:r>
            <w:r>
              <w:rPr>
                <w:noProof/>
                <w:webHidden/>
              </w:rPr>
              <w:t>75</w:t>
            </w:r>
            <w:r>
              <w:rPr>
                <w:noProof/>
                <w:webHidden/>
              </w:rPr>
              <w:fldChar w:fldCharType="end"/>
            </w:r>
          </w:hyperlink>
        </w:p>
        <w:p w:rsidR="005F34FC" w:rsidRDefault="005F34FC">
          <w:pPr>
            <w:pStyle w:val="11"/>
            <w:rPr>
              <w:rFonts w:asciiTheme="minorHAnsi" w:eastAsiaTheme="minorEastAsia" w:hAnsiTheme="minorHAnsi" w:cstheme="minorBidi"/>
              <w:bCs w:val="0"/>
              <w:noProof/>
              <w:sz w:val="22"/>
              <w:szCs w:val="22"/>
              <w:lang w:eastAsia="ru-RU"/>
            </w:rPr>
          </w:pPr>
          <w:hyperlink w:anchor="_Toc389395804" w:history="1">
            <w:r w:rsidRPr="00F06449">
              <w:rPr>
                <w:rStyle w:val="af7"/>
                <w:noProof/>
              </w:rPr>
              <w:t>4 Исследовательский раздел</w:t>
            </w:r>
            <w:r>
              <w:rPr>
                <w:noProof/>
                <w:webHidden/>
              </w:rPr>
              <w:tab/>
            </w:r>
            <w:r>
              <w:rPr>
                <w:noProof/>
                <w:webHidden/>
              </w:rPr>
              <w:fldChar w:fldCharType="begin"/>
            </w:r>
            <w:r>
              <w:rPr>
                <w:noProof/>
                <w:webHidden/>
              </w:rPr>
              <w:instrText xml:space="preserve"> PAGEREF _Toc389395804 \h </w:instrText>
            </w:r>
            <w:r>
              <w:rPr>
                <w:noProof/>
                <w:webHidden/>
              </w:rPr>
            </w:r>
            <w:r>
              <w:rPr>
                <w:noProof/>
                <w:webHidden/>
              </w:rPr>
              <w:fldChar w:fldCharType="separate"/>
            </w:r>
            <w:r>
              <w:rPr>
                <w:noProof/>
                <w:webHidden/>
              </w:rPr>
              <w:t>77</w:t>
            </w:r>
            <w:r>
              <w:rPr>
                <w:noProof/>
                <w:webHidden/>
              </w:rPr>
              <w:fldChar w:fldCharType="end"/>
            </w:r>
          </w:hyperlink>
        </w:p>
        <w:p w:rsidR="005F34FC" w:rsidRDefault="005F34FC">
          <w:pPr>
            <w:pStyle w:val="21"/>
            <w:rPr>
              <w:rFonts w:asciiTheme="minorHAnsi" w:eastAsiaTheme="minorEastAsia" w:hAnsiTheme="minorHAnsi" w:cstheme="minorBidi"/>
              <w:noProof/>
              <w:sz w:val="22"/>
              <w:lang w:eastAsia="ru-RU"/>
            </w:rPr>
          </w:pPr>
          <w:hyperlink w:anchor="_Toc389395805" w:history="1">
            <w:r w:rsidRPr="00F06449">
              <w:rPr>
                <w:rStyle w:val="af7"/>
                <w:noProof/>
              </w:rPr>
              <w:t>4.1 Проверка адекватности разработанного метода</w:t>
            </w:r>
            <w:r>
              <w:rPr>
                <w:noProof/>
                <w:webHidden/>
              </w:rPr>
              <w:tab/>
            </w:r>
            <w:r>
              <w:rPr>
                <w:noProof/>
                <w:webHidden/>
              </w:rPr>
              <w:fldChar w:fldCharType="begin"/>
            </w:r>
            <w:r>
              <w:rPr>
                <w:noProof/>
                <w:webHidden/>
              </w:rPr>
              <w:instrText xml:space="preserve"> PAGEREF _Toc389395805 \h </w:instrText>
            </w:r>
            <w:r>
              <w:rPr>
                <w:noProof/>
                <w:webHidden/>
              </w:rPr>
            </w:r>
            <w:r>
              <w:rPr>
                <w:noProof/>
                <w:webHidden/>
              </w:rPr>
              <w:fldChar w:fldCharType="separate"/>
            </w:r>
            <w:r>
              <w:rPr>
                <w:noProof/>
                <w:webHidden/>
              </w:rPr>
              <w:t>77</w:t>
            </w:r>
            <w:r>
              <w:rPr>
                <w:noProof/>
                <w:webHidden/>
              </w:rPr>
              <w:fldChar w:fldCharType="end"/>
            </w:r>
          </w:hyperlink>
        </w:p>
        <w:p w:rsidR="005F34FC" w:rsidRDefault="005F34FC">
          <w:pPr>
            <w:pStyle w:val="21"/>
            <w:rPr>
              <w:rFonts w:asciiTheme="minorHAnsi" w:eastAsiaTheme="minorEastAsia" w:hAnsiTheme="minorHAnsi" w:cstheme="minorBidi"/>
              <w:noProof/>
              <w:sz w:val="22"/>
              <w:lang w:eastAsia="ru-RU"/>
            </w:rPr>
          </w:pPr>
          <w:hyperlink w:anchor="_Toc389395806" w:history="1">
            <w:r w:rsidRPr="00F06449">
              <w:rPr>
                <w:rStyle w:val="af7"/>
                <w:noProof/>
              </w:rPr>
              <w:t>4.2 Эксперименты для возможных ситуаций на рынке электроэнергии</w:t>
            </w:r>
            <w:r>
              <w:rPr>
                <w:noProof/>
                <w:webHidden/>
              </w:rPr>
              <w:tab/>
            </w:r>
            <w:r>
              <w:rPr>
                <w:noProof/>
                <w:webHidden/>
              </w:rPr>
              <w:fldChar w:fldCharType="begin"/>
            </w:r>
            <w:r>
              <w:rPr>
                <w:noProof/>
                <w:webHidden/>
              </w:rPr>
              <w:instrText xml:space="preserve"> PAGEREF _Toc389395806 \h </w:instrText>
            </w:r>
            <w:r>
              <w:rPr>
                <w:noProof/>
                <w:webHidden/>
              </w:rPr>
            </w:r>
            <w:r>
              <w:rPr>
                <w:noProof/>
                <w:webHidden/>
              </w:rPr>
              <w:fldChar w:fldCharType="separate"/>
            </w:r>
            <w:r>
              <w:rPr>
                <w:noProof/>
                <w:webHidden/>
              </w:rPr>
              <w:t>85</w:t>
            </w:r>
            <w:r>
              <w:rPr>
                <w:noProof/>
                <w:webHidden/>
              </w:rPr>
              <w:fldChar w:fldCharType="end"/>
            </w:r>
          </w:hyperlink>
        </w:p>
        <w:p w:rsidR="005F34FC" w:rsidRDefault="005F34FC">
          <w:pPr>
            <w:pStyle w:val="11"/>
            <w:rPr>
              <w:rFonts w:asciiTheme="minorHAnsi" w:eastAsiaTheme="minorEastAsia" w:hAnsiTheme="minorHAnsi" w:cstheme="minorBidi"/>
              <w:bCs w:val="0"/>
              <w:noProof/>
              <w:sz w:val="22"/>
              <w:szCs w:val="22"/>
              <w:lang w:eastAsia="ru-RU"/>
            </w:rPr>
          </w:pPr>
          <w:hyperlink w:anchor="_Toc389395807" w:history="1">
            <w:r w:rsidRPr="00F06449">
              <w:rPr>
                <w:rStyle w:val="af7"/>
                <w:noProof/>
              </w:rPr>
              <w:t>Список литературы</w:t>
            </w:r>
            <w:r>
              <w:rPr>
                <w:noProof/>
                <w:webHidden/>
              </w:rPr>
              <w:tab/>
            </w:r>
            <w:r>
              <w:rPr>
                <w:noProof/>
                <w:webHidden/>
              </w:rPr>
              <w:fldChar w:fldCharType="begin"/>
            </w:r>
            <w:r>
              <w:rPr>
                <w:noProof/>
                <w:webHidden/>
              </w:rPr>
              <w:instrText xml:space="preserve"> PAGEREF _Toc389395807 \h </w:instrText>
            </w:r>
            <w:r>
              <w:rPr>
                <w:noProof/>
                <w:webHidden/>
              </w:rPr>
            </w:r>
            <w:r>
              <w:rPr>
                <w:noProof/>
                <w:webHidden/>
              </w:rPr>
              <w:fldChar w:fldCharType="separate"/>
            </w:r>
            <w:r>
              <w:rPr>
                <w:noProof/>
                <w:webHidden/>
              </w:rPr>
              <w:t>94</w:t>
            </w:r>
            <w:r>
              <w:rPr>
                <w:noProof/>
                <w:webHidden/>
              </w:rPr>
              <w:fldChar w:fldCharType="end"/>
            </w:r>
          </w:hyperlink>
        </w:p>
        <w:p w:rsidR="003E5AD3" w:rsidRDefault="003E5AD3" w:rsidP="003E5AD3">
          <w:pPr>
            <w:pStyle w:val="af6"/>
          </w:pPr>
          <w:r>
            <w:fldChar w:fldCharType="end"/>
          </w:r>
        </w:p>
        <w:p w:rsidR="003E5AD3" w:rsidRDefault="00525B86">
          <w:pPr>
            <w:pStyle w:val="31"/>
            <w:ind w:left="446"/>
          </w:pPr>
        </w:p>
      </w:sdtContent>
    </w:sdt>
    <w:p w:rsidR="00750ABF" w:rsidRPr="00750ABF" w:rsidRDefault="00750ABF" w:rsidP="00086603">
      <w:pPr>
        <w:pStyle w:val="1"/>
        <w:numPr>
          <w:ilvl w:val="0"/>
          <w:numId w:val="0"/>
        </w:numPr>
      </w:pPr>
      <w:bookmarkStart w:id="1" w:name="_Toc389395764"/>
      <w:r>
        <w:lastRenderedPageBreak/>
        <w:t>Глоссарий</w:t>
      </w:r>
      <w:bookmarkEnd w:id="1"/>
    </w:p>
    <w:p w:rsidR="00750ABF" w:rsidRDefault="00750ABF" w:rsidP="00750ABF">
      <w:pPr>
        <w:rPr>
          <w:kern w:val="32"/>
          <w:sz w:val="36"/>
          <w:szCs w:val="32"/>
        </w:rPr>
      </w:pPr>
      <w:r>
        <w:br w:type="page"/>
      </w:r>
    </w:p>
    <w:p w:rsidR="00086603" w:rsidRDefault="00086603" w:rsidP="00086603">
      <w:pPr>
        <w:pStyle w:val="1"/>
        <w:numPr>
          <w:ilvl w:val="0"/>
          <w:numId w:val="0"/>
        </w:numPr>
      </w:pPr>
      <w:bookmarkStart w:id="2" w:name="_Toc389395765"/>
      <w:r w:rsidRPr="00086603">
        <w:lastRenderedPageBreak/>
        <w:t>Введение</w:t>
      </w:r>
      <w:bookmarkEnd w:id="2"/>
    </w:p>
    <w:p w:rsidR="00670698" w:rsidRDefault="00670698" w:rsidP="00670698">
      <w:r w:rsidRPr="00670698">
        <w:t>Проблема энергосбережения в настоящее время очень актуальна и представляет собой стратегическое направление деятельности, как отдельных предприятий, так и экономической политики государства в целом. Одним из основных важнейших направлений энергосбережения является оптимизация работы энергоагрегатов, а именно снижение затрат топливных и денежных ресурсов на производство энергии.</w:t>
      </w:r>
    </w:p>
    <w:p w:rsidR="009D2B70" w:rsidRPr="00670698" w:rsidRDefault="009D2B70" w:rsidP="00670698">
      <w:r w:rsidRPr="009D2B70">
        <w:t>Необходимость оптимизации режимов работы энергетичес</w:t>
      </w:r>
      <w:r>
        <w:t xml:space="preserve">кого оборудования обусловлена </w:t>
      </w:r>
      <w:r w:rsidRPr="009D2B70">
        <w:t>тем, что существует прямая конкуренция между энергокомпаниями-производителями, между энергокомпаниями и собственными генерирующими установками потребителей, между энергокомпаниями и генерирующими установками независимых производителей и др.</w:t>
      </w:r>
      <w:sdt>
        <w:sdtPr>
          <w:id w:val="-548526419"/>
          <w:citation/>
        </w:sdtPr>
        <w:sdtEndPr/>
        <w:sdtContent>
          <w:r>
            <w:fldChar w:fldCharType="begin"/>
          </w:r>
          <w:r>
            <w:instrText xml:space="preserve"> CITATION Опт12 \l 1049 </w:instrText>
          </w:r>
          <w:r>
            <w:fldChar w:fldCharType="separate"/>
          </w:r>
          <w:r w:rsidR="009648CB">
            <w:rPr>
              <w:noProof/>
            </w:rPr>
            <w:t xml:space="preserve"> [1]</w:t>
          </w:r>
          <w:r>
            <w:fldChar w:fldCharType="end"/>
          </w:r>
        </w:sdtContent>
      </w:sdt>
      <w:r w:rsidR="006B37E1">
        <w:t>.</w:t>
      </w:r>
    </w:p>
    <w:p w:rsidR="00070BE5" w:rsidRDefault="008D09E3" w:rsidP="0056527F">
      <w:pPr>
        <w:pStyle w:val="1"/>
      </w:pPr>
      <w:bookmarkStart w:id="3" w:name="_Toc389395766"/>
      <w:r>
        <w:lastRenderedPageBreak/>
        <w:t>Аналитический раздел</w:t>
      </w:r>
      <w:bookmarkEnd w:id="3"/>
    </w:p>
    <w:p w:rsidR="008D09E3" w:rsidRDefault="008D09E3" w:rsidP="008D09E3">
      <w:pPr>
        <w:pStyle w:val="2"/>
        <w:rPr>
          <w:lang w:val="ru-RU"/>
        </w:rPr>
      </w:pPr>
      <w:bookmarkStart w:id="4" w:name="_Ref388559554"/>
      <w:bookmarkStart w:id="5" w:name="_Toc389395767"/>
      <w:r>
        <w:t>Постановка задачи</w:t>
      </w:r>
      <w:bookmarkEnd w:id="4"/>
      <w:bookmarkEnd w:id="5"/>
    </w:p>
    <w:p w:rsidR="008D09E3" w:rsidRDefault="008D09E3" w:rsidP="008D09E3">
      <w:r>
        <w:t xml:space="preserve">Целью данной работы является разработка </w:t>
      </w:r>
      <w:proofErr w:type="gramStart"/>
      <w:r>
        <w:t>метода многокритериальной оптимизации режимов работы котельного отделения электростанции</w:t>
      </w:r>
      <w:proofErr w:type="gramEnd"/>
      <w:r>
        <w:t xml:space="preserve"> и создание, на основе разработанного метода, программного продукта. Для достижения поставленной цели необходимо решить следующие основные задачи:</w:t>
      </w:r>
    </w:p>
    <w:p w:rsidR="00CD0F8C" w:rsidRDefault="00CD0F8C" w:rsidP="00E91258">
      <w:pPr>
        <w:pStyle w:val="a3"/>
        <w:numPr>
          <w:ilvl w:val="0"/>
          <w:numId w:val="5"/>
        </w:numPr>
        <w:jc w:val="both"/>
        <w:rPr>
          <w:lang w:val="ru-RU"/>
        </w:rPr>
      </w:pPr>
      <w:r>
        <w:rPr>
          <w:lang w:val="ru-RU"/>
        </w:rPr>
        <w:t>а</w:t>
      </w:r>
      <w:r w:rsidRPr="00CD0F8C">
        <w:rPr>
          <w:lang w:val="ru-RU"/>
        </w:rPr>
        <w:t>нализ существующих оптимизационных продуктов и решений;</w:t>
      </w:r>
    </w:p>
    <w:p w:rsidR="00801B3A" w:rsidRPr="00801B3A" w:rsidRDefault="00801B3A" w:rsidP="00E91258">
      <w:pPr>
        <w:pStyle w:val="a3"/>
        <w:numPr>
          <w:ilvl w:val="0"/>
          <w:numId w:val="5"/>
        </w:numPr>
        <w:jc w:val="both"/>
        <w:rPr>
          <w:lang w:val="ru-RU"/>
        </w:rPr>
      </w:pPr>
      <w:r>
        <w:rPr>
          <w:lang w:val="ru-RU"/>
        </w:rPr>
        <w:t>анализ существующих алгоритмов оптимизации;</w:t>
      </w:r>
    </w:p>
    <w:p w:rsidR="00CD0F8C" w:rsidRDefault="00CD0F8C" w:rsidP="00E91258">
      <w:pPr>
        <w:pStyle w:val="a3"/>
        <w:numPr>
          <w:ilvl w:val="0"/>
          <w:numId w:val="5"/>
        </w:numPr>
        <w:jc w:val="both"/>
        <w:rPr>
          <w:lang w:val="ru-RU"/>
        </w:rPr>
      </w:pPr>
      <w:r>
        <w:rPr>
          <w:lang w:val="ru-RU"/>
        </w:rPr>
        <w:t>выделение параметров</w:t>
      </w:r>
      <w:r w:rsidR="00AE02B1">
        <w:rPr>
          <w:lang w:val="ru-RU"/>
        </w:rPr>
        <w:t xml:space="preserve"> и ограничений</w:t>
      </w:r>
      <w:r>
        <w:rPr>
          <w:lang w:val="ru-RU"/>
        </w:rPr>
        <w:t>, необходимых для построения математической модели;</w:t>
      </w:r>
    </w:p>
    <w:p w:rsidR="00CD0F8C" w:rsidRDefault="00CD0F8C" w:rsidP="00E91258">
      <w:pPr>
        <w:pStyle w:val="a3"/>
        <w:numPr>
          <w:ilvl w:val="0"/>
          <w:numId w:val="5"/>
        </w:numPr>
        <w:jc w:val="both"/>
        <w:rPr>
          <w:lang w:val="ru-RU"/>
        </w:rPr>
      </w:pPr>
      <w:r>
        <w:rPr>
          <w:lang w:val="ru-RU"/>
        </w:rPr>
        <w:t>формулирование используемых критериев оптимизации;</w:t>
      </w:r>
    </w:p>
    <w:p w:rsidR="00CD0F8C" w:rsidRDefault="00CD0F8C" w:rsidP="00E91258">
      <w:pPr>
        <w:pStyle w:val="a3"/>
        <w:numPr>
          <w:ilvl w:val="0"/>
          <w:numId w:val="5"/>
        </w:numPr>
        <w:jc w:val="both"/>
        <w:rPr>
          <w:lang w:val="ru-RU"/>
        </w:rPr>
      </w:pPr>
      <w:r>
        <w:rPr>
          <w:lang w:val="ru-RU"/>
        </w:rPr>
        <w:t>формулирование целевой функции многокритериальной оптимизации;</w:t>
      </w:r>
    </w:p>
    <w:p w:rsidR="00CD0F8C" w:rsidRDefault="00041244" w:rsidP="00E91258">
      <w:pPr>
        <w:pStyle w:val="a3"/>
        <w:numPr>
          <w:ilvl w:val="0"/>
          <w:numId w:val="5"/>
        </w:numPr>
        <w:jc w:val="both"/>
        <w:rPr>
          <w:lang w:val="ru-RU"/>
        </w:rPr>
      </w:pPr>
      <w:r>
        <w:rPr>
          <w:lang w:val="ru-RU"/>
        </w:rPr>
        <w:t>выбор наиболее подходящего для решения поставленной задачи алгоритма оптимизации;</w:t>
      </w:r>
    </w:p>
    <w:p w:rsidR="00041244" w:rsidRDefault="00041244" w:rsidP="00E91258">
      <w:pPr>
        <w:pStyle w:val="a3"/>
        <w:numPr>
          <w:ilvl w:val="0"/>
          <w:numId w:val="5"/>
        </w:numPr>
        <w:jc w:val="both"/>
        <w:rPr>
          <w:lang w:val="ru-RU"/>
        </w:rPr>
      </w:pPr>
      <w:r>
        <w:rPr>
          <w:lang w:val="ru-RU"/>
        </w:rPr>
        <w:t>построение математической модели;</w:t>
      </w:r>
    </w:p>
    <w:p w:rsidR="00041244" w:rsidRDefault="00041244" w:rsidP="00E91258">
      <w:pPr>
        <w:pStyle w:val="a3"/>
        <w:numPr>
          <w:ilvl w:val="0"/>
          <w:numId w:val="5"/>
        </w:numPr>
        <w:jc w:val="both"/>
        <w:rPr>
          <w:lang w:val="ru-RU"/>
        </w:rPr>
      </w:pPr>
      <w:r>
        <w:rPr>
          <w:lang w:val="ru-RU"/>
        </w:rPr>
        <w:t>разработка метода многокритериальной оптимизации;</w:t>
      </w:r>
    </w:p>
    <w:p w:rsidR="00041244" w:rsidRDefault="00041244" w:rsidP="00E91258">
      <w:pPr>
        <w:pStyle w:val="a3"/>
        <w:numPr>
          <w:ilvl w:val="0"/>
          <w:numId w:val="5"/>
        </w:numPr>
        <w:jc w:val="both"/>
        <w:rPr>
          <w:lang w:val="ru-RU"/>
        </w:rPr>
      </w:pPr>
      <w:r>
        <w:rPr>
          <w:lang w:val="ru-RU"/>
        </w:rPr>
        <w:t>разработка программного продукта на основе данного метода;</w:t>
      </w:r>
    </w:p>
    <w:p w:rsidR="00041244" w:rsidRDefault="00041244" w:rsidP="00E91258">
      <w:pPr>
        <w:pStyle w:val="a3"/>
        <w:numPr>
          <w:ilvl w:val="0"/>
          <w:numId w:val="5"/>
        </w:numPr>
        <w:jc w:val="both"/>
        <w:rPr>
          <w:lang w:val="ru-RU"/>
        </w:rPr>
      </w:pPr>
      <w:r>
        <w:rPr>
          <w:lang w:val="ru-RU"/>
        </w:rPr>
        <w:t xml:space="preserve"> исследование разработанного метода и сравнение </w:t>
      </w:r>
      <w:r w:rsidR="006A5683">
        <w:rPr>
          <w:lang w:val="ru-RU"/>
        </w:rPr>
        <w:t xml:space="preserve">полученных </w:t>
      </w:r>
      <w:r>
        <w:rPr>
          <w:lang w:val="ru-RU"/>
        </w:rPr>
        <w:t>результатов с другими известными результатами.</w:t>
      </w:r>
    </w:p>
    <w:p w:rsidR="006250DB" w:rsidRDefault="006250DB" w:rsidP="00C327F1">
      <w:pPr>
        <w:ind w:firstLine="0"/>
        <w:rPr>
          <w:b/>
        </w:rPr>
      </w:pPr>
      <w:r w:rsidRPr="006250DB">
        <w:rPr>
          <w:b/>
        </w:rPr>
        <w:t>Входные данные:</w:t>
      </w:r>
    </w:p>
    <w:p w:rsidR="006250DB" w:rsidRDefault="006250DB" w:rsidP="006250DB">
      <w:r>
        <w:t xml:space="preserve">Входные данные для разработанного метода многокритериальной оптимизации представлены в таблице </w:t>
      </w:r>
      <w:r>
        <w:fldChar w:fldCharType="begin"/>
      </w:r>
      <w:r>
        <w:instrText xml:space="preserve"> REF tbl_input_params_anal \h </w:instrText>
      </w:r>
      <w:r>
        <w:fldChar w:fldCharType="separate"/>
      </w:r>
      <w:r w:rsidR="00171714">
        <w:rPr>
          <w:noProof/>
        </w:rPr>
        <w:t>1</w:t>
      </w:r>
      <w:r w:rsidR="00171714">
        <w:t>.</w:t>
      </w:r>
      <w:r w:rsidR="00171714">
        <w:rPr>
          <w:noProof/>
        </w:rPr>
        <w:t>1</w:t>
      </w:r>
      <w:r>
        <w:fldChar w:fldCharType="end"/>
      </w:r>
      <w:r>
        <w:t>.</w:t>
      </w:r>
    </w:p>
    <w:p w:rsidR="006250DB" w:rsidRDefault="006250DB" w:rsidP="006250DB">
      <w:pPr>
        <w:pStyle w:val="af"/>
        <w:keepNext/>
      </w:pPr>
      <w:r>
        <w:t xml:space="preserve">Таблица </w:t>
      </w:r>
      <w:bookmarkStart w:id="6" w:name="tbl_input_params_anal"/>
      <w:r w:rsidR="009F1C89">
        <w:fldChar w:fldCharType="begin"/>
      </w:r>
      <w:r w:rsidR="009F1C89">
        <w:instrText xml:space="preserve"> STYLEREF 1 \s </w:instrText>
      </w:r>
      <w:r w:rsidR="009F1C89">
        <w:fldChar w:fldCharType="separate"/>
      </w:r>
      <w:r w:rsidR="00171714">
        <w:rPr>
          <w:noProof/>
        </w:rPr>
        <w:t>1</w:t>
      </w:r>
      <w:r w:rsidR="009F1C89">
        <w:fldChar w:fldCharType="end"/>
      </w:r>
      <w:r w:rsidR="009F1C89">
        <w:t>.</w:t>
      </w:r>
      <w:fldSimple w:instr=" SEQ Таблица \* ARABIC \s 1 ">
        <w:r w:rsidR="00171714">
          <w:rPr>
            <w:noProof/>
          </w:rPr>
          <w:t>1</w:t>
        </w:r>
      </w:fldSimple>
      <w:bookmarkEnd w:id="6"/>
      <w:r>
        <w:t xml:space="preserve"> Входные данные для разработанного метода оптимизации</w:t>
      </w:r>
    </w:p>
    <w:tbl>
      <w:tblPr>
        <w:tblStyle w:val="a4"/>
        <w:tblW w:w="0" w:type="auto"/>
        <w:tblLook w:val="04A0" w:firstRow="1" w:lastRow="0" w:firstColumn="1" w:lastColumn="0" w:noHBand="0" w:noVBand="1"/>
      </w:tblPr>
      <w:tblGrid>
        <w:gridCol w:w="4503"/>
        <w:gridCol w:w="5068"/>
      </w:tblGrid>
      <w:tr w:rsidR="006250DB" w:rsidTr="005C2F76">
        <w:tc>
          <w:tcPr>
            <w:tcW w:w="4503" w:type="dxa"/>
          </w:tcPr>
          <w:p w:rsidR="006250DB" w:rsidRPr="00E06FC2" w:rsidRDefault="00291153" w:rsidP="00E06FC2">
            <w:pPr>
              <w:spacing w:line="240" w:lineRule="auto"/>
              <w:ind w:firstLine="0"/>
              <w:rPr>
                <w:b/>
              </w:rPr>
            </w:pPr>
            <w:r w:rsidRPr="00E06FC2">
              <w:rPr>
                <w:b/>
              </w:rPr>
              <w:t xml:space="preserve">Название </w:t>
            </w:r>
          </w:p>
        </w:tc>
        <w:tc>
          <w:tcPr>
            <w:tcW w:w="5068" w:type="dxa"/>
          </w:tcPr>
          <w:p w:rsidR="006250DB" w:rsidRPr="00E06FC2" w:rsidRDefault="00291153" w:rsidP="00E06FC2">
            <w:pPr>
              <w:spacing w:line="240" w:lineRule="auto"/>
              <w:ind w:firstLine="0"/>
              <w:rPr>
                <w:b/>
              </w:rPr>
            </w:pPr>
            <w:r w:rsidRPr="00E06FC2">
              <w:rPr>
                <w:b/>
              </w:rPr>
              <w:t>Описание</w:t>
            </w:r>
          </w:p>
        </w:tc>
      </w:tr>
      <w:tr w:rsidR="006250DB" w:rsidTr="005C2F76">
        <w:tc>
          <w:tcPr>
            <w:tcW w:w="4503" w:type="dxa"/>
          </w:tcPr>
          <w:p w:rsidR="006250DB" w:rsidRDefault="00291153" w:rsidP="00E06FC2">
            <w:pPr>
              <w:spacing w:line="240" w:lineRule="auto"/>
              <w:ind w:firstLine="0"/>
            </w:pPr>
            <w:r>
              <w:t>Плановая паропроизводительность</w:t>
            </w:r>
          </w:p>
        </w:tc>
        <w:tc>
          <w:tcPr>
            <w:tcW w:w="5068" w:type="dxa"/>
          </w:tcPr>
          <w:p w:rsidR="006250DB" w:rsidRPr="002A23F9" w:rsidRDefault="002A23F9" w:rsidP="00E06FC2">
            <w:pPr>
              <w:spacing w:line="240" w:lineRule="auto"/>
              <w:ind w:firstLine="0"/>
            </w:pPr>
            <w:r>
              <w:t xml:space="preserve">Количество пара </w:t>
            </w:r>
            <w:r w:rsidRPr="002A23F9">
              <w:t>[</w:t>
            </w:r>
            <w:r>
              <w:t>тонн/час</w:t>
            </w:r>
            <w:r w:rsidRPr="002A23F9">
              <w:t>]</w:t>
            </w:r>
            <w:r>
              <w:t>, которое должна обеспечивать очередь котлоагрегатов</w:t>
            </w:r>
            <w:r w:rsidR="002A1104">
              <w:t>.</w:t>
            </w:r>
          </w:p>
        </w:tc>
      </w:tr>
      <w:tr w:rsidR="006250DB" w:rsidTr="005C2F76">
        <w:tc>
          <w:tcPr>
            <w:tcW w:w="4503" w:type="dxa"/>
          </w:tcPr>
          <w:p w:rsidR="006250DB" w:rsidRDefault="002A23F9" w:rsidP="00E06FC2">
            <w:pPr>
              <w:spacing w:line="240" w:lineRule="auto"/>
              <w:ind w:firstLine="0"/>
            </w:pPr>
            <w:r>
              <w:t>Цена на газ</w:t>
            </w:r>
          </w:p>
        </w:tc>
        <w:tc>
          <w:tcPr>
            <w:tcW w:w="5068" w:type="dxa"/>
          </w:tcPr>
          <w:p w:rsidR="006250DB" w:rsidRPr="002A23F9" w:rsidRDefault="002A23F9" w:rsidP="00E06FC2">
            <w:pPr>
              <w:spacing w:line="240" w:lineRule="auto"/>
              <w:ind w:firstLine="0"/>
            </w:pPr>
            <w:r>
              <w:t xml:space="preserve">Цена на газ на рынке электроэнергии, </w:t>
            </w:r>
            <w:r w:rsidRPr="002A23F9">
              <w:t>[</w:t>
            </w:r>
            <w:r>
              <w:t>руб./тыс</w:t>
            </w:r>
            <w:proofErr w:type="gramStart"/>
            <w:r>
              <w:t>.н</w:t>
            </w:r>
            <w:proofErr w:type="gramEnd"/>
            <w:r>
              <w:t>м</w:t>
            </w:r>
            <w:r w:rsidRPr="002A23F9">
              <w:rPr>
                <w:vertAlign w:val="superscript"/>
              </w:rPr>
              <w:t>3</w:t>
            </w:r>
            <w:r w:rsidRPr="002A23F9">
              <w:t>]</w:t>
            </w:r>
            <w:r w:rsidR="002A1104">
              <w:t>.</w:t>
            </w:r>
          </w:p>
        </w:tc>
      </w:tr>
      <w:tr w:rsidR="006250DB" w:rsidTr="005C2F76">
        <w:tc>
          <w:tcPr>
            <w:tcW w:w="4503" w:type="dxa"/>
          </w:tcPr>
          <w:p w:rsidR="006250DB" w:rsidRDefault="002A23F9" w:rsidP="00E06FC2">
            <w:pPr>
              <w:spacing w:line="240" w:lineRule="auto"/>
              <w:ind w:firstLine="0"/>
            </w:pPr>
            <w:r>
              <w:t>Цена на мазут</w:t>
            </w:r>
          </w:p>
        </w:tc>
        <w:tc>
          <w:tcPr>
            <w:tcW w:w="5068" w:type="dxa"/>
          </w:tcPr>
          <w:p w:rsidR="006250DB" w:rsidRPr="002A23F9" w:rsidRDefault="002A23F9" w:rsidP="00E06FC2">
            <w:pPr>
              <w:spacing w:line="240" w:lineRule="auto"/>
              <w:ind w:firstLine="0"/>
            </w:pPr>
            <w:r>
              <w:t xml:space="preserve">Цена на мазут на рынке электроэнергии, </w:t>
            </w:r>
            <w:r w:rsidRPr="002A23F9">
              <w:t>[</w:t>
            </w:r>
            <w:r>
              <w:t>руб./тонн</w:t>
            </w:r>
            <w:r w:rsidRPr="002A23F9">
              <w:t>]</w:t>
            </w:r>
            <w:r w:rsidR="002A1104">
              <w:t>.</w:t>
            </w:r>
          </w:p>
        </w:tc>
      </w:tr>
      <w:tr w:rsidR="009F0BA7" w:rsidTr="005C2F76">
        <w:tc>
          <w:tcPr>
            <w:tcW w:w="4503" w:type="dxa"/>
          </w:tcPr>
          <w:p w:rsidR="009F0BA7" w:rsidRDefault="009F0BA7" w:rsidP="00E06FC2">
            <w:pPr>
              <w:spacing w:line="240" w:lineRule="auto"/>
              <w:ind w:firstLine="0"/>
            </w:pPr>
            <w:r>
              <w:t>Коэффициенты относительной важности критериев оптимизации</w:t>
            </w:r>
            <w:r w:rsidR="002A1104">
              <w:t xml:space="preserve"> </w:t>
            </w:r>
            <w:r w:rsidR="002A1104" w:rsidRPr="002A1104">
              <w:rPr>
                <w:b/>
              </w:rPr>
              <w:t>(необязательный параметр)</w:t>
            </w:r>
          </w:p>
        </w:tc>
        <w:tc>
          <w:tcPr>
            <w:tcW w:w="5068" w:type="dxa"/>
          </w:tcPr>
          <w:p w:rsidR="009F0BA7" w:rsidRPr="004B48B1" w:rsidRDefault="009F0BA7" w:rsidP="00E06FC2">
            <w:pPr>
              <w:spacing w:line="240" w:lineRule="auto"/>
              <w:ind w:firstLine="0"/>
            </w:pPr>
            <w:r>
              <w:t xml:space="preserve">Задаются с помощью экспертного блока, могут принимать значения в диапазоне </w:t>
            </w:r>
            <w:r w:rsidRPr="009F0BA7">
              <w:t>(</w:t>
            </w:r>
            <w:r>
              <w:t>0%</w:t>
            </w:r>
            <w:r w:rsidRPr="009F0BA7">
              <w:t>; 100%)</w:t>
            </w:r>
            <w:r w:rsidRPr="004B48B1">
              <w:t>.</w:t>
            </w:r>
            <w:r w:rsidR="004B48B1" w:rsidRPr="004B48B1">
              <w:t xml:space="preserve"> </w:t>
            </w:r>
            <w:r w:rsidR="004B48B1">
              <w:t>Показывают на сколько, в процентном соотношении, один из критериев оптимизации важнее остальных критериев.</w:t>
            </w:r>
          </w:p>
        </w:tc>
      </w:tr>
    </w:tbl>
    <w:p w:rsidR="00083322" w:rsidRDefault="00083322" w:rsidP="00C327F1">
      <w:pPr>
        <w:ind w:firstLine="0"/>
      </w:pPr>
    </w:p>
    <w:p w:rsidR="00C327F1" w:rsidRPr="00B12126" w:rsidRDefault="00C327F1" w:rsidP="00C327F1">
      <w:pPr>
        <w:ind w:firstLine="0"/>
        <w:rPr>
          <w:b/>
        </w:rPr>
      </w:pPr>
      <w:r w:rsidRPr="00C327F1">
        <w:rPr>
          <w:b/>
        </w:rPr>
        <w:lastRenderedPageBreak/>
        <w:t>Выходные данные:</w:t>
      </w:r>
    </w:p>
    <w:p w:rsidR="008D09E3" w:rsidRDefault="00C327F1" w:rsidP="00C327F1">
      <w:pPr>
        <w:ind w:firstLine="567"/>
      </w:pPr>
      <w:r>
        <w:t>Выходные данные разработанного метода многокритериальной оптимизации представлены в таблице</w:t>
      </w:r>
      <w:r w:rsidR="00271996" w:rsidRPr="00271996">
        <w:t xml:space="preserve"> </w:t>
      </w:r>
      <w:r w:rsidR="00271996">
        <w:fldChar w:fldCharType="begin"/>
      </w:r>
      <w:r w:rsidR="00271996">
        <w:instrText xml:space="preserve"> REF tbl_output_params_anal \h </w:instrText>
      </w:r>
      <w:r w:rsidR="00271996">
        <w:fldChar w:fldCharType="separate"/>
      </w:r>
      <w:r w:rsidR="00171714">
        <w:rPr>
          <w:noProof/>
        </w:rPr>
        <w:t>1</w:t>
      </w:r>
      <w:r w:rsidR="00171714">
        <w:t>.</w:t>
      </w:r>
      <w:r w:rsidR="00171714">
        <w:rPr>
          <w:noProof/>
        </w:rPr>
        <w:t>2</w:t>
      </w:r>
      <w:r w:rsidR="00271996">
        <w:fldChar w:fldCharType="end"/>
      </w:r>
      <w:r w:rsidR="00271996" w:rsidRPr="00271996">
        <w:t>.</w:t>
      </w:r>
      <w:r>
        <w:t xml:space="preserve"> </w:t>
      </w:r>
    </w:p>
    <w:p w:rsidR="00271996" w:rsidRDefault="00271996" w:rsidP="00271996">
      <w:pPr>
        <w:pStyle w:val="af"/>
        <w:keepNext/>
      </w:pPr>
      <w:r>
        <w:t xml:space="preserve">Таблица </w:t>
      </w:r>
      <w:bookmarkStart w:id="7" w:name="tbl_output_params_anal"/>
      <w:r w:rsidR="009F1C89">
        <w:fldChar w:fldCharType="begin"/>
      </w:r>
      <w:r w:rsidR="009F1C89">
        <w:instrText xml:space="preserve"> STYLEREF 1 \s </w:instrText>
      </w:r>
      <w:r w:rsidR="009F1C89">
        <w:fldChar w:fldCharType="separate"/>
      </w:r>
      <w:r w:rsidR="00171714">
        <w:rPr>
          <w:noProof/>
        </w:rPr>
        <w:t>1</w:t>
      </w:r>
      <w:r w:rsidR="009F1C89">
        <w:fldChar w:fldCharType="end"/>
      </w:r>
      <w:r w:rsidR="009F1C89">
        <w:t>.</w:t>
      </w:r>
      <w:fldSimple w:instr=" SEQ Таблица \* ARABIC \s 1 ">
        <w:r w:rsidR="00171714">
          <w:rPr>
            <w:noProof/>
          </w:rPr>
          <w:t>2</w:t>
        </w:r>
      </w:fldSimple>
      <w:bookmarkEnd w:id="7"/>
      <w:r>
        <w:t xml:space="preserve"> Выходные данные разработанного метода оптимизации</w:t>
      </w:r>
    </w:p>
    <w:tbl>
      <w:tblPr>
        <w:tblStyle w:val="a4"/>
        <w:tblW w:w="0" w:type="auto"/>
        <w:tblLook w:val="04A0" w:firstRow="1" w:lastRow="0" w:firstColumn="1" w:lastColumn="0" w:noHBand="0" w:noVBand="1"/>
      </w:tblPr>
      <w:tblGrid>
        <w:gridCol w:w="4785"/>
        <w:gridCol w:w="4786"/>
      </w:tblGrid>
      <w:tr w:rsidR="00271996" w:rsidTr="00271996">
        <w:tc>
          <w:tcPr>
            <w:tcW w:w="4785" w:type="dxa"/>
          </w:tcPr>
          <w:p w:rsidR="00271996" w:rsidRPr="0088146D" w:rsidRDefault="0088146D" w:rsidP="00C327F1">
            <w:pPr>
              <w:ind w:firstLine="0"/>
              <w:rPr>
                <w:b/>
              </w:rPr>
            </w:pPr>
            <w:r w:rsidRPr="0088146D">
              <w:rPr>
                <w:b/>
              </w:rPr>
              <w:t>Название</w:t>
            </w:r>
          </w:p>
        </w:tc>
        <w:tc>
          <w:tcPr>
            <w:tcW w:w="4786" w:type="dxa"/>
          </w:tcPr>
          <w:p w:rsidR="00271996" w:rsidRPr="0088146D" w:rsidRDefault="0088146D" w:rsidP="00C327F1">
            <w:pPr>
              <w:ind w:firstLine="0"/>
              <w:rPr>
                <w:b/>
              </w:rPr>
            </w:pPr>
            <w:r w:rsidRPr="0088146D">
              <w:rPr>
                <w:b/>
              </w:rPr>
              <w:t>Описание</w:t>
            </w:r>
          </w:p>
        </w:tc>
      </w:tr>
      <w:tr w:rsidR="00271996" w:rsidTr="00271996">
        <w:tc>
          <w:tcPr>
            <w:tcW w:w="4785" w:type="dxa"/>
          </w:tcPr>
          <w:p w:rsidR="00271996" w:rsidRDefault="00222640" w:rsidP="00222640">
            <w:pPr>
              <w:spacing w:line="240" w:lineRule="auto"/>
              <w:ind w:firstLine="0"/>
            </w:pPr>
            <w:r>
              <w:t>Оптимальные состояния котлоагрегатов очереди</w:t>
            </w:r>
          </w:p>
        </w:tc>
        <w:tc>
          <w:tcPr>
            <w:tcW w:w="4786" w:type="dxa"/>
          </w:tcPr>
          <w:p w:rsidR="00271996" w:rsidRDefault="00222640" w:rsidP="00222640">
            <w:pPr>
              <w:spacing w:line="240" w:lineRule="auto"/>
              <w:ind w:firstLine="0"/>
            </w:pPr>
            <w:proofErr w:type="gramStart"/>
            <w:r>
              <w:t>Состояния для каждого из котлоагрегатов очереди (Вкл.</w:t>
            </w:r>
            <w:proofErr w:type="gramEnd"/>
            <w:r>
              <w:t>/</w:t>
            </w:r>
            <w:proofErr w:type="gramStart"/>
            <w:r>
              <w:t>Выкл.), при которых очередь котлоагрегатов выполняет план по паропроизводительности, а критерии оптимизации имеют оптимальные значения.</w:t>
            </w:r>
            <w:proofErr w:type="gramEnd"/>
          </w:p>
        </w:tc>
      </w:tr>
      <w:tr w:rsidR="00271996" w:rsidTr="00271996">
        <w:tc>
          <w:tcPr>
            <w:tcW w:w="4785" w:type="dxa"/>
          </w:tcPr>
          <w:p w:rsidR="00271996" w:rsidRDefault="00083322" w:rsidP="00083322">
            <w:pPr>
              <w:spacing w:line="240" w:lineRule="auto"/>
              <w:ind w:firstLine="0"/>
            </w:pPr>
            <w:r>
              <w:t>Оптимальные паровые нагрузки</w:t>
            </w:r>
          </w:p>
        </w:tc>
        <w:tc>
          <w:tcPr>
            <w:tcW w:w="4786" w:type="dxa"/>
          </w:tcPr>
          <w:p w:rsidR="00271996" w:rsidRPr="00083322" w:rsidRDefault="00083322" w:rsidP="00083322">
            <w:pPr>
              <w:spacing w:line="240" w:lineRule="auto"/>
              <w:ind w:firstLine="0"/>
            </w:pPr>
            <w:r>
              <w:t xml:space="preserve">Распределение паровых нагрузок </w:t>
            </w:r>
            <w:r w:rsidRPr="00083322">
              <w:t>[</w:t>
            </w:r>
            <w:r>
              <w:t>тонн/час</w:t>
            </w:r>
            <w:r w:rsidRPr="00083322">
              <w:t>]</w:t>
            </w:r>
            <w:r>
              <w:t xml:space="preserve"> между котлоагрегатами очереди, при котором очередь котлоагрегатов выполняет план по паропроизводительности, а критерии оптимизации имеют оптимальные значения.</w:t>
            </w:r>
          </w:p>
        </w:tc>
      </w:tr>
      <w:tr w:rsidR="00271996" w:rsidTr="00271996">
        <w:tc>
          <w:tcPr>
            <w:tcW w:w="4785" w:type="dxa"/>
          </w:tcPr>
          <w:p w:rsidR="00271996" w:rsidRDefault="00083322" w:rsidP="00083322">
            <w:pPr>
              <w:spacing w:line="240" w:lineRule="auto"/>
              <w:ind w:firstLine="0"/>
            </w:pPr>
            <w:r>
              <w:t>Вид топлива для котлоагрегата</w:t>
            </w:r>
          </w:p>
        </w:tc>
        <w:tc>
          <w:tcPr>
            <w:tcW w:w="4786" w:type="dxa"/>
          </w:tcPr>
          <w:p w:rsidR="00271996" w:rsidRDefault="00083322" w:rsidP="00083322">
            <w:pPr>
              <w:spacing w:line="240" w:lineRule="auto"/>
              <w:ind w:firstLine="0"/>
            </w:pPr>
            <w:r>
              <w:t>Виды топлива (Газ/Мазут) для котлоагрегатов очереди, при использовании которых очередь котлоагрегатов выполняет план по паропроизводительности, а критерии оптимизации имеют оптимальные значения.</w:t>
            </w:r>
          </w:p>
        </w:tc>
      </w:tr>
    </w:tbl>
    <w:p w:rsidR="00083322" w:rsidRDefault="00083322" w:rsidP="00083322">
      <w:pPr>
        <w:ind w:firstLine="0"/>
        <w:rPr>
          <w:b/>
        </w:rPr>
      </w:pPr>
      <w:r w:rsidRPr="00083322">
        <w:rPr>
          <w:b/>
        </w:rPr>
        <w:t>Ограничения:</w:t>
      </w:r>
    </w:p>
    <w:p w:rsidR="00083322" w:rsidRPr="00904C3B" w:rsidRDefault="00083322" w:rsidP="00083322">
      <w:r>
        <w:t>Основные ограничения, учитываемые в разработанном методе многокритериальной оптимизации</w:t>
      </w:r>
      <w:r w:rsidR="00826680">
        <w:t>,</w:t>
      </w:r>
      <w:r>
        <w:t xml:space="preserve"> описаны в таблице</w:t>
      </w:r>
      <w:r w:rsidRPr="00083322">
        <w:t xml:space="preserve"> </w:t>
      </w:r>
      <w:r>
        <w:fldChar w:fldCharType="begin"/>
      </w:r>
      <w:r>
        <w:instrText xml:space="preserve"> REF tbl_constr_anal \h </w:instrText>
      </w:r>
      <w:r>
        <w:fldChar w:fldCharType="separate"/>
      </w:r>
      <w:r w:rsidR="00171714">
        <w:rPr>
          <w:noProof/>
        </w:rPr>
        <w:t>1</w:t>
      </w:r>
      <w:r w:rsidR="00171714">
        <w:t>.</w:t>
      </w:r>
      <w:r w:rsidR="00171714">
        <w:rPr>
          <w:noProof/>
        </w:rPr>
        <w:t>3</w:t>
      </w:r>
      <w:r>
        <w:fldChar w:fldCharType="end"/>
      </w:r>
      <w:r w:rsidRPr="00904C3B">
        <w:t>.</w:t>
      </w:r>
    </w:p>
    <w:p w:rsidR="00083322" w:rsidRPr="008E773E" w:rsidRDefault="00083322" w:rsidP="00083322">
      <w:pPr>
        <w:pStyle w:val="af"/>
        <w:keepNext/>
        <w:rPr>
          <w:lang w:val="en-US"/>
        </w:rPr>
      </w:pPr>
      <w:r>
        <w:t xml:space="preserve">Таблица </w:t>
      </w:r>
      <w:bookmarkStart w:id="8" w:name="tbl_constr_anal"/>
      <w:r w:rsidR="009F1C89">
        <w:fldChar w:fldCharType="begin"/>
      </w:r>
      <w:r w:rsidR="009F1C89">
        <w:instrText xml:space="preserve"> STYLEREF 1 \s </w:instrText>
      </w:r>
      <w:r w:rsidR="009F1C89">
        <w:fldChar w:fldCharType="separate"/>
      </w:r>
      <w:r w:rsidR="00171714">
        <w:rPr>
          <w:noProof/>
        </w:rPr>
        <w:t>1</w:t>
      </w:r>
      <w:r w:rsidR="009F1C89">
        <w:fldChar w:fldCharType="end"/>
      </w:r>
      <w:r w:rsidR="009F1C89">
        <w:t>.</w:t>
      </w:r>
      <w:fldSimple w:instr=" SEQ Таблица \* ARABIC \s 1 ">
        <w:r w:rsidR="00171714">
          <w:rPr>
            <w:noProof/>
          </w:rPr>
          <w:t>3</w:t>
        </w:r>
      </w:fldSimple>
      <w:bookmarkEnd w:id="8"/>
      <w:r>
        <w:t xml:space="preserve"> Учитываемые ограничения</w:t>
      </w:r>
    </w:p>
    <w:tbl>
      <w:tblPr>
        <w:tblStyle w:val="a4"/>
        <w:tblW w:w="0" w:type="auto"/>
        <w:tblLook w:val="04A0" w:firstRow="1" w:lastRow="0" w:firstColumn="1" w:lastColumn="0" w:noHBand="0" w:noVBand="1"/>
      </w:tblPr>
      <w:tblGrid>
        <w:gridCol w:w="4785"/>
        <w:gridCol w:w="4786"/>
      </w:tblGrid>
      <w:tr w:rsidR="00083322" w:rsidTr="00083322">
        <w:tc>
          <w:tcPr>
            <w:tcW w:w="4785" w:type="dxa"/>
          </w:tcPr>
          <w:p w:rsidR="00083322" w:rsidRPr="00904C3B" w:rsidRDefault="00904C3B" w:rsidP="00083322">
            <w:pPr>
              <w:ind w:firstLine="0"/>
              <w:rPr>
                <w:b/>
              </w:rPr>
            </w:pPr>
            <w:r w:rsidRPr="00904C3B">
              <w:rPr>
                <w:b/>
              </w:rPr>
              <w:t xml:space="preserve">Название </w:t>
            </w:r>
          </w:p>
        </w:tc>
        <w:tc>
          <w:tcPr>
            <w:tcW w:w="4786" w:type="dxa"/>
          </w:tcPr>
          <w:p w:rsidR="00083322" w:rsidRPr="00904C3B" w:rsidRDefault="00904C3B" w:rsidP="00083322">
            <w:pPr>
              <w:ind w:firstLine="0"/>
              <w:rPr>
                <w:b/>
              </w:rPr>
            </w:pPr>
            <w:r w:rsidRPr="00904C3B">
              <w:rPr>
                <w:b/>
              </w:rPr>
              <w:t>Описание</w:t>
            </w:r>
          </w:p>
        </w:tc>
      </w:tr>
      <w:tr w:rsidR="00083322" w:rsidTr="00083322">
        <w:tc>
          <w:tcPr>
            <w:tcW w:w="4785" w:type="dxa"/>
          </w:tcPr>
          <w:p w:rsidR="00083322" w:rsidRDefault="00B954B4" w:rsidP="00B954B4">
            <w:pPr>
              <w:spacing w:line="240" w:lineRule="auto"/>
              <w:ind w:firstLine="0"/>
            </w:pPr>
            <w:r>
              <w:t>Суммарная паропроизводительность</w:t>
            </w:r>
          </w:p>
        </w:tc>
        <w:tc>
          <w:tcPr>
            <w:tcW w:w="4786" w:type="dxa"/>
          </w:tcPr>
          <w:p w:rsidR="00083322" w:rsidRPr="00B954B4" w:rsidRDefault="00B954B4" w:rsidP="00B954B4">
            <w:pPr>
              <w:spacing w:line="240" w:lineRule="auto"/>
              <w:ind w:firstLine="0"/>
            </w:pPr>
            <w:r>
              <w:t xml:space="preserve">Сумма паровых нагрузок </w:t>
            </w:r>
            <w:r w:rsidRPr="00B954B4">
              <w:t>[</w:t>
            </w:r>
            <w:r>
              <w:t>тонн/час</w:t>
            </w:r>
            <w:r w:rsidRPr="00B954B4">
              <w:t>]</w:t>
            </w:r>
            <w:r>
              <w:t xml:space="preserve"> для каждого из котлоагрегатов очереди должна быть равна заданной плановой паропроизводительности </w:t>
            </w:r>
            <w:r w:rsidRPr="00B954B4">
              <w:t>[</w:t>
            </w:r>
            <w:r>
              <w:t>тонн/час</w:t>
            </w:r>
            <w:r w:rsidRPr="00B954B4">
              <w:t>]</w:t>
            </w:r>
            <w:r>
              <w:t>.</w:t>
            </w:r>
          </w:p>
        </w:tc>
      </w:tr>
      <w:tr w:rsidR="00083322" w:rsidTr="00083322">
        <w:tc>
          <w:tcPr>
            <w:tcW w:w="4785" w:type="dxa"/>
          </w:tcPr>
          <w:p w:rsidR="00083322" w:rsidRDefault="00B954B4" w:rsidP="00617320">
            <w:pPr>
              <w:spacing w:line="240" w:lineRule="auto"/>
              <w:ind w:firstLine="0"/>
            </w:pPr>
            <w:r>
              <w:t>Диапазоны допустимых паровых нагрузок</w:t>
            </w:r>
          </w:p>
        </w:tc>
        <w:tc>
          <w:tcPr>
            <w:tcW w:w="4786" w:type="dxa"/>
          </w:tcPr>
          <w:p w:rsidR="00083322" w:rsidRPr="00617320" w:rsidRDefault="00B954B4" w:rsidP="00617320">
            <w:pPr>
              <w:spacing w:line="240" w:lineRule="auto"/>
              <w:ind w:firstLine="0"/>
            </w:pPr>
            <w:r>
              <w:t xml:space="preserve">Паровая нагрузка каждого из котлоагрегатов очереди </w:t>
            </w:r>
            <w:r w:rsidRPr="00B954B4">
              <w:t>[</w:t>
            </w:r>
            <w:r>
              <w:t>тонн/час</w:t>
            </w:r>
            <w:r w:rsidRPr="00B954B4">
              <w:t>]</w:t>
            </w:r>
            <w:r>
              <w:t xml:space="preserve"> должна находиться в пределах допустимых паровых нагрузок для этого котлоагрегата </w:t>
            </w:r>
            <w:r w:rsidRPr="00B954B4">
              <w:t>[</w:t>
            </w:r>
            <w:r>
              <w:t>тонн/час</w:t>
            </w:r>
            <w:r w:rsidRPr="00B954B4">
              <w:rPr>
                <w:vertAlign w:val="superscript"/>
                <w:lang w:val="en-US"/>
              </w:rPr>
              <w:t>min</w:t>
            </w:r>
            <w:r w:rsidRPr="00B954B4">
              <w:t xml:space="preserve">; </w:t>
            </w:r>
            <w:r>
              <w:t>тонн/час</w:t>
            </w:r>
            <w:proofErr w:type="gramStart"/>
            <w:r w:rsidRPr="00B954B4">
              <w:rPr>
                <w:vertAlign w:val="superscript"/>
                <w:lang w:val="en-US"/>
              </w:rPr>
              <w:t>max</w:t>
            </w:r>
            <w:proofErr w:type="gramEnd"/>
            <w:r w:rsidRPr="00B954B4">
              <w:t>]</w:t>
            </w:r>
            <w:r w:rsidRPr="00617320">
              <w:t>.</w:t>
            </w:r>
          </w:p>
        </w:tc>
      </w:tr>
    </w:tbl>
    <w:p w:rsidR="00064ADB" w:rsidRPr="00546510" w:rsidRDefault="00064ADB" w:rsidP="00064ADB">
      <w:pPr>
        <w:ind w:firstLine="0"/>
      </w:pPr>
    </w:p>
    <w:p w:rsidR="00D27ACE" w:rsidRPr="00546510" w:rsidRDefault="00D27ACE" w:rsidP="00064ADB">
      <w:pPr>
        <w:ind w:firstLine="0"/>
      </w:pPr>
    </w:p>
    <w:p w:rsidR="00D27ACE" w:rsidRPr="00546510" w:rsidRDefault="00D27ACE" w:rsidP="00064ADB">
      <w:pPr>
        <w:ind w:firstLine="0"/>
      </w:pPr>
    </w:p>
    <w:p w:rsidR="00064ADB" w:rsidRDefault="00064ADB" w:rsidP="00064ADB">
      <w:pPr>
        <w:ind w:firstLine="0"/>
        <w:rPr>
          <w:b/>
        </w:rPr>
      </w:pPr>
      <w:r w:rsidRPr="00064ADB">
        <w:rPr>
          <w:b/>
        </w:rPr>
        <w:lastRenderedPageBreak/>
        <w:t>Критерии оптимизации:</w:t>
      </w:r>
    </w:p>
    <w:p w:rsidR="00064ADB" w:rsidRPr="008A5513" w:rsidRDefault="00064ADB" w:rsidP="00064ADB">
      <w:pPr>
        <w:rPr>
          <w:lang w:val="en-US"/>
        </w:rPr>
      </w:pPr>
      <w:r>
        <w:t xml:space="preserve">При решении поставленной задачи многокритериальной оптимизации было выделено несколько критериев. Выделенные критерии оптимизации приведены в таблице </w:t>
      </w:r>
      <w:r w:rsidR="008A5513">
        <w:fldChar w:fldCharType="begin"/>
      </w:r>
      <w:r w:rsidR="008A5513">
        <w:instrText xml:space="preserve"> REF tbl_opt_crit_anal \h </w:instrText>
      </w:r>
      <w:r w:rsidR="008A5513">
        <w:fldChar w:fldCharType="separate"/>
      </w:r>
      <w:r w:rsidR="00171714">
        <w:rPr>
          <w:noProof/>
        </w:rPr>
        <w:t>1</w:t>
      </w:r>
      <w:r w:rsidR="00171714">
        <w:t>.</w:t>
      </w:r>
      <w:r w:rsidR="00171714">
        <w:rPr>
          <w:noProof/>
        </w:rPr>
        <w:t>4</w:t>
      </w:r>
      <w:r w:rsidR="008A5513">
        <w:fldChar w:fldCharType="end"/>
      </w:r>
      <w:r w:rsidR="008A5513">
        <w:rPr>
          <w:lang w:val="en-US"/>
        </w:rPr>
        <w:t>.</w:t>
      </w:r>
    </w:p>
    <w:p w:rsidR="008A5513" w:rsidRDefault="008A5513" w:rsidP="008A5513">
      <w:pPr>
        <w:pStyle w:val="af"/>
        <w:keepNext/>
      </w:pPr>
      <w:r>
        <w:t xml:space="preserve">Таблица </w:t>
      </w:r>
      <w:bookmarkStart w:id="9" w:name="tbl_opt_crit_anal"/>
      <w:r w:rsidR="009F1C89">
        <w:fldChar w:fldCharType="begin"/>
      </w:r>
      <w:r w:rsidR="009F1C89">
        <w:instrText xml:space="preserve"> STYLEREF 1 \s </w:instrText>
      </w:r>
      <w:r w:rsidR="009F1C89">
        <w:fldChar w:fldCharType="separate"/>
      </w:r>
      <w:r w:rsidR="00171714">
        <w:rPr>
          <w:noProof/>
        </w:rPr>
        <w:t>1</w:t>
      </w:r>
      <w:r w:rsidR="009F1C89">
        <w:fldChar w:fldCharType="end"/>
      </w:r>
      <w:r w:rsidR="009F1C89">
        <w:t>.</w:t>
      </w:r>
      <w:fldSimple w:instr=" SEQ Таблица \* ARABIC \s 1 ">
        <w:r w:rsidR="00171714">
          <w:rPr>
            <w:noProof/>
          </w:rPr>
          <w:t>4</w:t>
        </w:r>
      </w:fldSimple>
      <w:bookmarkEnd w:id="9"/>
      <w:r>
        <w:t xml:space="preserve"> Критерии оптимизации</w:t>
      </w:r>
    </w:p>
    <w:tbl>
      <w:tblPr>
        <w:tblStyle w:val="a4"/>
        <w:tblW w:w="0" w:type="auto"/>
        <w:tblLook w:val="04A0" w:firstRow="1" w:lastRow="0" w:firstColumn="1" w:lastColumn="0" w:noHBand="0" w:noVBand="1"/>
      </w:tblPr>
      <w:tblGrid>
        <w:gridCol w:w="2943"/>
        <w:gridCol w:w="5387"/>
        <w:gridCol w:w="1241"/>
      </w:tblGrid>
      <w:tr w:rsidR="00820A19" w:rsidTr="001628C1">
        <w:tc>
          <w:tcPr>
            <w:tcW w:w="2943" w:type="dxa"/>
          </w:tcPr>
          <w:p w:rsidR="00820A19" w:rsidRPr="00820A19" w:rsidRDefault="00820A19" w:rsidP="002937B2">
            <w:pPr>
              <w:spacing w:line="240" w:lineRule="auto"/>
              <w:ind w:firstLine="0"/>
              <w:rPr>
                <w:b/>
              </w:rPr>
            </w:pPr>
            <w:r w:rsidRPr="00820A19">
              <w:rPr>
                <w:b/>
              </w:rPr>
              <w:t>Название</w:t>
            </w:r>
          </w:p>
        </w:tc>
        <w:tc>
          <w:tcPr>
            <w:tcW w:w="5387" w:type="dxa"/>
          </w:tcPr>
          <w:p w:rsidR="00820A19" w:rsidRPr="00820A19" w:rsidRDefault="00820A19" w:rsidP="002937B2">
            <w:pPr>
              <w:spacing w:line="240" w:lineRule="auto"/>
              <w:ind w:firstLine="0"/>
              <w:rPr>
                <w:b/>
              </w:rPr>
            </w:pPr>
            <w:r w:rsidRPr="00820A19">
              <w:rPr>
                <w:b/>
              </w:rPr>
              <w:t>Описание</w:t>
            </w:r>
          </w:p>
        </w:tc>
        <w:tc>
          <w:tcPr>
            <w:tcW w:w="1241" w:type="dxa"/>
          </w:tcPr>
          <w:p w:rsidR="00820A19" w:rsidRPr="00820A19" w:rsidRDefault="00820A19" w:rsidP="002937B2">
            <w:pPr>
              <w:spacing w:line="240" w:lineRule="auto"/>
              <w:ind w:firstLine="0"/>
              <w:rPr>
                <w:b/>
              </w:rPr>
            </w:pPr>
            <w:r>
              <w:rPr>
                <w:b/>
              </w:rPr>
              <w:t>Цель</w:t>
            </w:r>
          </w:p>
        </w:tc>
      </w:tr>
      <w:tr w:rsidR="00820A19" w:rsidTr="001628C1">
        <w:tc>
          <w:tcPr>
            <w:tcW w:w="2943" w:type="dxa"/>
          </w:tcPr>
          <w:p w:rsidR="00820A19" w:rsidRDefault="00820A19" w:rsidP="002937B2">
            <w:pPr>
              <w:spacing w:line="240" w:lineRule="auto"/>
              <w:ind w:firstLine="0"/>
            </w:pPr>
            <w:r>
              <w:t>Расход газа</w:t>
            </w:r>
          </w:p>
        </w:tc>
        <w:tc>
          <w:tcPr>
            <w:tcW w:w="5387" w:type="dxa"/>
          </w:tcPr>
          <w:p w:rsidR="00820A19" w:rsidRPr="00820A19" w:rsidRDefault="00820A19" w:rsidP="002937B2">
            <w:pPr>
              <w:spacing w:line="240" w:lineRule="auto"/>
              <w:ind w:firstLine="0"/>
            </w:pPr>
            <w:r>
              <w:t xml:space="preserve">Расход газа </w:t>
            </w:r>
            <w:r w:rsidRPr="00820A19">
              <w:t>[</w:t>
            </w:r>
            <w:r>
              <w:t>тыс</w:t>
            </w:r>
            <w:proofErr w:type="gramStart"/>
            <w:r>
              <w:t>.н</w:t>
            </w:r>
            <w:proofErr w:type="gramEnd"/>
            <w:r>
              <w:t>м</w:t>
            </w:r>
            <w:r w:rsidRPr="00820A19">
              <w:rPr>
                <w:vertAlign w:val="superscript"/>
              </w:rPr>
              <w:t>3</w:t>
            </w:r>
            <w:r>
              <w:t>/час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Расход мазута</w:t>
            </w:r>
          </w:p>
        </w:tc>
        <w:tc>
          <w:tcPr>
            <w:tcW w:w="5387" w:type="dxa"/>
          </w:tcPr>
          <w:p w:rsidR="00820A19" w:rsidRPr="00820A19" w:rsidRDefault="00820A19" w:rsidP="002937B2">
            <w:pPr>
              <w:spacing w:line="240" w:lineRule="auto"/>
              <w:ind w:firstLine="0"/>
            </w:pPr>
            <w:r>
              <w:t xml:space="preserve">Расход мазута </w:t>
            </w:r>
            <w:r w:rsidRPr="00820A19">
              <w:t>[</w:t>
            </w:r>
            <w:r>
              <w:t>тонн/час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Pr="00820A19" w:rsidRDefault="00820A19" w:rsidP="002937B2">
            <w:pPr>
              <w:spacing w:line="240" w:lineRule="auto"/>
              <w:ind w:firstLine="0"/>
            </w:pPr>
            <w:r>
              <w:t>Финансовые затраты</w:t>
            </w:r>
          </w:p>
        </w:tc>
        <w:tc>
          <w:tcPr>
            <w:tcW w:w="5387" w:type="dxa"/>
          </w:tcPr>
          <w:p w:rsidR="00820A19" w:rsidRPr="00820A19" w:rsidRDefault="00820A19" w:rsidP="002937B2">
            <w:pPr>
              <w:spacing w:line="240" w:lineRule="auto"/>
              <w:ind w:firstLine="0"/>
            </w:pPr>
            <w:r>
              <w:t xml:space="preserve">Финансовые затраты </w:t>
            </w:r>
            <w:r w:rsidRPr="00820A19">
              <w:t>[</w:t>
            </w:r>
            <w:r>
              <w:t>руб./час</w:t>
            </w:r>
            <w:r w:rsidRPr="00820A19">
              <w:t>]</w:t>
            </w:r>
            <w:r>
              <w:t xml:space="preserve"> на используемое очередью котлоагрегатов топливо, при </w:t>
            </w:r>
            <w:proofErr w:type="gramStart"/>
            <w:r>
              <w:t>которых</w:t>
            </w:r>
            <w:proofErr w:type="gramEnd"/>
            <w:r>
              <w:t xml:space="preserve">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 xml:space="preserve">КПД </w:t>
            </w:r>
          </w:p>
        </w:tc>
        <w:tc>
          <w:tcPr>
            <w:tcW w:w="5387" w:type="dxa"/>
          </w:tcPr>
          <w:p w:rsidR="00820A19" w:rsidRDefault="00820A19" w:rsidP="002937B2">
            <w:pPr>
              <w:spacing w:line="240" w:lineRule="auto"/>
              <w:ind w:firstLine="0"/>
            </w:pPr>
            <w:r>
              <w:t>Коэффициент полезного действия очереди котлоагрегатов.</w:t>
            </w:r>
          </w:p>
        </w:tc>
        <w:tc>
          <w:tcPr>
            <w:tcW w:w="1241" w:type="dxa"/>
          </w:tcPr>
          <w:p w:rsidR="00820A19" w:rsidRPr="00820A19" w:rsidRDefault="00820A19" w:rsidP="002937B2">
            <w:pPr>
              <w:spacing w:line="240" w:lineRule="auto"/>
              <w:ind w:firstLine="0"/>
              <w:rPr>
                <w:lang w:val="en-US"/>
              </w:rPr>
            </w:pPr>
            <w:r>
              <w:rPr>
                <w:lang w:val="en-US"/>
              </w:rPr>
              <w:t>max</w:t>
            </w:r>
          </w:p>
        </w:tc>
      </w:tr>
    </w:tbl>
    <w:p w:rsidR="00551260" w:rsidRDefault="00551260" w:rsidP="00551260">
      <w:pPr>
        <w:ind w:firstLine="0"/>
      </w:pPr>
    </w:p>
    <w:p w:rsidR="00B12126" w:rsidRPr="00B12126" w:rsidRDefault="00B12126" w:rsidP="00551260">
      <w:pPr>
        <w:ind w:firstLine="0"/>
        <w:rPr>
          <w:b/>
        </w:rPr>
      </w:pPr>
      <w:r w:rsidRPr="00B12126">
        <w:rPr>
          <w:b/>
        </w:rPr>
        <w:t>Целевая функция оптимизации:</w:t>
      </w:r>
    </w:p>
    <w:p w:rsidR="00B12126" w:rsidRDefault="00B12126" w:rsidP="00551260">
      <w:pPr>
        <w:ind w:firstLine="0"/>
      </w:pPr>
      <w:r>
        <w:tab/>
        <w:t xml:space="preserve">Обозначим критерии, перечисленные в таблице </w:t>
      </w:r>
      <w:r>
        <w:fldChar w:fldCharType="begin"/>
      </w:r>
      <w:r>
        <w:instrText xml:space="preserve"> REF tbl_opt_crit_anal \h </w:instrText>
      </w:r>
      <w:r>
        <w:fldChar w:fldCharType="separate"/>
      </w:r>
      <w:r w:rsidR="00171714">
        <w:rPr>
          <w:noProof/>
        </w:rPr>
        <w:t>1</w:t>
      </w:r>
      <w:r w:rsidR="00171714">
        <w:t>.</w:t>
      </w:r>
      <w:r w:rsidR="00171714">
        <w:rPr>
          <w:noProof/>
        </w:rPr>
        <w:t>4</w:t>
      </w:r>
      <w:r>
        <w:fldChar w:fldCharType="end"/>
      </w:r>
      <w:r>
        <w:t>, как:</w:t>
      </w:r>
    </w:p>
    <w:p w:rsidR="00B12126" w:rsidRPr="0093583D" w:rsidRDefault="00B12126" w:rsidP="00B12126">
      <w:pPr>
        <w:spacing w:line="240" w:lineRule="auto"/>
        <w:ind w:firstLine="0"/>
      </w:pPr>
      <w:r>
        <w:tab/>
        <w:t>- Расход газа (</w:t>
      </w:r>
      <w:r>
        <w:rPr>
          <w:lang w:val="en-US"/>
        </w:rPr>
        <w:t>K</w:t>
      </w:r>
      <w:r w:rsidRPr="0093583D">
        <w:t>1);</w:t>
      </w:r>
    </w:p>
    <w:p w:rsidR="00B12126" w:rsidRPr="0093583D" w:rsidRDefault="00B12126" w:rsidP="00B12126">
      <w:pPr>
        <w:spacing w:line="240" w:lineRule="auto"/>
        <w:ind w:firstLine="0"/>
      </w:pPr>
      <w:r w:rsidRPr="0093583D">
        <w:tab/>
        <w:t xml:space="preserve">- </w:t>
      </w:r>
      <w:r>
        <w:t xml:space="preserve">Расход мазута </w:t>
      </w:r>
      <w:r w:rsidRPr="0093583D">
        <w:t>(</w:t>
      </w:r>
      <w:r>
        <w:t>К</w:t>
      </w:r>
      <w:proofErr w:type="gramStart"/>
      <w:r>
        <w:t>2</w:t>
      </w:r>
      <w:proofErr w:type="gramEnd"/>
      <w:r>
        <w:t>)</w:t>
      </w:r>
      <w:r w:rsidRPr="0093583D">
        <w:t>;</w:t>
      </w:r>
    </w:p>
    <w:p w:rsidR="00B12126" w:rsidRPr="00B12126" w:rsidRDefault="00B12126" w:rsidP="00B12126">
      <w:pPr>
        <w:spacing w:line="240" w:lineRule="auto"/>
        <w:ind w:firstLine="0"/>
      </w:pPr>
      <w:r w:rsidRPr="0093583D">
        <w:tab/>
      </w:r>
      <w:r w:rsidRPr="00B12126">
        <w:t xml:space="preserve">- </w:t>
      </w:r>
      <w:r>
        <w:t xml:space="preserve">Финансовые затраты </w:t>
      </w:r>
      <w:r w:rsidRPr="00B12126">
        <w:t>(</w:t>
      </w:r>
      <w:r>
        <w:t>К3)</w:t>
      </w:r>
      <w:r w:rsidRPr="00B12126">
        <w:t>;</w:t>
      </w:r>
    </w:p>
    <w:p w:rsidR="00B12126" w:rsidRDefault="00B12126" w:rsidP="00B12126">
      <w:pPr>
        <w:spacing w:line="240" w:lineRule="auto"/>
        <w:ind w:firstLine="0"/>
      </w:pPr>
      <w:r w:rsidRPr="00B12126">
        <w:tab/>
        <w:t xml:space="preserve">- </w:t>
      </w:r>
      <w:r>
        <w:t>КПД (К</w:t>
      </w:r>
      <w:proofErr w:type="gramStart"/>
      <w:r>
        <w:t>4</w:t>
      </w:r>
      <w:proofErr w:type="gramEnd"/>
      <w:r>
        <w:t>).</w:t>
      </w:r>
    </w:p>
    <w:p w:rsidR="00E66725" w:rsidRDefault="00B12126" w:rsidP="00E66725">
      <w:pPr>
        <w:ind w:firstLine="0"/>
      </w:pPr>
      <w:r>
        <w:tab/>
        <w:t>Тогда целевая функция оптимизации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9"/>
        <w:gridCol w:w="222"/>
      </w:tblGrid>
      <w:tr w:rsidR="00E66725" w:rsidTr="001E7BF0">
        <w:tc>
          <w:tcPr>
            <w:tcW w:w="8330" w:type="dxa"/>
            <w:vAlign w:val="center"/>
          </w:tcPr>
          <w:tbl>
            <w:tblPr>
              <w:tblStyle w:val="a4"/>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1504E" w:rsidTr="0021504E">
              <w:tc>
                <w:tcPr>
                  <w:tcW w:w="8330" w:type="dxa"/>
                  <w:vAlign w:val="center"/>
                </w:tcPr>
                <w:p w:rsidR="0021504E" w:rsidRPr="008F7971" w:rsidRDefault="0021504E" w:rsidP="001E7BF0">
                  <w:pPr>
                    <w:ind w:firstLine="0"/>
                  </w:pPr>
                  <m:oMathPara>
                    <m:oMathParaPr>
                      <m:jc m:val="center"/>
                    </m:oMathParaPr>
                    <m:oMath>
                      <m:r>
                        <w:rPr>
                          <w:rFonts w:ascii="Cambria Math" w:hAnsi="Cambria Math"/>
                          <w:lang w:val="en-US"/>
                        </w:rPr>
                        <m:t>F=K1+K2+K3-K4→min;</m:t>
                      </m:r>
                    </m:oMath>
                  </m:oMathPara>
                </w:p>
              </w:tc>
              <w:tc>
                <w:tcPr>
                  <w:tcW w:w="1241" w:type="dxa"/>
                  <w:vAlign w:val="center"/>
                </w:tcPr>
                <w:p w:rsidR="0021504E" w:rsidRPr="002978D6" w:rsidRDefault="0021504E" w:rsidP="001E7BF0">
                  <w:pPr>
                    <w:ind w:firstLine="0"/>
                  </w:pPr>
                  <w:bookmarkStart w:id="10" w:name="_Ref388628268"/>
                  <w:r>
                    <w:rPr>
                      <w:lang w:val="en-US"/>
                    </w:rPr>
                    <w:t>(</w:t>
                  </w:r>
                  <w:bookmarkStart w:id="11" w:name="formula_target_func_anal"/>
                  <w:r w:rsidR="001D18DD">
                    <w:fldChar w:fldCharType="begin"/>
                  </w:r>
                  <w:r w:rsidR="001D18DD">
                    <w:instrText xml:space="preserve"> STYLEREF 1 \s </w:instrText>
                  </w:r>
                  <w:r w:rsidR="001D18DD">
                    <w:fldChar w:fldCharType="separate"/>
                  </w:r>
                  <w:r w:rsidR="00171714">
                    <w:rPr>
                      <w:noProof/>
                    </w:rPr>
                    <w:t>1</w:t>
                  </w:r>
                  <w:r w:rsidR="001D18DD">
                    <w:rPr>
                      <w:noProof/>
                    </w:rPr>
                    <w:fldChar w:fldCharType="end"/>
                  </w:r>
                  <w:r>
                    <w:t>.</w:t>
                  </w:r>
                  <w:fldSimple w:instr=" SEQ Формула \* ARABIC \s 1 ">
                    <w:r w:rsidR="00171714">
                      <w:rPr>
                        <w:noProof/>
                      </w:rPr>
                      <w:t>1</w:t>
                    </w:r>
                  </w:fldSimple>
                  <w:bookmarkEnd w:id="11"/>
                  <w:r>
                    <w:t>)</w:t>
                  </w:r>
                  <w:bookmarkEnd w:id="10"/>
                </w:p>
              </w:tc>
            </w:tr>
          </w:tbl>
          <w:p w:rsidR="00E66725" w:rsidRPr="008F7971" w:rsidRDefault="00E66725" w:rsidP="001E7BF0">
            <w:pPr>
              <w:ind w:firstLine="0"/>
            </w:pPr>
          </w:p>
        </w:tc>
        <w:tc>
          <w:tcPr>
            <w:tcW w:w="1241" w:type="dxa"/>
            <w:vAlign w:val="center"/>
          </w:tcPr>
          <w:p w:rsidR="00E66725" w:rsidRPr="00FD4933" w:rsidRDefault="00E66725" w:rsidP="001E7BF0">
            <w:pPr>
              <w:ind w:firstLine="0"/>
              <w:rPr>
                <w:lang w:val="en-US"/>
              </w:rPr>
            </w:pPr>
          </w:p>
        </w:tc>
      </w:tr>
    </w:tbl>
    <w:p w:rsidR="00551260" w:rsidRPr="00551260" w:rsidRDefault="00551260" w:rsidP="00551260">
      <w:pPr>
        <w:ind w:firstLine="0"/>
        <w:rPr>
          <w:b/>
        </w:rPr>
      </w:pPr>
      <w:r w:rsidRPr="00551260">
        <w:rPr>
          <w:b/>
        </w:rPr>
        <w:t>Требования, предъявляемые к программному продукту:</w:t>
      </w:r>
    </w:p>
    <w:p w:rsidR="00551260" w:rsidRDefault="001A0F50" w:rsidP="00361B19">
      <w:pPr>
        <w:pStyle w:val="a3"/>
        <w:numPr>
          <w:ilvl w:val="0"/>
          <w:numId w:val="6"/>
        </w:numPr>
        <w:jc w:val="both"/>
        <w:rPr>
          <w:lang w:val="ru-RU"/>
        </w:rPr>
      </w:pPr>
      <w:r>
        <w:rPr>
          <w:lang w:val="ru-RU"/>
        </w:rPr>
        <w:t xml:space="preserve">Возможность ручной настройки значений входных параметров, описанных в таблице </w:t>
      </w:r>
      <w:r>
        <w:rPr>
          <w:lang w:val="ru-RU"/>
        </w:rPr>
        <w:fldChar w:fldCharType="begin"/>
      </w:r>
      <w:r>
        <w:rPr>
          <w:lang w:val="ru-RU"/>
        </w:rPr>
        <w:instrText xml:space="preserve"> REF tbl_input_params_anal \h </w:instrText>
      </w:r>
      <w:r w:rsidR="00361B19">
        <w:rPr>
          <w:lang w:val="ru-RU"/>
        </w:rPr>
        <w:instrText xml:space="preserve"> \* MERGEFORMAT </w:instrText>
      </w:r>
      <w:r>
        <w:rPr>
          <w:lang w:val="ru-RU"/>
        </w:rPr>
      </w:r>
      <w:r>
        <w:rPr>
          <w:lang w:val="ru-RU"/>
        </w:rPr>
        <w:fldChar w:fldCharType="separate"/>
      </w:r>
      <w:r w:rsidR="00171714" w:rsidRPr="00171714">
        <w:rPr>
          <w:noProof/>
          <w:lang w:val="ru-RU"/>
        </w:rPr>
        <w:t>1</w:t>
      </w:r>
      <w:r w:rsidR="00171714" w:rsidRPr="00171714">
        <w:rPr>
          <w:lang w:val="ru-RU"/>
        </w:rPr>
        <w:t>.</w:t>
      </w:r>
      <w:r w:rsidR="00171714" w:rsidRPr="00171714">
        <w:rPr>
          <w:noProof/>
          <w:lang w:val="ru-RU"/>
        </w:rPr>
        <w:t>1</w:t>
      </w:r>
      <w:r>
        <w:rPr>
          <w:lang w:val="ru-RU"/>
        </w:rPr>
        <w:fldChar w:fldCharType="end"/>
      </w:r>
      <w:r>
        <w:rPr>
          <w:lang w:val="ru-RU"/>
        </w:rPr>
        <w:t>;</w:t>
      </w:r>
    </w:p>
    <w:p w:rsidR="001A0F50" w:rsidRDefault="00361B19" w:rsidP="00361B19">
      <w:pPr>
        <w:pStyle w:val="a3"/>
        <w:numPr>
          <w:ilvl w:val="0"/>
          <w:numId w:val="6"/>
        </w:numPr>
        <w:jc w:val="both"/>
        <w:rPr>
          <w:lang w:val="ru-RU"/>
        </w:rPr>
      </w:pPr>
      <w:r>
        <w:rPr>
          <w:lang w:val="ru-RU"/>
        </w:rPr>
        <w:t xml:space="preserve">Автоматический расчет и определение значений выходных параметров, представленных в таблице </w:t>
      </w:r>
      <w:r>
        <w:rPr>
          <w:lang w:val="ru-RU"/>
        </w:rPr>
        <w:fldChar w:fldCharType="begin"/>
      </w:r>
      <w:r>
        <w:rPr>
          <w:lang w:val="ru-RU"/>
        </w:rPr>
        <w:instrText xml:space="preserve"> REF tbl_output_params_anal \h  \* MERGEFORMAT </w:instrText>
      </w:r>
      <w:r>
        <w:rPr>
          <w:lang w:val="ru-RU"/>
        </w:rPr>
      </w:r>
      <w:r>
        <w:rPr>
          <w:lang w:val="ru-RU"/>
        </w:rPr>
        <w:fldChar w:fldCharType="separate"/>
      </w:r>
      <w:r w:rsidR="00171714" w:rsidRPr="00171714">
        <w:rPr>
          <w:noProof/>
          <w:lang w:val="ru-RU"/>
        </w:rPr>
        <w:t>1</w:t>
      </w:r>
      <w:r w:rsidR="00171714" w:rsidRPr="00171714">
        <w:rPr>
          <w:lang w:val="ru-RU"/>
        </w:rPr>
        <w:t>.</w:t>
      </w:r>
      <w:r w:rsidR="00171714" w:rsidRPr="00171714">
        <w:rPr>
          <w:noProof/>
          <w:lang w:val="ru-RU"/>
        </w:rPr>
        <w:t>2</w:t>
      </w:r>
      <w:r>
        <w:rPr>
          <w:lang w:val="ru-RU"/>
        </w:rPr>
        <w:fldChar w:fldCharType="end"/>
      </w:r>
      <w:r>
        <w:rPr>
          <w:lang w:val="ru-RU"/>
        </w:rPr>
        <w:t>;</w:t>
      </w:r>
    </w:p>
    <w:p w:rsidR="00361B19" w:rsidRPr="00D27ACE" w:rsidRDefault="00361B19" w:rsidP="00361B19">
      <w:pPr>
        <w:pStyle w:val="a3"/>
        <w:numPr>
          <w:ilvl w:val="0"/>
          <w:numId w:val="6"/>
        </w:numPr>
        <w:jc w:val="both"/>
        <w:rPr>
          <w:lang w:val="ru-RU"/>
        </w:rPr>
      </w:pPr>
      <w:r>
        <w:rPr>
          <w:lang w:val="ru-RU"/>
        </w:rPr>
        <w:t>Наглядное представление полученных результатов.</w:t>
      </w:r>
    </w:p>
    <w:p w:rsidR="00D27ACE" w:rsidRDefault="00D27ACE" w:rsidP="00D27ACE">
      <w:pPr>
        <w:pStyle w:val="a3"/>
        <w:ind w:left="1080"/>
        <w:jc w:val="both"/>
        <w:rPr>
          <w:lang w:val="ru-RU"/>
        </w:rPr>
      </w:pPr>
    </w:p>
    <w:p w:rsidR="00116A58" w:rsidRPr="0093583D" w:rsidRDefault="00116A58" w:rsidP="00116A58">
      <w:pPr>
        <w:pStyle w:val="2"/>
        <w:rPr>
          <w:lang w:val="ru-RU"/>
        </w:rPr>
      </w:pPr>
      <w:bookmarkStart w:id="12" w:name="_Toc389395768"/>
      <w:r>
        <w:lastRenderedPageBreak/>
        <w:t>Обзор существующих оптимизационных продуктов</w:t>
      </w:r>
      <w:r w:rsidR="00954EFF">
        <w:rPr>
          <w:lang w:val="ru-RU"/>
        </w:rPr>
        <w:t xml:space="preserve"> и решений</w:t>
      </w:r>
      <w:bookmarkEnd w:id="12"/>
    </w:p>
    <w:p w:rsidR="00B87F49" w:rsidRDefault="0039732F" w:rsidP="00B87F49">
      <w:r>
        <w:t xml:space="preserve">В ходе анализа предметной области были рассмотрены некоторые существующие оптимизационные продукты и решения. В данном разделе приводится их описание, а также преимущества и недостатки по сравнению с разработанным </w:t>
      </w:r>
      <w:r w:rsidR="00595169">
        <w:t>программным комплексом</w:t>
      </w:r>
      <w:r>
        <w:t>.</w:t>
      </w:r>
    </w:p>
    <w:p w:rsidR="00484770" w:rsidRDefault="006E0D4B" w:rsidP="006E0D4B">
      <w:pPr>
        <w:pStyle w:val="3"/>
      </w:pPr>
      <w:bookmarkStart w:id="13" w:name="_Toc389395769"/>
      <w:r>
        <w:t>Система моделирования и оптимизации режимов работы электростанции</w:t>
      </w:r>
      <w:bookmarkEnd w:id="13"/>
    </w:p>
    <w:p w:rsidR="006E0D4B" w:rsidRPr="00F51DB3" w:rsidRDefault="0029442E" w:rsidP="006E0D4B">
      <w:r w:rsidRPr="0029442E">
        <w:t xml:space="preserve">В 2012 году в рамках проекта «Инновация 4 </w:t>
      </w:r>
      <w:proofErr w:type="spellStart"/>
      <w:r w:rsidRPr="0029442E">
        <w:t>Generation</w:t>
      </w:r>
      <w:proofErr w:type="spellEnd"/>
      <w:r w:rsidRPr="0029442E">
        <w:t xml:space="preserve">» 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r w:rsidR="006736B9" w:rsidRPr="006736B9">
        <w:t xml:space="preserve"> </w:t>
      </w:r>
      <w:r w:rsidR="006736B9" w:rsidRPr="006D7C4C">
        <w:t xml:space="preserve">  </w:t>
      </w:r>
      <w:r w:rsidRPr="0029442E">
        <w:t>«СМиОР »)</w:t>
      </w:r>
      <w:sdt>
        <w:sdtPr>
          <w:id w:val="1597433742"/>
          <w:citation/>
        </w:sdtPr>
        <w:sdtEndPr/>
        <w:sdtContent>
          <w:r w:rsidR="007A7353">
            <w:fldChar w:fldCharType="begin"/>
          </w:r>
          <w:r w:rsidR="007A7353" w:rsidRPr="007A7353">
            <w:instrText xml:space="preserve"> </w:instrText>
          </w:r>
          <w:r w:rsidR="007A7353">
            <w:rPr>
              <w:lang w:val="en-US"/>
            </w:rPr>
            <w:instrText>CITATION</w:instrText>
          </w:r>
          <w:r w:rsidR="007A7353" w:rsidRPr="007A7353">
            <w:instrText xml:space="preserve"> КРО12 \</w:instrText>
          </w:r>
          <w:r w:rsidR="007A7353">
            <w:rPr>
              <w:lang w:val="en-US"/>
            </w:rPr>
            <w:instrText>l</w:instrText>
          </w:r>
          <w:r w:rsidR="007A7353" w:rsidRPr="007A7353">
            <w:instrText xml:space="preserve"> 1033 </w:instrText>
          </w:r>
          <w:r w:rsidR="007A7353">
            <w:fldChar w:fldCharType="separate"/>
          </w:r>
          <w:r w:rsidR="009648CB" w:rsidRPr="009648CB">
            <w:rPr>
              <w:noProof/>
            </w:rPr>
            <w:t xml:space="preserve"> [2]</w:t>
          </w:r>
          <w:r w:rsidR="007A7353">
            <w:fldChar w:fldCharType="end"/>
          </w:r>
        </w:sdtContent>
      </w:sdt>
      <w:r w:rsidR="007A7353" w:rsidRPr="00F51DB3">
        <w:t>.</w:t>
      </w:r>
    </w:p>
    <w:p w:rsidR="00AE5D4C" w:rsidRPr="00AE5D4C" w:rsidRDefault="00D54C50" w:rsidP="00AE5D4C">
      <w:r>
        <w:t>Основной бизнес-процесс, в</w:t>
      </w:r>
      <w:r w:rsidR="00AE5D4C">
        <w:t>ходящий в состав «СМиОР»</w:t>
      </w:r>
      <w:r w:rsidR="00820C4F">
        <w:t>,</w:t>
      </w:r>
      <w:r w:rsidR="00AE5D4C">
        <w:t xml:space="preserve"> - «</w:t>
      </w:r>
      <w:r w:rsidR="00AE5D4C">
        <w:rPr>
          <w:lang w:val="en-US"/>
        </w:rPr>
        <w:t>I</w:t>
      </w:r>
      <w:r w:rsidR="00AE5D4C" w:rsidRPr="00AE5D4C">
        <w:t>4</w:t>
      </w:r>
      <w:r w:rsidR="00AE5D4C">
        <w:rPr>
          <w:lang w:val="en-US"/>
        </w:rPr>
        <w:t>Plan</w:t>
      </w:r>
      <w:r w:rsidR="00AE5D4C">
        <w:t>». Он отвечает за определение планового состава оборудования, а также за оптимальное  распределение нагрузок между котлоагрегатами.</w:t>
      </w:r>
    </w:p>
    <w:p w:rsidR="00484770" w:rsidRDefault="005D7D56" w:rsidP="00826168">
      <w:r>
        <w:t>При решении задачи оптимизации с помощью «СМиОР» создавалась имитационная модель (путем замены реальных объектов моделирующими элементами, которые имитируют определенные характеристики либо свойства этих объектов) ТЭЦ-20 Мосэнерго.</w:t>
      </w:r>
      <w:r w:rsidR="00826168">
        <w:t xml:space="preserve"> Для создания такой модели была выбрана программа </w:t>
      </w:r>
      <w:proofErr w:type="spellStart"/>
      <w:r w:rsidR="00826168">
        <w:t>Thermoflex</w:t>
      </w:r>
      <w:proofErr w:type="spellEnd"/>
      <w:r w:rsidR="00826168">
        <w:t xml:space="preserve"> от компании </w:t>
      </w:r>
      <w:proofErr w:type="spellStart"/>
      <w:r w:rsidR="00826168">
        <w:t>Thermoflow</w:t>
      </w:r>
      <w:proofErr w:type="spellEnd"/>
      <w:r w:rsidR="00826168">
        <w:t xml:space="preserve"> (США). Компания </w:t>
      </w:r>
      <w:proofErr w:type="spellStart"/>
      <w:r w:rsidR="00826168">
        <w:t>Thermoflow</w:t>
      </w:r>
      <w:proofErr w:type="spellEnd"/>
      <w:r w:rsidR="00826168">
        <w:t xml:space="preserve"> является мировым лидером в разработке программного обеспечения для инженерных расчетов  в области  тепловой энергетики. Программа </w:t>
      </w:r>
      <w:proofErr w:type="spellStart"/>
      <w:r w:rsidR="00826168">
        <w:t>Thermoflex</w:t>
      </w:r>
      <w:proofErr w:type="spellEnd"/>
      <w:r w:rsidR="00826168">
        <w:t xml:space="preserve"> позволяет создавать с помощью базового набора элементов (котлов, тур</w:t>
      </w:r>
      <w:r w:rsidR="00393E3F">
        <w:t>бин и т.д.) физическую модель, и</w:t>
      </w:r>
      <w:r w:rsidR="00826168">
        <w:t xml:space="preserve">митирующую процессы </w:t>
      </w:r>
      <w:proofErr w:type="spellStart"/>
      <w:r w:rsidR="00826168">
        <w:t>тепломассообмена</w:t>
      </w:r>
      <w:proofErr w:type="spellEnd"/>
      <w:r w:rsidR="00826168">
        <w:t>, происходящие на тепловых электростанциях.</w:t>
      </w:r>
    </w:p>
    <w:p w:rsidR="00CA0437" w:rsidRDefault="00CA0437" w:rsidP="00826168">
      <w:r>
        <w:t>Построенная имитационная модель учитывалась для уточнения режимов и сведения материальных и тепловых балансов.</w:t>
      </w:r>
    </w:p>
    <w:p w:rsidR="00B3024D" w:rsidRPr="00B372CA" w:rsidRDefault="00B3024D" w:rsidP="00826168">
      <w:r w:rsidRPr="00B3024D">
        <w:t>Для нахождения оптимального распределения нагрузок между оборудованием ТЭЦ выбран программный продукт ILOG ODM разработки компании IBM.</w:t>
      </w:r>
      <w:r>
        <w:t xml:space="preserve"> Этот продукт </w:t>
      </w:r>
      <w:proofErr w:type="gramStart"/>
      <w:r>
        <w:t>представляет из себя</w:t>
      </w:r>
      <w:proofErr w:type="gramEnd"/>
      <w:r>
        <w:t xml:space="preserve"> гибкую платформу для планирования производства, предоставляет возможность сценарного анализа, имеет встроенный оптимизационный модуль</w:t>
      </w:r>
      <w:r w:rsidR="00392C11">
        <w:t xml:space="preserve"> </w:t>
      </w:r>
      <w:r w:rsidR="00392C11">
        <w:rPr>
          <w:lang w:val="en-US"/>
        </w:rPr>
        <w:t>IBM</w:t>
      </w:r>
      <w:r w:rsidR="00392C11" w:rsidRPr="00392C11">
        <w:t xml:space="preserve"> </w:t>
      </w:r>
      <w:r w:rsidR="00392C11">
        <w:rPr>
          <w:lang w:val="en-US"/>
        </w:rPr>
        <w:t>ILOG</w:t>
      </w:r>
      <w:r w:rsidR="00392C11" w:rsidRPr="00392C11">
        <w:t xml:space="preserve"> </w:t>
      </w:r>
      <w:r w:rsidR="00392C11">
        <w:rPr>
          <w:lang w:val="en-US"/>
        </w:rPr>
        <w:t>CPLEX</w:t>
      </w:r>
      <w:r w:rsidR="00B372CA">
        <w:t xml:space="preserve">, модуль визуализации </w:t>
      </w:r>
      <w:r w:rsidR="00B372CA">
        <w:rPr>
          <w:lang w:val="en-US"/>
        </w:rPr>
        <w:t>IBM</w:t>
      </w:r>
      <w:r w:rsidR="00B372CA" w:rsidRPr="00C57D4F">
        <w:t xml:space="preserve"> </w:t>
      </w:r>
      <w:r w:rsidR="00B372CA">
        <w:rPr>
          <w:lang w:val="en-US"/>
        </w:rPr>
        <w:t>ILOG</w:t>
      </w:r>
      <w:r w:rsidR="00B372CA" w:rsidRPr="00C57D4F">
        <w:t xml:space="preserve"> </w:t>
      </w:r>
      <w:proofErr w:type="spellStart"/>
      <w:r w:rsidR="00B372CA">
        <w:rPr>
          <w:lang w:val="en-US"/>
        </w:rPr>
        <w:t>JViews</w:t>
      </w:r>
      <w:proofErr w:type="spellEnd"/>
      <w:r>
        <w:t>.</w:t>
      </w:r>
    </w:p>
    <w:p w:rsidR="00392C11" w:rsidRPr="005660BE" w:rsidRDefault="00392C11" w:rsidP="00826168">
      <w:r>
        <w:rPr>
          <w:lang w:val="en-US"/>
        </w:rPr>
        <w:lastRenderedPageBreak/>
        <w:t>IBM</w:t>
      </w:r>
      <w:r w:rsidRPr="00392C11">
        <w:t xml:space="preserve"> </w:t>
      </w:r>
      <w:r>
        <w:rPr>
          <w:lang w:val="en-US"/>
        </w:rPr>
        <w:t>ILOG</w:t>
      </w:r>
      <w:r w:rsidRPr="00392C11">
        <w:t xml:space="preserve"> </w:t>
      </w:r>
      <w:r>
        <w:rPr>
          <w:lang w:val="en-US"/>
        </w:rPr>
        <w:t>CPLEX</w:t>
      </w:r>
      <w:r w:rsidRPr="00392C11">
        <w:t xml:space="preserve"> – </w:t>
      </w:r>
      <w:r>
        <w:t>это программное средство оптимизации, специально разработанное для математического программирования. Формализует задачу оптимизации в математических выражениях.</w:t>
      </w:r>
    </w:p>
    <w:p w:rsidR="00C57D4F" w:rsidRPr="009E0195" w:rsidRDefault="00C57D4F" w:rsidP="00826168">
      <w:r>
        <w:rPr>
          <w:lang w:val="en-US"/>
        </w:rPr>
        <w:t>IBM</w:t>
      </w:r>
      <w:r w:rsidRPr="00C57D4F">
        <w:t xml:space="preserve"> </w:t>
      </w:r>
      <w:r>
        <w:rPr>
          <w:lang w:val="en-US"/>
        </w:rPr>
        <w:t>ILOG</w:t>
      </w:r>
      <w:r w:rsidRPr="00C57D4F">
        <w:t xml:space="preserve"> </w:t>
      </w:r>
      <w:proofErr w:type="spellStart"/>
      <w:r>
        <w:rPr>
          <w:lang w:val="en-US"/>
        </w:rPr>
        <w:t>JViews</w:t>
      </w:r>
      <w:proofErr w:type="spellEnd"/>
      <w:r w:rsidRPr="00C57D4F">
        <w:t xml:space="preserve"> - является системой развития визуализации и представления данных, основанной на </w:t>
      </w:r>
      <w:r w:rsidRPr="00C57D4F">
        <w:rPr>
          <w:lang w:val="en-US"/>
        </w:rPr>
        <w:t>java</w:t>
      </w:r>
      <w:r w:rsidRPr="00C57D4F">
        <w:t xml:space="preserve">. </w:t>
      </w:r>
      <w:r w:rsidRPr="0093583D">
        <w:t xml:space="preserve">Поддерживается широкий набор диаграмм - </w:t>
      </w:r>
      <w:proofErr w:type="spellStart"/>
      <w:r w:rsidRPr="0093583D">
        <w:t>Гантта</w:t>
      </w:r>
      <w:proofErr w:type="spellEnd"/>
      <w:r w:rsidRPr="0093583D">
        <w:t>, графов, карт.</w:t>
      </w:r>
      <w:r w:rsidR="00445786" w:rsidRPr="009E0195">
        <w:t xml:space="preserve"> </w:t>
      </w:r>
    </w:p>
    <w:p w:rsidR="0074386A" w:rsidRDefault="0074386A" w:rsidP="00826168">
      <w:r>
        <w:t xml:space="preserve">При решении задачи оптимизации с помощью «СМиОР» учитывались входные данные, аналогичные данным, описанным в таблице </w:t>
      </w:r>
      <w:r>
        <w:fldChar w:fldCharType="begin"/>
      </w:r>
      <w:r>
        <w:instrText xml:space="preserve"> REF tbl_input_params_anal \h </w:instrText>
      </w:r>
      <w:r>
        <w:fldChar w:fldCharType="separate"/>
      </w:r>
      <w:r w:rsidR="00171714">
        <w:rPr>
          <w:noProof/>
        </w:rPr>
        <w:t>1</w:t>
      </w:r>
      <w:r w:rsidR="00171714">
        <w:t>.</w:t>
      </w:r>
      <w:r w:rsidR="00171714">
        <w:rPr>
          <w:noProof/>
        </w:rPr>
        <w:t>1</w:t>
      </w:r>
      <w:r>
        <w:fldChar w:fldCharType="end"/>
      </w:r>
      <w:r>
        <w:t xml:space="preserve"> (за исключением коэффициентов относительной важности критериев), а также ограничения, представленные в таблице </w:t>
      </w:r>
      <w:r>
        <w:fldChar w:fldCharType="begin"/>
      </w:r>
      <w:r>
        <w:instrText xml:space="preserve"> REF tbl_constr_anal \h </w:instrText>
      </w:r>
      <w:r>
        <w:fldChar w:fldCharType="separate"/>
      </w:r>
      <w:r w:rsidR="00171714">
        <w:rPr>
          <w:noProof/>
        </w:rPr>
        <w:t>1</w:t>
      </w:r>
      <w:r w:rsidR="00171714">
        <w:t>.</w:t>
      </w:r>
      <w:r w:rsidR="00171714">
        <w:rPr>
          <w:noProof/>
        </w:rPr>
        <w:t>3</w:t>
      </w:r>
      <w:r>
        <w:fldChar w:fldCharType="end"/>
      </w:r>
      <w:r>
        <w:t>. В качестве критерия оптимизации был выбран расход топлива котлоагрегатами.</w:t>
      </w:r>
    </w:p>
    <w:p w:rsidR="0066107F" w:rsidRDefault="0066107F" w:rsidP="00826168">
      <w:r>
        <w:t>Приведем достоинства и недостатки «СМиОР» по сравнению с разработанным программным комплексом.</w:t>
      </w:r>
    </w:p>
    <w:p w:rsidR="00EE16F4" w:rsidRDefault="00EE16F4" w:rsidP="00826168">
      <w:pPr>
        <w:rPr>
          <w:b/>
        </w:rPr>
      </w:pPr>
      <w:r w:rsidRPr="00EE16F4">
        <w:rPr>
          <w:b/>
        </w:rPr>
        <w:t>Достоинства:</w:t>
      </w:r>
    </w:p>
    <w:p w:rsidR="00EE16F4" w:rsidRPr="00FF4D77" w:rsidRDefault="00FF4D77" w:rsidP="00471D65">
      <w:pPr>
        <w:pStyle w:val="a3"/>
        <w:numPr>
          <w:ilvl w:val="0"/>
          <w:numId w:val="10"/>
        </w:numPr>
        <w:jc w:val="both"/>
      </w:pPr>
      <w:r>
        <w:rPr>
          <w:lang w:val="ru-RU"/>
        </w:rPr>
        <w:t>Использование имитационного моделирования;</w:t>
      </w:r>
    </w:p>
    <w:p w:rsidR="00FF4D77" w:rsidRDefault="00FF4D77" w:rsidP="00471D65">
      <w:pPr>
        <w:pStyle w:val="a3"/>
        <w:numPr>
          <w:ilvl w:val="0"/>
          <w:numId w:val="10"/>
        </w:numPr>
        <w:jc w:val="both"/>
        <w:rPr>
          <w:lang w:val="ru-RU"/>
        </w:rPr>
      </w:pPr>
      <w:r>
        <w:rPr>
          <w:lang w:val="ru-RU"/>
        </w:rPr>
        <w:t xml:space="preserve">Мощный встроенный оптимизационный модуль </w:t>
      </w:r>
      <w:r>
        <w:t>IBM</w:t>
      </w:r>
      <w:r w:rsidRPr="00392C11">
        <w:rPr>
          <w:lang w:val="ru-RU"/>
        </w:rPr>
        <w:t xml:space="preserve"> </w:t>
      </w:r>
      <w:r>
        <w:t>ILOG</w:t>
      </w:r>
      <w:r w:rsidRPr="00392C11">
        <w:rPr>
          <w:lang w:val="ru-RU"/>
        </w:rPr>
        <w:t xml:space="preserve"> </w:t>
      </w:r>
      <w:r>
        <w:t>CPLEX</w:t>
      </w:r>
      <w:r>
        <w:rPr>
          <w:lang w:val="ru-RU"/>
        </w:rPr>
        <w:t>;</w:t>
      </w:r>
    </w:p>
    <w:p w:rsidR="00FF4D77" w:rsidRDefault="00FF4D77" w:rsidP="00471D65">
      <w:pPr>
        <w:pStyle w:val="a3"/>
        <w:numPr>
          <w:ilvl w:val="0"/>
          <w:numId w:val="10"/>
        </w:numPr>
        <w:jc w:val="both"/>
        <w:rPr>
          <w:lang w:val="ru-RU"/>
        </w:rPr>
      </w:pPr>
      <w:r>
        <w:rPr>
          <w:lang w:val="ru-RU"/>
        </w:rPr>
        <w:t xml:space="preserve">Функциональный модуль визуализации результатов </w:t>
      </w:r>
      <w:r>
        <w:t>IBM</w:t>
      </w:r>
      <w:r w:rsidRPr="00C57D4F">
        <w:rPr>
          <w:lang w:val="ru-RU"/>
        </w:rPr>
        <w:t xml:space="preserve"> </w:t>
      </w:r>
      <w:r>
        <w:t>ILOG</w:t>
      </w:r>
      <w:r w:rsidRPr="00C57D4F">
        <w:rPr>
          <w:lang w:val="ru-RU"/>
        </w:rPr>
        <w:t xml:space="preserve"> </w:t>
      </w:r>
      <w:proofErr w:type="spellStart"/>
      <w:r>
        <w:t>JViews</w:t>
      </w:r>
      <w:proofErr w:type="spellEnd"/>
      <w:r>
        <w:rPr>
          <w:lang w:val="ru-RU"/>
        </w:rPr>
        <w:t>;</w:t>
      </w:r>
    </w:p>
    <w:p w:rsidR="00FF4D77" w:rsidRDefault="00FF4D77" w:rsidP="00471D65">
      <w:pPr>
        <w:pStyle w:val="a3"/>
        <w:numPr>
          <w:ilvl w:val="0"/>
          <w:numId w:val="10"/>
        </w:numPr>
        <w:jc w:val="both"/>
        <w:rPr>
          <w:lang w:val="ru-RU"/>
        </w:rPr>
      </w:pPr>
      <w:r>
        <w:rPr>
          <w:lang w:val="ru-RU"/>
        </w:rPr>
        <w:t>Возможность расчета и сравнения нескольких сценариев.</w:t>
      </w:r>
    </w:p>
    <w:p w:rsidR="00471D65" w:rsidRDefault="00471D65" w:rsidP="00471D65">
      <w:pPr>
        <w:ind w:left="720" w:firstLine="0"/>
        <w:rPr>
          <w:b/>
        </w:rPr>
      </w:pPr>
      <w:r w:rsidRPr="00471D65">
        <w:rPr>
          <w:b/>
        </w:rPr>
        <w:t>Недостатки:</w:t>
      </w:r>
    </w:p>
    <w:p w:rsidR="00471D65" w:rsidRPr="00FE1391" w:rsidRDefault="00FE1391" w:rsidP="00874410">
      <w:pPr>
        <w:pStyle w:val="a3"/>
        <w:numPr>
          <w:ilvl w:val="0"/>
          <w:numId w:val="11"/>
        </w:numPr>
        <w:jc w:val="both"/>
        <w:rPr>
          <w:lang w:val="ru-RU"/>
        </w:rPr>
      </w:pPr>
      <w:r>
        <w:rPr>
          <w:lang w:val="ru-RU"/>
        </w:rPr>
        <w:t>Использование дорогостоящих продуктов (</w:t>
      </w:r>
      <w:r>
        <w:t>IBM</w:t>
      </w:r>
      <w:r w:rsidRPr="00FE1391">
        <w:rPr>
          <w:lang w:val="ru-RU"/>
        </w:rPr>
        <w:t xml:space="preserve"> </w:t>
      </w:r>
      <w:r>
        <w:t>ILOG</w:t>
      </w:r>
      <w:r w:rsidRPr="00FE1391">
        <w:rPr>
          <w:lang w:val="ru-RU"/>
        </w:rPr>
        <w:t xml:space="preserve">, </w:t>
      </w:r>
      <w:proofErr w:type="spellStart"/>
      <w:r>
        <w:t>Thermoflex</w:t>
      </w:r>
      <w:proofErr w:type="spellEnd"/>
      <w:r w:rsidRPr="00FE1391">
        <w:rPr>
          <w:lang w:val="ru-RU"/>
        </w:rPr>
        <w:t>);</w:t>
      </w:r>
    </w:p>
    <w:p w:rsidR="00FE1391" w:rsidRDefault="00FE1391" w:rsidP="00874410">
      <w:pPr>
        <w:pStyle w:val="a3"/>
        <w:numPr>
          <w:ilvl w:val="0"/>
          <w:numId w:val="11"/>
        </w:numPr>
        <w:jc w:val="both"/>
        <w:rPr>
          <w:lang w:val="ru-RU"/>
        </w:rPr>
      </w:pPr>
      <w:r>
        <w:rPr>
          <w:lang w:val="ru-RU"/>
        </w:rPr>
        <w:t>Оптимизация по одному критерию (расход топлива);</w:t>
      </w:r>
    </w:p>
    <w:p w:rsidR="00471D65" w:rsidRPr="0093583D" w:rsidRDefault="00FE1391" w:rsidP="00874410">
      <w:pPr>
        <w:pStyle w:val="a3"/>
        <w:numPr>
          <w:ilvl w:val="0"/>
          <w:numId w:val="11"/>
        </w:numPr>
        <w:jc w:val="both"/>
        <w:rPr>
          <w:lang w:val="ru-RU"/>
        </w:rPr>
      </w:pPr>
      <w:r>
        <w:rPr>
          <w:lang w:val="ru-RU"/>
        </w:rPr>
        <w:t>Отсутствует учет информации об относительной важности критериев.</w:t>
      </w:r>
    </w:p>
    <w:p w:rsidR="0093583D" w:rsidRDefault="002B1026" w:rsidP="002B1026">
      <w:pPr>
        <w:pStyle w:val="3"/>
      </w:pPr>
      <w:bookmarkStart w:id="14" w:name="_Toc389395770"/>
      <w:r>
        <w:t>Программный комплекс для оптимизации режимов работы тепловых электростанций</w:t>
      </w:r>
      <w:bookmarkEnd w:id="14"/>
    </w:p>
    <w:p w:rsidR="002B1026" w:rsidRDefault="006A0FAD" w:rsidP="002B1026">
      <w:r>
        <w:t xml:space="preserve">В статье </w:t>
      </w:r>
      <w:sdt>
        <w:sdtPr>
          <w:id w:val="1191414562"/>
          <w:citation/>
        </w:sdtPr>
        <w:sdtEndPr/>
        <w:sdtContent>
          <w:r>
            <w:fldChar w:fldCharType="begin"/>
          </w:r>
          <w:r>
            <w:instrText xml:space="preserve"> CITATION Ива08 \l 1049 </w:instrText>
          </w:r>
          <w:r>
            <w:fldChar w:fldCharType="separate"/>
          </w:r>
          <w:r w:rsidR="009648CB">
            <w:rPr>
              <w:noProof/>
            </w:rPr>
            <w:t>[3]</w:t>
          </w:r>
          <w:r>
            <w:fldChar w:fldCharType="end"/>
          </w:r>
        </w:sdtContent>
      </w:sdt>
      <w:r>
        <w:t xml:space="preserve"> приводится описание и внешний вид программного комплекса для оптимизации краткосрочных режимов тепловых электрических станций. В качестве языка программирования используется </w:t>
      </w:r>
      <w:r>
        <w:rPr>
          <w:lang w:val="en-US"/>
        </w:rPr>
        <w:t>C</w:t>
      </w:r>
      <w:r w:rsidRPr="00F81EC2">
        <w:t xml:space="preserve">++, </w:t>
      </w:r>
      <w:r>
        <w:t xml:space="preserve">база данных сформирована на </w:t>
      </w:r>
      <w:r>
        <w:rPr>
          <w:lang w:val="en-US"/>
        </w:rPr>
        <w:t>Microsoft</w:t>
      </w:r>
      <w:r w:rsidRPr="00F81EC2">
        <w:t xml:space="preserve"> </w:t>
      </w:r>
      <w:r>
        <w:rPr>
          <w:lang w:val="en-US"/>
        </w:rPr>
        <w:t>SQL</w:t>
      </w:r>
      <w:r w:rsidRPr="00F81EC2">
        <w:t>.</w:t>
      </w:r>
    </w:p>
    <w:p w:rsidR="00112906" w:rsidRDefault="00112906" w:rsidP="002B1026">
      <w:r>
        <w:t xml:space="preserve">Авторы приводят подробное описание алгоритма оптимизации в </w:t>
      </w:r>
      <w:sdt>
        <w:sdtPr>
          <w:id w:val="-1862963983"/>
          <w:citation/>
        </w:sdtPr>
        <w:sdtEndPr/>
        <w:sdtContent>
          <w:r>
            <w:fldChar w:fldCharType="begin"/>
          </w:r>
          <w:r>
            <w:instrText xml:space="preserve"> CITATION Ива081 \l 1049 </w:instrText>
          </w:r>
          <w:r>
            <w:fldChar w:fldCharType="separate"/>
          </w:r>
          <w:r w:rsidR="009648CB">
            <w:rPr>
              <w:noProof/>
            </w:rPr>
            <w:t>[4]</w:t>
          </w:r>
          <w:r>
            <w:fldChar w:fldCharType="end"/>
          </w:r>
        </w:sdtContent>
      </w:sdt>
      <w:r>
        <w:t xml:space="preserve">. </w:t>
      </w:r>
    </w:p>
    <w:p w:rsidR="00FF5ABD" w:rsidRDefault="00FF5ABD" w:rsidP="002B1026">
      <w:r>
        <w:t xml:space="preserve">Среди основных возможностей данного программного комплекса можно выделить </w:t>
      </w:r>
      <w:proofErr w:type="gramStart"/>
      <w:r>
        <w:t>следующие</w:t>
      </w:r>
      <w:proofErr w:type="gramEnd"/>
      <w:r>
        <w:t>:</w:t>
      </w:r>
    </w:p>
    <w:p w:rsidR="00FF5ABD" w:rsidRPr="001005B8" w:rsidRDefault="001005B8" w:rsidP="001005B8">
      <w:pPr>
        <w:pStyle w:val="a3"/>
        <w:numPr>
          <w:ilvl w:val="0"/>
          <w:numId w:val="12"/>
        </w:numPr>
        <w:jc w:val="both"/>
        <w:rPr>
          <w:lang w:val="ru-RU"/>
        </w:rPr>
      </w:pPr>
      <w:r>
        <w:rPr>
          <w:lang w:val="ru-RU"/>
        </w:rPr>
        <w:t>Автоматическое оптимальное распределение нагрузок между основным оборудованием электростанции;</w:t>
      </w:r>
    </w:p>
    <w:p w:rsidR="001005B8" w:rsidRDefault="001005B8" w:rsidP="001005B8">
      <w:pPr>
        <w:pStyle w:val="a3"/>
        <w:numPr>
          <w:ilvl w:val="0"/>
          <w:numId w:val="12"/>
        </w:numPr>
        <w:jc w:val="both"/>
        <w:rPr>
          <w:lang w:val="ru-RU"/>
        </w:rPr>
      </w:pPr>
      <w:r>
        <w:rPr>
          <w:lang w:val="ru-RU"/>
        </w:rPr>
        <w:t>Моделирование режимов работы станции при различных тепловых и электрических нагрузках с определением количества затрат топлива;</w:t>
      </w:r>
    </w:p>
    <w:p w:rsidR="001005B8" w:rsidRDefault="001005B8" w:rsidP="001005B8">
      <w:pPr>
        <w:pStyle w:val="a3"/>
        <w:numPr>
          <w:ilvl w:val="0"/>
          <w:numId w:val="12"/>
        </w:numPr>
        <w:jc w:val="both"/>
        <w:rPr>
          <w:lang w:val="ru-RU"/>
        </w:rPr>
      </w:pPr>
      <w:r>
        <w:rPr>
          <w:lang w:val="ru-RU"/>
        </w:rPr>
        <w:lastRenderedPageBreak/>
        <w:t>Хранение данных о режимах работы станции и часовом расходе топлива;</w:t>
      </w:r>
    </w:p>
    <w:p w:rsidR="001005B8" w:rsidRDefault="001005B8" w:rsidP="001005B8">
      <w:pPr>
        <w:pStyle w:val="a3"/>
        <w:numPr>
          <w:ilvl w:val="0"/>
          <w:numId w:val="12"/>
        </w:numPr>
        <w:jc w:val="both"/>
        <w:rPr>
          <w:lang w:val="ru-RU"/>
        </w:rPr>
      </w:pPr>
      <w:r>
        <w:rPr>
          <w:lang w:val="ru-RU"/>
        </w:rPr>
        <w:t>Анализ работы электростанции (просмотр информации о загрузке по отдельности каждого агрегата, станции в целом, количестве требуемого топлива и т.д.);</w:t>
      </w:r>
    </w:p>
    <w:p w:rsidR="001005B8" w:rsidRPr="001005B8" w:rsidRDefault="001005B8" w:rsidP="001005B8">
      <w:pPr>
        <w:pStyle w:val="a3"/>
        <w:numPr>
          <w:ilvl w:val="0"/>
          <w:numId w:val="12"/>
        </w:numPr>
        <w:jc w:val="both"/>
        <w:rPr>
          <w:lang w:val="ru-RU"/>
        </w:rPr>
      </w:pPr>
      <w:r>
        <w:rPr>
          <w:lang w:val="ru-RU"/>
        </w:rPr>
        <w:t>Формирование заявки для Администратора торговой системы.</w:t>
      </w:r>
    </w:p>
    <w:p w:rsidR="00653908" w:rsidRDefault="00653908" w:rsidP="002B1026">
      <w:r>
        <w:t xml:space="preserve">Выделим достоинства и недостатки данного программного комплекса по сравнению с </w:t>
      </w:r>
      <w:proofErr w:type="gramStart"/>
      <w:r>
        <w:t>разработанным</w:t>
      </w:r>
      <w:proofErr w:type="gramEnd"/>
      <w:r>
        <w:t>.</w:t>
      </w:r>
    </w:p>
    <w:p w:rsidR="00D13A97" w:rsidRPr="00D13A97" w:rsidRDefault="00D13A97" w:rsidP="002B1026">
      <w:pPr>
        <w:rPr>
          <w:b/>
        </w:rPr>
      </w:pPr>
      <w:r w:rsidRPr="00D13A97">
        <w:rPr>
          <w:b/>
        </w:rPr>
        <w:t>Достоинства:</w:t>
      </w:r>
    </w:p>
    <w:p w:rsidR="00F81EC2" w:rsidRDefault="00D13A97" w:rsidP="00D13A97">
      <w:pPr>
        <w:pStyle w:val="a3"/>
        <w:numPr>
          <w:ilvl w:val="0"/>
          <w:numId w:val="13"/>
        </w:numPr>
        <w:jc w:val="both"/>
        <w:rPr>
          <w:lang w:val="ru-RU"/>
        </w:rPr>
      </w:pPr>
      <w:r>
        <w:rPr>
          <w:lang w:val="ru-RU"/>
        </w:rPr>
        <w:t>Возможность динамической оптимизации и оптимизации на заданном оборудовании;</w:t>
      </w:r>
    </w:p>
    <w:p w:rsidR="00D13A97" w:rsidRDefault="00D13A97" w:rsidP="00D13A97">
      <w:pPr>
        <w:pStyle w:val="a3"/>
        <w:numPr>
          <w:ilvl w:val="0"/>
          <w:numId w:val="13"/>
        </w:numPr>
        <w:jc w:val="both"/>
        <w:rPr>
          <w:lang w:val="ru-RU"/>
        </w:rPr>
      </w:pPr>
      <w:r>
        <w:rPr>
          <w:lang w:val="ru-RU"/>
        </w:rPr>
        <w:t>Использование базы данных для хранения информации о режимах работы станции и часовом расходе топлива;</w:t>
      </w:r>
    </w:p>
    <w:p w:rsidR="00BD6CDA" w:rsidRPr="00D27ACE" w:rsidRDefault="00D13A97" w:rsidP="00D27ACE">
      <w:pPr>
        <w:pStyle w:val="a3"/>
        <w:numPr>
          <w:ilvl w:val="0"/>
          <w:numId w:val="13"/>
        </w:numPr>
        <w:jc w:val="both"/>
        <w:rPr>
          <w:lang w:val="ru-RU"/>
        </w:rPr>
      </w:pPr>
      <w:r>
        <w:rPr>
          <w:lang w:val="ru-RU"/>
        </w:rPr>
        <w:t>Наличие ручного модуля распределения нагрузок персоналом (используется для проверки эффективности программного комплекса).</w:t>
      </w:r>
    </w:p>
    <w:p w:rsidR="00553E41" w:rsidRDefault="00553E41" w:rsidP="00553E41">
      <w:pPr>
        <w:rPr>
          <w:b/>
        </w:rPr>
      </w:pPr>
      <w:r w:rsidRPr="00553E41">
        <w:rPr>
          <w:b/>
        </w:rPr>
        <w:t>Недостатки:</w:t>
      </w:r>
    </w:p>
    <w:p w:rsidR="008042AD" w:rsidRDefault="008042AD" w:rsidP="00874410">
      <w:pPr>
        <w:pStyle w:val="a3"/>
        <w:numPr>
          <w:ilvl w:val="0"/>
          <w:numId w:val="14"/>
        </w:numPr>
        <w:jc w:val="both"/>
        <w:rPr>
          <w:lang w:val="ru-RU"/>
        </w:rPr>
      </w:pPr>
      <w:r>
        <w:rPr>
          <w:lang w:val="ru-RU"/>
        </w:rPr>
        <w:t>Оптимизация по одному критерию (расход топлива);</w:t>
      </w:r>
    </w:p>
    <w:p w:rsidR="006830C6" w:rsidRPr="00546510" w:rsidRDefault="008042AD" w:rsidP="005A427E">
      <w:pPr>
        <w:pStyle w:val="a3"/>
        <w:numPr>
          <w:ilvl w:val="0"/>
          <w:numId w:val="14"/>
        </w:numPr>
        <w:jc w:val="both"/>
        <w:rPr>
          <w:lang w:val="ru-RU"/>
        </w:rPr>
      </w:pPr>
      <w:r>
        <w:rPr>
          <w:lang w:val="ru-RU"/>
        </w:rPr>
        <w:t>Отсутствует учет информации об относительной важности критериев.</w:t>
      </w:r>
    </w:p>
    <w:p w:rsidR="00546510" w:rsidRPr="00546510" w:rsidRDefault="00546510" w:rsidP="00546510">
      <w:pPr>
        <w:pStyle w:val="a3"/>
        <w:ind w:left="1080"/>
        <w:jc w:val="both"/>
        <w:rPr>
          <w:lang w:val="ru-RU"/>
        </w:rPr>
      </w:pPr>
    </w:p>
    <w:p w:rsidR="0093583D" w:rsidRDefault="00324E8A" w:rsidP="00324E8A">
      <w:pPr>
        <w:pStyle w:val="3"/>
      </w:pPr>
      <w:bookmarkStart w:id="15" w:name="_Toc389395771"/>
      <w:r>
        <w:t>Программный комплекс «ТЭС-Эксперт»</w:t>
      </w:r>
      <w:bookmarkEnd w:id="15"/>
    </w:p>
    <w:p w:rsidR="00FD485C" w:rsidRDefault="00FD485C" w:rsidP="00FD485C">
      <w:r>
        <w:t xml:space="preserve">В статье </w:t>
      </w:r>
      <w:sdt>
        <w:sdtPr>
          <w:id w:val="795404815"/>
          <w:citation/>
        </w:sdtPr>
        <w:sdtEndPr/>
        <w:sdtContent>
          <w:r>
            <w:fldChar w:fldCharType="begin"/>
          </w:r>
          <w:r>
            <w:instrText xml:space="preserve"> CITATION Бор08 \l 1049 </w:instrText>
          </w:r>
          <w:r>
            <w:fldChar w:fldCharType="separate"/>
          </w:r>
          <w:r w:rsidR="009648CB">
            <w:rPr>
              <w:noProof/>
            </w:rPr>
            <w:t>[5]</w:t>
          </w:r>
          <w:r>
            <w:fldChar w:fldCharType="end"/>
          </w:r>
        </w:sdtContent>
      </w:sdt>
      <w:r>
        <w:t xml:space="preserve"> приведено описание программного комплекса «ТЭС-Эксперт», разработанного для оптимального ведения режима работы теплоэлектроцентрали.</w:t>
      </w:r>
      <w:r w:rsidR="00E63CE7">
        <w:t xml:space="preserve"> </w:t>
      </w:r>
    </w:p>
    <w:p w:rsidR="00E63CE7" w:rsidRDefault="00E63CE7" w:rsidP="00FD485C">
      <w:r>
        <w:t xml:space="preserve">Данный комплекс внедрен на Владимирской ТЭЦ-2 ОАО «ТГК-6», некоторые модули комплекса используются на </w:t>
      </w:r>
      <w:proofErr w:type="spellStart"/>
      <w:r>
        <w:t>Киришской</w:t>
      </w:r>
      <w:proofErr w:type="spellEnd"/>
      <w:r>
        <w:t xml:space="preserve"> ГРЭС ОАО «ОГК-6». «ТЭС-Эксперт» позволяет решать следующие</w:t>
      </w:r>
      <w:r w:rsidR="001339FC">
        <w:t xml:space="preserve"> основные</w:t>
      </w:r>
      <w:r>
        <w:t xml:space="preserve"> задачи:</w:t>
      </w:r>
    </w:p>
    <w:p w:rsidR="00E63CE7" w:rsidRDefault="001339FC" w:rsidP="00A44633">
      <w:pPr>
        <w:pStyle w:val="a3"/>
        <w:numPr>
          <w:ilvl w:val="0"/>
          <w:numId w:val="15"/>
        </w:numPr>
        <w:jc w:val="both"/>
        <w:rPr>
          <w:lang w:val="ru-RU"/>
        </w:rPr>
      </w:pPr>
      <w:r>
        <w:rPr>
          <w:lang w:val="ru-RU"/>
        </w:rPr>
        <w:t xml:space="preserve">Определение минимальной и максимальной мощности ТЭЦ при заданном уровне тепловых нагрузок; </w:t>
      </w:r>
    </w:p>
    <w:p w:rsidR="00631F95" w:rsidRDefault="00631F95" w:rsidP="00A44633">
      <w:pPr>
        <w:pStyle w:val="a3"/>
        <w:numPr>
          <w:ilvl w:val="0"/>
          <w:numId w:val="15"/>
        </w:numPr>
        <w:jc w:val="both"/>
        <w:rPr>
          <w:lang w:val="ru-RU"/>
        </w:rPr>
      </w:pPr>
      <w:r>
        <w:rPr>
          <w:lang w:val="ru-RU"/>
        </w:rPr>
        <w:t>Определение</w:t>
      </w:r>
      <w:r w:rsidRPr="00631F95">
        <w:rPr>
          <w:lang w:val="ru-RU"/>
        </w:rPr>
        <w:t xml:space="preserve"> оптимального состава и показателей режима работы оборудования ТЭЦ при заданных тепловых и электрических нагрузках с учетом исходного оперативного состояния </w:t>
      </w:r>
      <w:r w:rsidR="00992484">
        <w:rPr>
          <w:lang w:val="ru-RU"/>
        </w:rPr>
        <w:t>о</w:t>
      </w:r>
      <w:r w:rsidRPr="00631F95">
        <w:rPr>
          <w:lang w:val="ru-RU"/>
        </w:rPr>
        <w:t>борудования;</w:t>
      </w:r>
    </w:p>
    <w:p w:rsidR="00251D9D" w:rsidRDefault="00A44633" w:rsidP="00A44633">
      <w:pPr>
        <w:pStyle w:val="a3"/>
        <w:numPr>
          <w:ilvl w:val="0"/>
          <w:numId w:val="15"/>
        </w:numPr>
        <w:jc w:val="both"/>
        <w:rPr>
          <w:lang w:val="ru-RU"/>
        </w:rPr>
      </w:pPr>
      <w:r>
        <w:rPr>
          <w:lang w:val="ru-RU"/>
        </w:rPr>
        <w:t>Р</w:t>
      </w:r>
      <w:r w:rsidRPr="00A44633">
        <w:rPr>
          <w:lang w:val="ru-RU"/>
        </w:rPr>
        <w:t>асчет топливной составляющей себестоимости и характеристики относительных приростов себестоимости электроэнергии;</w:t>
      </w:r>
    </w:p>
    <w:p w:rsidR="005A15F2" w:rsidRDefault="005A15F2" w:rsidP="005A15F2">
      <w:pPr>
        <w:ind w:left="720" w:firstLine="0"/>
      </w:pPr>
      <w:r w:rsidRPr="005A15F2">
        <w:t>Выделим достоинства и недостатки</w:t>
      </w:r>
      <w:r>
        <w:t xml:space="preserve"> данного программного комплекса</w:t>
      </w:r>
    </w:p>
    <w:p w:rsidR="00D27ACE" w:rsidRPr="00467AD5" w:rsidRDefault="005A15F2" w:rsidP="005A15F2">
      <w:pPr>
        <w:ind w:firstLine="0"/>
      </w:pPr>
      <w:r w:rsidRPr="005A15F2">
        <w:t xml:space="preserve">по сравнению с </w:t>
      </w:r>
      <w:proofErr w:type="gramStart"/>
      <w:r w:rsidRPr="005A15F2">
        <w:t>разработанным</w:t>
      </w:r>
      <w:proofErr w:type="gramEnd"/>
      <w:r w:rsidRPr="005A15F2">
        <w:t>.</w:t>
      </w:r>
    </w:p>
    <w:p w:rsidR="005A15F2" w:rsidRDefault="007C185D" w:rsidP="005A15F2">
      <w:pPr>
        <w:rPr>
          <w:b/>
        </w:rPr>
      </w:pPr>
      <w:r w:rsidRPr="007C185D">
        <w:rPr>
          <w:b/>
        </w:rPr>
        <w:t>Достоинства:</w:t>
      </w:r>
    </w:p>
    <w:p w:rsidR="00F97103" w:rsidRPr="009F6686" w:rsidRDefault="009F6686" w:rsidP="009F6686">
      <w:pPr>
        <w:pStyle w:val="a3"/>
        <w:numPr>
          <w:ilvl w:val="0"/>
          <w:numId w:val="16"/>
        </w:numPr>
        <w:jc w:val="both"/>
        <w:rPr>
          <w:lang w:val="ru-RU"/>
        </w:rPr>
      </w:pPr>
      <w:r>
        <w:rPr>
          <w:lang w:val="ru-RU"/>
        </w:rPr>
        <w:t>Оптимизация режимов работы как котлоагрегатов, так и турбоагрегатов;</w:t>
      </w:r>
    </w:p>
    <w:p w:rsidR="009F6686" w:rsidRDefault="009F6686" w:rsidP="009F6686">
      <w:pPr>
        <w:pStyle w:val="a3"/>
        <w:numPr>
          <w:ilvl w:val="0"/>
          <w:numId w:val="16"/>
        </w:numPr>
        <w:jc w:val="both"/>
        <w:rPr>
          <w:lang w:val="ru-RU"/>
        </w:rPr>
      </w:pPr>
      <w:r>
        <w:rPr>
          <w:lang w:val="ru-RU"/>
        </w:rPr>
        <w:lastRenderedPageBreak/>
        <w:t>Возможность планирования затрат тепла и электроэнергии на собственные нужды для каждого режима работы ТЭЦ.</w:t>
      </w:r>
    </w:p>
    <w:p w:rsidR="009F6686" w:rsidRDefault="009F6686" w:rsidP="009F6686">
      <w:pPr>
        <w:rPr>
          <w:b/>
        </w:rPr>
      </w:pPr>
      <w:r w:rsidRPr="00553E41">
        <w:rPr>
          <w:b/>
        </w:rPr>
        <w:t>Недостатки:</w:t>
      </w:r>
    </w:p>
    <w:p w:rsidR="009F6686" w:rsidRDefault="009F6686" w:rsidP="009F6686">
      <w:pPr>
        <w:pStyle w:val="a3"/>
        <w:numPr>
          <w:ilvl w:val="0"/>
          <w:numId w:val="17"/>
        </w:numPr>
        <w:jc w:val="both"/>
        <w:rPr>
          <w:lang w:val="ru-RU"/>
        </w:rPr>
      </w:pPr>
      <w:r>
        <w:rPr>
          <w:lang w:val="ru-RU"/>
        </w:rPr>
        <w:t>Оптимизация по одному критерию (расход топлива);</w:t>
      </w:r>
    </w:p>
    <w:p w:rsidR="009F6686" w:rsidRPr="009F6686" w:rsidRDefault="009F6686" w:rsidP="009F6686">
      <w:pPr>
        <w:pStyle w:val="a3"/>
        <w:numPr>
          <w:ilvl w:val="0"/>
          <w:numId w:val="17"/>
        </w:numPr>
        <w:jc w:val="both"/>
        <w:rPr>
          <w:lang w:val="ru-RU"/>
        </w:rPr>
      </w:pPr>
      <w:r>
        <w:rPr>
          <w:lang w:val="ru-RU"/>
        </w:rPr>
        <w:t>Отсутствует учет информации об относительной важности критериев.</w:t>
      </w:r>
    </w:p>
    <w:p w:rsidR="003C0C19" w:rsidRDefault="003C0C19" w:rsidP="003C0C19">
      <w:r>
        <w:t>Ни один из рассмотренных программных комплексов не предоставляет возможности оптимизации по нескольким критериям и не имеет экспертного блока для возможности учета коэффициентов относительной важности критериев</w:t>
      </w:r>
      <w:r w:rsidR="003F4C97">
        <w:t>, что является существенным недостатком по сравнению с разработанным программным комплексом.</w:t>
      </w:r>
    </w:p>
    <w:p w:rsidR="00954EFF" w:rsidRDefault="00954EFF" w:rsidP="00954EFF">
      <w:pPr>
        <w:pStyle w:val="2"/>
        <w:rPr>
          <w:lang w:val="en-US"/>
        </w:rPr>
      </w:pPr>
      <w:bookmarkStart w:id="16" w:name="_Toc389395772"/>
      <w:r>
        <w:t>Обзор существующих алгоритмов оптимизации</w:t>
      </w:r>
      <w:bookmarkEnd w:id="16"/>
    </w:p>
    <w:p w:rsidR="0093583D" w:rsidRDefault="007D1DE9" w:rsidP="0093583D">
      <w:r>
        <w:t xml:space="preserve">В ходе решения многокритериальной оптимизационной задачи, описанной в разделе </w:t>
      </w:r>
      <w:r>
        <w:fldChar w:fldCharType="begin"/>
      </w:r>
      <w:r>
        <w:instrText xml:space="preserve"> REF _Ref388559554 \r \h </w:instrText>
      </w:r>
      <w:r>
        <w:fldChar w:fldCharType="separate"/>
      </w:r>
      <w:r w:rsidR="00171714">
        <w:t>1.1</w:t>
      </w:r>
      <w:r>
        <w:fldChar w:fldCharType="end"/>
      </w:r>
      <w:r w:rsidR="00E50738">
        <w:t xml:space="preserve">, на одном из шагов разработанного метода необходимо найти оптимальное значение целевой функции </w:t>
      </w:r>
      <w:r w:rsidR="00E50738">
        <w:fldChar w:fldCharType="begin"/>
      </w:r>
      <w:r w:rsidR="00E50738">
        <w:instrText xml:space="preserve"> REF formula_target_func_anal \h </w:instrText>
      </w:r>
      <w:r w:rsidR="00E50738">
        <w:fldChar w:fldCharType="separate"/>
      </w:r>
      <w:r w:rsidR="00171714">
        <w:rPr>
          <w:noProof/>
        </w:rPr>
        <w:t>1</w:t>
      </w:r>
      <w:r w:rsidR="00171714">
        <w:t>.</w:t>
      </w:r>
      <w:r w:rsidR="00171714">
        <w:rPr>
          <w:noProof/>
        </w:rPr>
        <w:t>1</w:t>
      </w:r>
      <w:r w:rsidR="00E50738">
        <w:fldChar w:fldCharType="end"/>
      </w:r>
      <w:r w:rsidR="00E50738" w:rsidRPr="001B5812">
        <w:t>.</w:t>
      </w:r>
      <w:r w:rsidR="001B5812">
        <w:t xml:space="preserve"> Поиск оптимального значения целевой функции и значений переменных на этом шаге соответствует поиску оптимального распределения нагрузок между котлоагрегатами, работающими в заданном режиме.</w:t>
      </w:r>
    </w:p>
    <w:p w:rsidR="002E38BF" w:rsidRPr="00546510" w:rsidRDefault="002E38BF" w:rsidP="0093583D">
      <w:r>
        <w:t xml:space="preserve">Было исследовано несколько вариантов поиска оптимального значения целевой функции </w:t>
      </w:r>
      <w:r>
        <w:fldChar w:fldCharType="begin"/>
      </w:r>
      <w:r>
        <w:instrText xml:space="preserve"> REF formula_target_func_anal \h </w:instrText>
      </w:r>
      <w:r>
        <w:fldChar w:fldCharType="separate"/>
      </w:r>
      <w:r w:rsidR="00171714">
        <w:rPr>
          <w:noProof/>
        </w:rPr>
        <w:t>1</w:t>
      </w:r>
      <w:r w:rsidR="00171714">
        <w:t>.</w:t>
      </w:r>
      <w:r w:rsidR="00171714">
        <w:rPr>
          <w:noProof/>
        </w:rPr>
        <w:t>1</w:t>
      </w:r>
      <w:r>
        <w:fldChar w:fldCharType="end"/>
      </w:r>
      <w:r>
        <w:t xml:space="preserve">. </w:t>
      </w:r>
      <w:r w:rsidR="001723E7">
        <w:t>Опишем рассмотренные методы оптимизации подробнее.</w:t>
      </w:r>
    </w:p>
    <w:p w:rsidR="007859A9" w:rsidRDefault="007859A9" w:rsidP="007859A9">
      <w:pPr>
        <w:pStyle w:val="3"/>
      </w:pPr>
      <w:bookmarkStart w:id="17" w:name="_Ref388562503"/>
      <w:bookmarkStart w:id="18" w:name="_Toc389395773"/>
      <w:r>
        <w:t>Адаптивный алгоритм случайного поиска с переменным шагом</w:t>
      </w:r>
      <w:bookmarkEnd w:id="17"/>
      <w:bookmarkEnd w:id="18"/>
    </w:p>
    <w:p w:rsidR="007859A9" w:rsidRDefault="00AB6DED" w:rsidP="00AB6DED">
      <w:r>
        <w:t>Адаптивный алгоритм случайного поиска</w:t>
      </w:r>
      <w:sdt>
        <w:sdtPr>
          <w:id w:val="299343832"/>
          <w:citation/>
        </w:sdtPr>
        <w:sdtEndPr/>
        <w:sdtContent>
          <w:r w:rsidR="00E41B28">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Bea</w:instrText>
          </w:r>
          <w:r w:rsidR="00E41B28" w:rsidRPr="008C2980">
            <w:instrText>70 \</w:instrText>
          </w:r>
          <w:r w:rsidR="00E41B28">
            <w:rPr>
              <w:lang w:val="en-US"/>
            </w:rPr>
            <w:instrText>l</w:instrText>
          </w:r>
          <w:r w:rsidR="00E41B28" w:rsidRPr="008C2980">
            <w:instrText xml:space="preserve"> 1033 </w:instrText>
          </w:r>
          <w:r w:rsidR="00E41B28">
            <w:fldChar w:fldCharType="separate"/>
          </w:r>
          <w:r w:rsidR="009648CB" w:rsidRPr="009648CB">
            <w:rPr>
              <w:noProof/>
            </w:rPr>
            <w:t xml:space="preserve"> [6]</w:t>
          </w:r>
          <w:r w:rsidR="00E41B28">
            <w:fldChar w:fldCharType="end"/>
          </w:r>
        </w:sdtContent>
      </w:sdt>
      <w:r>
        <w:t xml:space="preserve"> с переменным шагом изначально был разработан для задач без ограничений. В нем случайные выборки используются для определения направления поиска, а длина шага находится в соответствии с достигаемым улучшением целевой функции. Если две последовательные итерации дают улучшение целевой функции, величина шага увеличивается. Если же несколько последовательных итераций не дают улучшения, то величина шага уменьшается. Для возможности применения данного алгоритма к задачам с ограничениями, в него необходимо внести модификации. Приведем описание модифицированного алгоритма случайного поиска с переменным шагом</w:t>
      </w:r>
      <w:r w:rsidR="008C2980" w:rsidRPr="00020655">
        <w:t xml:space="preserve"> </w:t>
      </w:r>
      <w:sdt>
        <w:sdtPr>
          <w:rPr>
            <w:lang w:val="en-US"/>
          </w:rPr>
          <w:id w:val="-2074040882"/>
          <w:citation/>
        </w:sdtPr>
        <w:sdtEndPr/>
        <w:sdtContent>
          <w:r w:rsidR="008C2980">
            <w:rPr>
              <w:lang w:val="en-US"/>
            </w:rPr>
            <w:fldChar w:fldCharType="begin"/>
          </w:r>
          <w:r w:rsidR="008C2980" w:rsidRPr="00020655">
            <w:instrText xml:space="preserve"> </w:instrText>
          </w:r>
          <w:r w:rsidR="008C2980">
            <w:rPr>
              <w:lang w:val="en-US"/>
            </w:rPr>
            <w:instrText>CITATION</w:instrText>
          </w:r>
          <w:r w:rsidR="008C2980" w:rsidRPr="00020655">
            <w:instrText xml:space="preserve"> Рек86 \</w:instrText>
          </w:r>
          <w:r w:rsidR="008C2980">
            <w:rPr>
              <w:lang w:val="en-US"/>
            </w:rPr>
            <w:instrText>l</w:instrText>
          </w:r>
          <w:r w:rsidR="008C2980" w:rsidRPr="00020655">
            <w:instrText xml:space="preserve"> 1033 </w:instrText>
          </w:r>
          <w:r w:rsidR="008C2980">
            <w:rPr>
              <w:lang w:val="en-US"/>
            </w:rPr>
            <w:fldChar w:fldCharType="separate"/>
          </w:r>
          <w:r w:rsidR="009648CB">
            <w:rPr>
              <w:noProof/>
              <w:lang w:val="en-US"/>
            </w:rPr>
            <w:t>[7]</w:t>
          </w:r>
          <w:r w:rsidR="008C2980">
            <w:rPr>
              <w:lang w:val="en-US"/>
            </w:rPr>
            <w:fldChar w:fldCharType="end"/>
          </w:r>
        </w:sdtContent>
      </w:sdt>
      <w:r>
        <w:t>:</w:t>
      </w:r>
    </w:p>
    <w:p w:rsidR="008D6D50" w:rsidRPr="008D6D50" w:rsidRDefault="008D6D50" w:rsidP="008D6D50">
      <w:pPr>
        <w:rPr>
          <w:i/>
        </w:rPr>
      </w:pPr>
      <w:r w:rsidRPr="008D6D50">
        <w:rPr>
          <w:i/>
        </w:rPr>
        <w:t xml:space="preserve">Даны параметры </w:t>
      </w:r>
      <w:proofErr w:type="spellStart"/>
      <w:r w:rsidRPr="008D6D50">
        <w:rPr>
          <w:i/>
        </w:rPr>
        <w:t>a</w:t>
      </w:r>
      <w:r w:rsidRPr="008D6D50">
        <w:rPr>
          <w:i/>
          <w:vertAlign w:val="subscript"/>
        </w:rPr>
        <w:t>f</w:t>
      </w:r>
      <w:proofErr w:type="spellEnd"/>
      <w:r w:rsidRPr="008D6D50">
        <w:rPr>
          <w:i/>
        </w:rPr>
        <w:t xml:space="preserve">, </w:t>
      </w:r>
      <w:proofErr w:type="spellStart"/>
      <w:r w:rsidRPr="008D6D50">
        <w:rPr>
          <w:i/>
        </w:rPr>
        <w:t>a</w:t>
      </w:r>
      <w:r w:rsidRPr="008D6D50">
        <w:rPr>
          <w:i/>
          <w:vertAlign w:val="subscript"/>
        </w:rPr>
        <w:t>s</w:t>
      </w:r>
      <w:proofErr w:type="spellEnd"/>
      <w:r w:rsidRPr="008D6D50">
        <w:rPr>
          <w:i/>
        </w:rPr>
        <w:t>, M и начальная допустимая точка x</w:t>
      </w:r>
      <w:r w:rsidRPr="008D6D50">
        <w:rPr>
          <w:i/>
          <w:vertAlign w:val="superscript"/>
        </w:rPr>
        <w:t>0</w:t>
      </w:r>
      <w:r w:rsidRPr="008D6D50">
        <w:rPr>
          <w:i/>
        </w:rPr>
        <w:t>.</w:t>
      </w:r>
    </w:p>
    <w:p w:rsidR="008D6D50" w:rsidRPr="008D6D50" w:rsidRDefault="008D6D50" w:rsidP="008D6D50">
      <w:pPr>
        <w:rPr>
          <w:i/>
        </w:rPr>
      </w:pPr>
      <w:r w:rsidRPr="008D6D50">
        <w:rPr>
          <w:i/>
        </w:rPr>
        <w:t xml:space="preserve">Начальная величина шага a полагается </w:t>
      </w:r>
      <w:proofErr w:type="gramStart"/>
      <w:r w:rsidRPr="008D6D50">
        <w:rPr>
          <w:i/>
        </w:rPr>
        <w:t>равной</w:t>
      </w:r>
      <w:proofErr w:type="gramEnd"/>
      <w:r w:rsidRPr="008D6D50">
        <w:rPr>
          <w:i/>
        </w:rPr>
        <w:t xml:space="preserve"> 1, m – число испытаний, не дающих улучшений, - принимается равным 0.</w:t>
      </w:r>
    </w:p>
    <w:p w:rsidR="008D6D50" w:rsidRDefault="008D6D50" w:rsidP="008D6D50">
      <w:r w:rsidRPr="008D6D50">
        <w:rPr>
          <w:b/>
        </w:rPr>
        <w:lastRenderedPageBreak/>
        <w:t>Шаг 1.</w:t>
      </w:r>
      <w:r>
        <w:t xml:space="preserve"> Получить случайный вектор d единичной длины и положить </w:t>
      </w:r>
      <w:r w:rsidRPr="008D6D50">
        <w:rPr>
          <w:i/>
        </w:rPr>
        <w:t>x</w:t>
      </w:r>
      <w:r w:rsidRPr="008D6D50">
        <w:rPr>
          <w:i/>
          <w:vertAlign w:val="superscript"/>
        </w:rPr>
        <w:t>(1)</w:t>
      </w:r>
      <w:r w:rsidRPr="008D6D50">
        <w:rPr>
          <w:i/>
        </w:rPr>
        <w:t xml:space="preserve"> = x</w:t>
      </w:r>
      <w:r w:rsidRPr="008D6D50">
        <w:rPr>
          <w:i/>
          <w:vertAlign w:val="superscript"/>
        </w:rPr>
        <w:t>(0)</w:t>
      </w:r>
      <w:r w:rsidRPr="008D6D50">
        <w:rPr>
          <w:i/>
        </w:rPr>
        <w:t xml:space="preserve"> + </w:t>
      </w:r>
      <w:proofErr w:type="spellStart"/>
      <w:r w:rsidRPr="008D6D50">
        <w:rPr>
          <w:i/>
        </w:rPr>
        <w:t>ad</w:t>
      </w:r>
      <w:proofErr w:type="spellEnd"/>
      <w:r w:rsidRPr="008D6D50">
        <w:rPr>
          <w:i/>
        </w:rPr>
        <w:t>.</w:t>
      </w:r>
    </w:p>
    <w:p w:rsidR="008D6D50" w:rsidRDefault="008D6D50" w:rsidP="008D6D50">
      <w:r w:rsidRPr="008D6D50">
        <w:rPr>
          <w:b/>
        </w:rPr>
        <w:t>Шаг 2.</w:t>
      </w:r>
      <w:r>
        <w:t xml:space="preserve"> Если x</w:t>
      </w:r>
      <w:r w:rsidRPr="008D6D50">
        <w:rPr>
          <w:vertAlign w:val="superscript"/>
        </w:rPr>
        <w:t>(1)</w:t>
      </w:r>
      <w:r>
        <w:t xml:space="preserve"> – допустимая точка и f(x</w:t>
      </w:r>
      <w:r w:rsidRPr="008D6D50">
        <w:rPr>
          <w:vertAlign w:val="superscript"/>
        </w:rPr>
        <w:t>(1)</w:t>
      </w:r>
      <w:r>
        <w:t>) &lt; f(x</w:t>
      </w:r>
      <w:r w:rsidRPr="008D6D50">
        <w:rPr>
          <w:vertAlign w:val="superscript"/>
        </w:rPr>
        <w:t>(0)</w:t>
      </w:r>
      <w:r>
        <w:t>), положить y=x</w:t>
      </w:r>
      <w:r w:rsidRPr="008D6D50">
        <w:rPr>
          <w:vertAlign w:val="superscript"/>
        </w:rPr>
        <w:t>(0)</w:t>
      </w:r>
      <w:r>
        <w:t xml:space="preserve"> + </w:t>
      </w:r>
      <w:proofErr w:type="spellStart"/>
      <w:r>
        <w:t>a</w:t>
      </w:r>
      <w:r w:rsidRPr="008D6D50">
        <w:rPr>
          <w:vertAlign w:val="subscript"/>
        </w:rPr>
        <w:t>s</w:t>
      </w:r>
      <w:proofErr w:type="spellEnd"/>
      <w:r>
        <w:t>(x</w:t>
      </w:r>
      <w:r w:rsidRPr="008D6D50">
        <w:rPr>
          <w:vertAlign w:val="superscript"/>
        </w:rPr>
        <w:t>(1)</w:t>
      </w:r>
      <w:r>
        <w:t xml:space="preserve"> – x</w:t>
      </w:r>
      <w:r w:rsidRPr="008D6D50">
        <w:rPr>
          <w:vertAlign w:val="superscript"/>
        </w:rPr>
        <w:t>(0)</w:t>
      </w:r>
      <w:r>
        <w:t xml:space="preserve">) и перейти к шагу 3. В противном случае принять </w:t>
      </w:r>
      <w:r w:rsidRPr="008D6D50">
        <w:rPr>
          <w:i/>
        </w:rPr>
        <w:t>m = m+1</w:t>
      </w:r>
      <w:r>
        <w:t xml:space="preserve"> и перейти к шагу 4.</w:t>
      </w:r>
    </w:p>
    <w:p w:rsidR="008D6D50" w:rsidRDefault="008D6D50" w:rsidP="008D6D50">
      <w:r w:rsidRPr="008D6D50">
        <w:rPr>
          <w:b/>
        </w:rPr>
        <w:t>Шаг 3.</w:t>
      </w:r>
      <w:r>
        <w:t xml:space="preserve"> Если y – допустимая точка и f(y) &lt; f(x</w:t>
      </w:r>
      <w:r w:rsidRPr="008D6D50">
        <w:rPr>
          <w:vertAlign w:val="superscript"/>
        </w:rPr>
        <w:t>(0)</w:t>
      </w:r>
      <w:r>
        <w:t xml:space="preserve">), положить a = </w:t>
      </w:r>
      <w:proofErr w:type="spellStart"/>
      <w:r>
        <w:t>a</w:t>
      </w:r>
      <w:r w:rsidRPr="008D6D50">
        <w:rPr>
          <w:vertAlign w:val="subscript"/>
        </w:rPr>
        <w:t>s</w:t>
      </w:r>
      <w:proofErr w:type="spellEnd"/>
      <w:r>
        <w:t>*a, x</w:t>
      </w:r>
      <w:r w:rsidRPr="008D6D50">
        <w:rPr>
          <w:vertAlign w:val="superscript"/>
        </w:rPr>
        <w:t>(1)</w:t>
      </w:r>
      <w:r>
        <w:t xml:space="preserve"> = y и перейти к шагу 5. В противном случае перейти к шагу 1.</w:t>
      </w:r>
    </w:p>
    <w:p w:rsidR="008D6D50" w:rsidRDefault="008D6D50" w:rsidP="008D6D50">
      <w:r w:rsidRPr="008D6D50">
        <w:rPr>
          <w:b/>
        </w:rPr>
        <w:t>Шаг 4.</w:t>
      </w:r>
      <w:r>
        <w:t xml:space="preserve"> Если m &gt; M, положить a=</w:t>
      </w:r>
      <w:proofErr w:type="spellStart"/>
      <w:r>
        <w:t>a</w:t>
      </w:r>
      <w:r w:rsidRPr="008D6D50">
        <w:rPr>
          <w:vertAlign w:val="subscript"/>
        </w:rPr>
        <w:t>f</w:t>
      </w:r>
      <w:r>
        <w:t>a</w:t>
      </w:r>
      <w:proofErr w:type="spellEnd"/>
      <w:r>
        <w:t>, m = 0 и перейти к шагу 5. В противном случае сразу перейти к шагу 5.</w:t>
      </w:r>
    </w:p>
    <w:p w:rsidR="00AB6DED" w:rsidRDefault="008D6D50" w:rsidP="008D6D50">
      <w:r w:rsidRPr="008D6D50">
        <w:rPr>
          <w:b/>
        </w:rPr>
        <w:t>Шаг 5.</w:t>
      </w:r>
      <w:r>
        <w:t xml:space="preserve"> Перейти к шагу 1, если не выполнено условие окончания вычислений.</w:t>
      </w:r>
    </w:p>
    <w:p w:rsidR="008D6D50" w:rsidRDefault="00F020D3" w:rsidP="008D6D50">
      <w:r>
        <w:t>Численные эксперименты с некоторыми алгоритмами случайного поиска</w:t>
      </w:r>
      <w:r w:rsidR="00E41B28" w:rsidRPr="008C2980">
        <w:t xml:space="preserve"> </w:t>
      </w:r>
      <w:sdt>
        <w:sdtPr>
          <w:rPr>
            <w:lang w:val="en-US"/>
          </w:rPr>
          <w:id w:val="2127659115"/>
          <w:citation/>
        </w:sdtPr>
        <w:sdtEndPr/>
        <w:sdtContent>
          <w:r w:rsidR="00E41B28">
            <w:rPr>
              <w:lang w:val="en-US"/>
            </w:rPr>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Kaw</w:instrText>
          </w:r>
          <w:r w:rsidR="00E41B28" w:rsidRPr="008C2980">
            <w:instrText>60 \</w:instrText>
          </w:r>
          <w:r w:rsidR="00E41B28">
            <w:rPr>
              <w:lang w:val="en-US"/>
            </w:rPr>
            <w:instrText>l</w:instrText>
          </w:r>
          <w:r w:rsidR="00E41B28" w:rsidRPr="008C2980">
            <w:instrText xml:space="preserve"> 1033 </w:instrText>
          </w:r>
          <w:r w:rsidR="00E41B28">
            <w:rPr>
              <w:lang w:val="en-US"/>
            </w:rPr>
            <w:fldChar w:fldCharType="separate"/>
          </w:r>
          <w:r w:rsidR="009648CB" w:rsidRPr="005F34FC">
            <w:rPr>
              <w:noProof/>
            </w:rPr>
            <w:t>[8]</w:t>
          </w:r>
          <w:r w:rsidR="00E41B28">
            <w:rPr>
              <w:lang w:val="en-US"/>
            </w:rPr>
            <w:fldChar w:fldCharType="end"/>
          </w:r>
        </w:sdtContent>
      </w:sdt>
      <w:r>
        <w:t xml:space="preserve">, в том числе и с </w:t>
      </w:r>
      <w:proofErr w:type="gramStart"/>
      <w:r>
        <w:t>вышеописанным</w:t>
      </w:r>
      <w:proofErr w:type="gramEnd"/>
      <w:r>
        <w:t>, показывают, что данный алгоритм эффективен на начальной стадии вычислений для задач, содержащих не более 10 переменных. Для получения решения с большей точностью линейная (в среднем) скорость сходимости алгоритма оказывается недостаточной.</w:t>
      </w:r>
    </w:p>
    <w:p w:rsidR="008A5E4E" w:rsidRDefault="008A5E4E" w:rsidP="008A5E4E">
      <w:r>
        <w:t xml:space="preserve">По имеющимся данным о вычислительных экспериментах </w:t>
      </w:r>
      <w:sdt>
        <w:sdtPr>
          <w:id w:val="-556241740"/>
          <w:citation/>
        </w:sdtPr>
        <w:sdtEndPr/>
        <w:sdtContent>
          <w:r>
            <w:fldChar w:fldCharType="begin"/>
          </w:r>
          <w:r>
            <w:instrText xml:space="preserve"> CITATION Рек86 \l 1049 </w:instrText>
          </w:r>
          <w:r>
            <w:fldChar w:fldCharType="separate"/>
          </w:r>
          <w:r w:rsidR="009648CB">
            <w:rPr>
              <w:noProof/>
            </w:rPr>
            <w:t>[7]</w:t>
          </w:r>
          <w:r>
            <w:fldChar w:fldCharType="end"/>
          </w:r>
        </w:sdtContent>
      </w:sdt>
      <w:r>
        <w:t xml:space="preserve"> можно сделать вывод, что алгоритмы случайного поиска целесообразно использовать либо для задач небольшой размерности, либо как вспомогательный прием для определения «хорошей» начальной точки при применении более сложных методов оптимизации. </w:t>
      </w:r>
    </w:p>
    <w:p w:rsidR="00357699" w:rsidRDefault="004E5C26" w:rsidP="00357699">
      <w:r>
        <w:t>Противоположностью данного алгоритма является комбинаторный эвристический алгоритм, разработанный для решения задач проектирования машин и м</w:t>
      </w:r>
      <w:r w:rsidR="00747FDF">
        <w:t>е</w:t>
      </w:r>
      <w:r>
        <w:t>ханизмов</w:t>
      </w:r>
      <w:r w:rsidR="006D1CDF">
        <w:t xml:space="preserve"> </w:t>
      </w:r>
      <w:sdt>
        <w:sdtPr>
          <w:id w:val="-1153375268"/>
          <w:citation/>
        </w:sdtPr>
        <w:sdtEndPr/>
        <w:sdtContent>
          <w:r w:rsidR="006D1CDF">
            <w:fldChar w:fldCharType="begin"/>
          </w:r>
          <w:r w:rsidR="006D1CDF">
            <w:instrText xml:space="preserve"> CITATION Рек86 \l 1049 </w:instrText>
          </w:r>
          <w:r w:rsidR="006D1CDF">
            <w:fldChar w:fldCharType="separate"/>
          </w:r>
          <w:r w:rsidR="009648CB">
            <w:rPr>
              <w:noProof/>
            </w:rPr>
            <w:t>[7]</w:t>
          </w:r>
          <w:r w:rsidR="006D1CDF">
            <w:fldChar w:fldCharType="end"/>
          </w:r>
        </w:sdtContent>
      </w:sdt>
      <w:r>
        <w:t>.</w:t>
      </w:r>
    </w:p>
    <w:p w:rsidR="00F830FA" w:rsidRDefault="00F830FA" w:rsidP="00F830FA">
      <w:pPr>
        <w:pStyle w:val="3"/>
      </w:pPr>
      <w:bookmarkStart w:id="19" w:name="_Ref388562618"/>
      <w:bookmarkStart w:id="20" w:name="_Toc389395774"/>
      <w:r>
        <w:t>Комбинаторный эвристический алгоритм</w:t>
      </w:r>
      <w:bookmarkEnd w:id="19"/>
      <w:bookmarkEnd w:id="20"/>
    </w:p>
    <w:p w:rsidR="00357699" w:rsidRDefault="00357699" w:rsidP="00357699">
      <w:r w:rsidRPr="00357699">
        <w:rPr>
          <w:b/>
        </w:rPr>
        <w:t>Шаг 1.</w:t>
      </w:r>
      <w:r>
        <w:t xml:space="preserve"> Построить случайную допустимую начальную точку x0 и положить </w:t>
      </w:r>
      <w:proofErr w:type="spellStart"/>
      <w:proofErr w:type="gramStart"/>
      <w:r w:rsidRPr="00357699">
        <w:rPr>
          <w:i/>
        </w:rPr>
        <w:t>F</w:t>
      </w:r>
      <w:proofErr w:type="gramEnd"/>
      <w:r w:rsidRPr="00357699">
        <w:rPr>
          <w:i/>
          <w:vertAlign w:val="subscript"/>
        </w:rPr>
        <w:t>мин</w:t>
      </w:r>
      <w:proofErr w:type="spellEnd"/>
      <w:r w:rsidRPr="00357699">
        <w:rPr>
          <w:i/>
        </w:rPr>
        <w:t xml:space="preserve"> = f(x</w:t>
      </w:r>
      <w:r w:rsidRPr="00357699">
        <w:rPr>
          <w:i/>
          <w:vertAlign w:val="superscript"/>
        </w:rPr>
        <w:t>0</w:t>
      </w:r>
      <w:r w:rsidRPr="00357699">
        <w:rPr>
          <w:i/>
        </w:rPr>
        <w:t>).</w:t>
      </w:r>
      <w:r>
        <w:t xml:space="preserve"> Для каждой переменной </w:t>
      </w:r>
      <w:r w:rsidRPr="00357699">
        <w:rPr>
          <w:i/>
        </w:rPr>
        <w:t>I, i=1,2,…,N</w:t>
      </w:r>
      <w:r>
        <w:t xml:space="preserve"> выполнить следующую последовательность вычислений.</w:t>
      </w:r>
    </w:p>
    <w:p w:rsidR="00357699" w:rsidRDefault="00357699" w:rsidP="00357699">
      <w:r w:rsidRPr="00357699">
        <w:rPr>
          <w:b/>
        </w:rPr>
        <w:t>Шаг 2.</w:t>
      </w:r>
      <w:r>
        <w:t xml:space="preserve"> Провести оптимизацию по i-й переменной, зафиксировав остальные.</w:t>
      </w:r>
    </w:p>
    <w:p w:rsidR="00357699" w:rsidRDefault="00357699" w:rsidP="00357699">
      <w:pPr>
        <w:ind w:left="708"/>
      </w:pPr>
      <w:r w:rsidRPr="00357699">
        <w:rPr>
          <w:b/>
        </w:rPr>
        <w:t>(а)</w:t>
      </w:r>
      <w:r>
        <w:t xml:space="preserve"> Выбрать случайным образом возможные значений i-й переменной для нахождения q дополнительных допустимых точек с лучшим значением целевой функции по сравнению с текущей базовой точкой. Если такие точки получить не удается, повторить шаг 2 для переменной I + 1.</w:t>
      </w:r>
    </w:p>
    <w:p w:rsidR="00357699" w:rsidRDefault="00357699" w:rsidP="00357699">
      <w:r w:rsidRPr="00357699">
        <w:rPr>
          <w:b/>
        </w:rPr>
        <w:t>(б)</w:t>
      </w:r>
      <w:r>
        <w:t xml:space="preserve"> Определить наилучшее из q допустимых решений и положить значение целевой функции равным </w:t>
      </w:r>
      <w:proofErr w:type="spellStart"/>
      <w:proofErr w:type="gramStart"/>
      <w:r>
        <w:t>T</w:t>
      </w:r>
      <w:proofErr w:type="gramEnd"/>
      <w:r>
        <w:t>мин</w:t>
      </w:r>
      <w:proofErr w:type="spellEnd"/>
      <w:r>
        <w:t>.</w:t>
      </w:r>
    </w:p>
    <w:p w:rsidR="00357699" w:rsidRDefault="00357699" w:rsidP="00357699">
      <w:r w:rsidRPr="00357699">
        <w:rPr>
          <w:b/>
        </w:rPr>
        <w:lastRenderedPageBreak/>
        <w:t>(в)</w:t>
      </w:r>
      <w:r>
        <w:t xml:space="preserve"> Произвести «упреждающий» поиск.</w:t>
      </w:r>
    </w:p>
    <w:p w:rsidR="00357699" w:rsidRDefault="00357699" w:rsidP="00357699">
      <w:pPr>
        <w:ind w:left="708"/>
      </w:pPr>
      <w:r w:rsidRPr="00357699">
        <w:rPr>
          <w:b/>
        </w:rPr>
        <w:t>(1)</w:t>
      </w:r>
      <w:r>
        <w:t xml:space="preserve"> Для каждого из q допустимых решений, найденных на шаге 2(а), провести случайный выбор одного из q возможных значений переменной (i+1) для определения допустимого значения этой переменной, дающего лучшее значение целевой функции по сравнению с T мин.</w:t>
      </w:r>
    </w:p>
    <w:p w:rsidR="00357699" w:rsidRDefault="00357699" w:rsidP="00357699">
      <w:pPr>
        <w:ind w:left="708"/>
      </w:pPr>
      <w:r w:rsidRPr="00357699">
        <w:rPr>
          <w:b/>
        </w:rPr>
        <w:t>(2)</w:t>
      </w:r>
      <w:r>
        <w:t xml:space="preserve"> Выбрать </w:t>
      </w:r>
      <w:proofErr w:type="gramStart"/>
      <w:r>
        <w:t>наилучшую</w:t>
      </w:r>
      <w:proofErr w:type="gramEnd"/>
      <w:r>
        <w:t xml:space="preserve"> из q допустимых точек. Зафиксировать значение переменной i, соответствующее этой точке, как оптимальное.</w:t>
      </w:r>
    </w:p>
    <w:p w:rsidR="00357699" w:rsidRDefault="00357699" w:rsidP="00357699">
      <w:r w:rsidRPr="00357699">
        <w:rPr>
          <w:b/>
        </w:rPr>
        <w:t>(г)</w:t>
      </w:r>
      <w:r>
        <w:t xml:space="preserve"> Если I = N, перейти к шагу 3. В противном случае выполнить шаг 2 для переменной (I+1).</w:t>
      </w:r>
    </w:p>
    <w:p w:rsidR="00357699" w:rsidRDefault="00357699" w:rsidP="00357699">
      <w:r w:rsidRPr="00357699">
        <w:rPr>
          <w:b/>
        </w:rPr>
        <w:t>Шаг 3.</w:t>
      </w:r>
      <w:r>
        <w:t xml:space="preserve"> Провести случайный поиск для определения наилучшего значений переменной N при фиксированных значениях других переменных, соответствующих текущим базовым точкам. Найденную точку принять за новую базовую точку,  а значение целевой функции в ней – за новое значение </w:t>
      </w:r>
      <w:proofErr w:type="spellStart"/>
      <w:proofErr w:type="gramStart"/>
      <w:r w:rsidRPr="00357699">
        <w:rPr>
          <w:i/>
        </w:rPr>
        <w:t>F</w:t>
      </w:r>
      <w:proofErr w:type="gramEnd"/>
      <w:r w:rsidRPr="00357699">
        <w:rPr>
          <w:i/>
          <w:vertAlign w:val="subscript"/>
        </w:rPr>
        <w:t>мин</w:t>
      </w:r>
      <w:proofErr w:type="spellEnd"/>
      <w:r w:rsidRPr="00357699">
        <w:rPr>
          <w:i/>
        </w:rPr>
        <w:t>.</w:t>
      </w:r>
    </w:p>
    <w:p w:rsidR="00357699" w:rsidRDefault="00357699" w:rsidP="00357699">
      <w:r w:rsidRPr="00357699">
        <w:rPr>
          <w:b/>
        </w:rPr>
        <w:t>Шаг 4.</w:t>
      </w:r>
      <w:r>
        <w:t xml:space="preserve"> Перейти к шагу 2 с I = 1, если не выполнены условия окончания вычислений.</w:t>
      </w:r>
    </w:p>
    <w:p w:rsidR="00357699" w:rsidRDefault="00357699" w:rsidP="00357699">
      <w:r>
        <w:t>В качестве критерия окончания вычислений можно использовать, например, тот факт, что целевая функция не улучшается. Авторы алгоритма утверждают, что q – число «упреждающих» точек, должно лежать между 3 и 5</w:t>
      </w:r>
      <w:r w:rsidR="003527B1">
        <w:t xml:space="preserve"> </w:t>
      </w:r>
      <w:sdt>
        <w:sdtPr>
          <w:id w:val="-455564052"/>
          <w:citation/>
        </w:sdtPr>
        <w:sdtEndPr/>
        <w:sdtContent>
          <w:r w:rsidR="003527B1">
            <w:fldChar w:fldCharType="begin"/>
          </w:r>
          <w:r w:rsidR="003527B1">
            <w:instrText xml:space="preserve"> CITATION Рек86 \l 1049 </w:instrText>
          </w:r>
          <w:r w:rsidR="003527B1">
            <w:fldChar w:fldCharType="separate"/>
          </w:r>
          <w:r w:rsidR="009648CB">
            <w:rPr>
              <w:noProof/>
            </w:rPr>
            <w:t>[7]</w:t>
          </w:r>
          <w:r w:rsidR="003527B1">
            <w:fldChar w:fldCharType="end"/>
          </w:r>
        </w:sdtContent>
      </w:sdt>
      <w:r>
        <w:t>.</w:t>
      </w:r>
    </w:p>
    <w:p w:rsidR="00C66CAE" w:rsidRDefault="00C66CAE" w:rsidP="00357699">
      <w:r>
        <w:t xml:space="preserve">Данный алгоритм представляется более эффективным, чем алгоритм случайного поиска, описанный в разделе </w:t>
      </w:r>
      <w:r>
        <w:fldChar w:fldCharType="begin"/>
      </w:r>
      <w:r>
        <w:instrText xml:space="preserve"> REF _Ref388562503 \r \h </w:instrText>
      </w:r>
      <w:r>
        <w:fldChar w:fldCharType="separate"/>
      </w:r>
      <w:r w:rsidR="00171714">
        <w:t>1.3.1</w:t>
      </w:r>
      <w:r>
        <w:fldChar w:fldCharType="end"/>
      </w:r>
      <w:r>
        <w:t xml:space="preserve">, так как он минимизирует обращение к одновременным выборкам </w:t>
      </w:r>
      <w:sdt>
        <w:sdtPr>
          <w:id w:val="632066290"/>
          <w:citation/>
        </w:sdtPr>
        <w:sdtEndPr/>
        <w:sdtContent>
          <w:r>
            <w:fldChar w:fldCharType="begin"/>
          </w:r>
          <w:r>
            <w:instrText xml:space="preserve"> CITATION Рек86 \l 1049 </w:instrText>
          </w:r>
          <w:r>
            <w:fldChar w:fldCharType="separate"/>
          </w:r>
          <w:r w:rsidR="009648CB">
            <w:rPr>
              <w:noProof/>
            </w:rPr>
            <w:t>[7]</w:t>
          </w:r>
          <w:r>
            <w:fldChar w:fldCharType="end"/>
          </w:r>
        </w:sdtContent>
      </w:sdt>
      <w:r>
        <w:t>.</w:t>
      </w:r>
    </w:p>
    <w:p w:rsidR="00764DAE" w:rsidRPr="00E9757C" w:rsidRDefault="009956E6" w:rsidP="00357699">
      <w:r>
        <w:t>Разработчики данного алгоритма приводят данные о его применении к различным задачам проектирования машин и механизмов. В частности, даются примеры разработки привода с плавно регулируемой скоростью, записывающего устройства, сдвоенной кулисной передачи и зубчатой передачи с двойным зацеплением</w:t>
      </w:r>
      <w:r w:rsidR="00CA7040" w:rsidRPr="00E9757C">
        <w:t xml:space="preserve"> </w:t>
      </w:r>
      <w:sdt>
        <w:sdtPr>
          <w:rPr>
            <w:lang w:val="en-US"/>
          </w:rPr>
          <w:id w:val="896398109"/>
          <w:citation/>
        </w:sdtPr>
        <w:sdtEnd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Che</w:instrText>
          </w:r>
          <w:r w:rsidR="00CA7040" w:rsidRPr="00E9757C">
            <w:instrText>59 \</w:instrText>
          </w:r>
          <w:r w:rsidR="00CA7040">
            <w:rPr>
              <w:lang w:val="en-US"/>
            </w:rPr>
            <w:instrText>l</w:instrText>
          </w:r>
          <w:r w:rsidR="00CA7040" w:rsidRPr="00E9757C">
            <w:instrText xml:space="preserve"> 1033 </w:instrText>
          </w:r>
          <w:r w:rsidR="00CA7040">
            <w:rPr>
              <w:lang w:val="en-US"/>
            </w:rPr>
            <w:fldChar w:fldCharType="separate"/>
          </w:r>
          <w:r w:rsidR="009648CB" w:rsidRPr="005F34FC">
            <w:rPr>
              <w:noProof/>
            </w:rPr>
            <w:t>[9]</w:t>
          </w:r>
          <w:r w:rsidR="00CA7040">
            <w:rPr>
              <w:lang w:val="en-US"/>
            </w:rPr>
            <w:fldChar w:fldCharType="end"/>
          </w:r>
        </w:sdtContent>
      </w:sdt>
      <w:sdt>
        <w:sdtPr>
          <w:rPr>
            <w:lang w:val="en-US"/>
          </w:rPr>
          <w:id w:val="-1686430612"/>
          <w:citation/>
        </w:sdtPr>
        <w:sdtEnd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Top</w:instrText>
          </w:r>
          <w:r w:rsidR="00CA7040" w:rsidRPr="00E9757C">
            <w:instrText>75 \</w:instrText>
          </w:r>
          <w:r w:rsidR="00CA7040">
            <w:rPr>
              <w:lang w:val="en-US"/>
            </w:rPr>
            <w:instrText>l</w:instrText>
          </w:r>
          <w:r w:rsidR="00CA7040" w:rsidRPr="00E9757C">
            <w:instrText xml:space="preserve"> 1033 </w:instrText>
          </w:r>
          <w:r w:rsidR="00CA7040">
            <w:rPr>
              <w:lang w:val="en-US"/>
            </w:rPr>
            <w:fldChar w:fldCharType="separate"/>
          </w:r>
          <w:r w:rsidR="009648CB" w:rsidRPr="005F34FC">
            <w:rPr>
              <w:noProof/>
            </w:rPr>
            <w:t xml:space="preserve"> [10]</w:t>
          </w:r>
          <w:r w:rsidR="00CA7040">
            <w:rPr>
              <w:lang w:val="en-US"/>
            </w:rPr>
            <w:fldChar w:fldCharType="end"/>
          </w:r>
        </w:sdtContent>
      </w:sdt>
      <w:r>
        <w:t>.</w:t>
      </w:r>
    </w:p>
    <w:p w:rsidR="00E9757C" w:rsidRDefault="00E9757C" w:rsidP="00E9757C">
      <w:pPr>
        <w:pStyle w:val="3"/>
      </w:pPr>
      <w:bookmarkStart w:id="21" w:name="_Toc389395775"/>
      <w:r>
        <w:t>Прямые выборочные процедуры с уменьшением интервала поиска</w:t>
      </w:r>
      <w:bookmarkEnd w:id="21"/>
    </w:p>
    <w:p w:rsidR="00A76CE8" w:rsidRDefault="00A76CE8" w:rsidP="00A76CE8">
      <w:r>
        <w:t xml:space="preserve">При использовании данного метода пользователь задает количество серий </w:t>
      </w:r>
      <w:r>
        <w:rPr>
          <w:lang w:val="en-US"/>
        </w:rPr>
        <w:t>Q</w:t>
      </w:r>
      <w:r w:rsidRPr="00A76CE8">
        <w:t xml:space="preserve"> </w:t>
      </w:r>
      <w:r>
        <w:t xml:space="preserve">и количество точек </w:t>
      </w:r>
      <w:r>
        <w:rPr>
          <w:lang w:val="en-US"/>
        </w:rPr>
        <w:t>P</w:t>
      </w:r>
      <w:r w:rsidRPr="00A76CE8">
        <w:t xml:space="preserve"> </w:t>
      </w:r>
      <w:r>
        <w:t>в каждой из них. Наилучшая точка в каждой серии используется как начальная точка в следующей серии, точки которой выбираются из интервала меньшей величины</w:t>
      </w:r>
      <w:r w:rsidR="00733FCB">
        <w:t xml:space="preserve"> </w:t>
      </w:r>
      <w:sdt>
        <w:sdtPr>
          <w:id w:val="821544802"/>
          <w:citation/>
        </w:sdtPr>
        <w:sdtEndPr/>
        <w:sdtContent>
          <w:r w:rsidR="00733FCB">
            <w:fldChar w:fldCharType="begin"/>
          </w:r>
          <w:r w:rsidR="00733FCB">
            <w:instrText xml:space="preserve"> CITATION Рек86 \l 1049 </w:instrText>
          </w:r>
          <w:r w:rsidR="00733FCB">
            <w:fldChar w:fldCharType="separate"/>
          </w:r>
          <w:r w:rsidR="009648CB">
            <w:rPr>
              <w:noProof/>
            </w:rPr>
            <w:t>[7]</w:t>
          </w:r>
          <w:r w:rsidR="00733FCB">
            <w:fldChar w:fldCharType="end"/>
          </w:r>
        </w:sdtContent>
      </w:sdt>
      <w:r>
        <w:t>.</w:t>
      </w:r>
    </w:p>
    <w:p w:rsidR="00321868" w:rsidRDefault="00321868" w:rsidP="00A76CE8">
      <w:r>
        <w:lastRenderedPageBreak/>
        <w:t xml:space="preserve">Данный метод является более эффективным, чем методы, описанные в разделах </w:t>
      </w:r>
      <w:r>
        <w:fldChar w:fldCharType="begin"/>
      </w:r>
      <w:r>
        <w:instrText xml:space="preserve"> REF _Ref388562503 \r \h </w:instrText>
      </w:r>
      <w:r>
        <w:fldChar w:fldCharType="separate"/>
      </w:r>
      <w:r w:rsidR="00171714">
        <w:t>1.3.1</w:t>
      </w:r>
      <w:r>
        <w:fldChar w:fldCharType="end"/>
      </w:r>
      <w:r>
        <w:t xml:space="preserve"> и </w:t>
      </w:r>
      <w:r>
        <w:fldChar w:fldCharType="begin"/>
      </w:r>
      <w:r>
        <w:instrText xml:space="preserve"> REF _Ref388562618 \r \h </w:instrText>
      </w:r>
      <w:r>
        <w:fldChar w:fldCharType="separate"/>
      </w:r>
      <w:r w:rsidR="00171714">
        <w:t>1.3.2</w:t>
      </w:r>
      <w:r>
        <w:fldChar w:fldCharType="end"/>
      </w:r>
      <w:r w:rsidR="001C0F08">
        <w:t>, так как позволяе</w:t>
      </w:r>
      <w:r>
        <w:t xml:space="preserve">т использовать накопленную информацию </w:t>
      </w:r>
      <w:sdt>
        <w:sdtPr>
          <w:id w:val="1944191880"/>
          <w:citation/>
        </w:sdtPr>
        <w:sdtEndPr/>
        <w:sdtContent>
          <w:r>
            <w:fldChar w:fldCharType="begin"/>
          </w:r>
          <w:r>
            <w:instrText xml:space="preserve"> CITATION Рек86 \l 1049 </w:instrText>
          </w:r>
          <w:r>
            <w:fldChar w:fldCharType="separate"/>
          </w:r>
          <w:r w:rsidR="009648CB">
            <w:rPr>
              <w:noProof/>
            </w:rPr>
            <w:t>[7]</w:t>
          </w:r>
          <w:r>
            <w:fldChar w:fldCharType="end"/>
          </w:r>
        </w:sdtContent>
      </w:sdt>
      <w:r>
        <w:t>.</w:t>
      </w:r>
      <w:r w:rsidR="007740C2">
        <w:t xml:space="preserve"> </w:t>
      </w:r>
    </w:p>
    <w:p w:rsidR="007740C2" w:rsidRPr="00020655" w:rsidRDefault="007740C2" w:rsidP="00A76CE8">
      <w:r>
        <w:t xml:space="preserve">Также, согласно проведенному тестированию </w:t>
      </w:r>
      <w:sdt>
        <w:sdtPr>
          <w:id w:val="599304858"/>
          <w:citation/>
        </w:sdtPr>
        <w:sdtEndPr/>
        <w:sdtContent>
          <w:r>
            <w:fldChar w:fldCharType="begin"/>
          </w:r>
          <w:r>
            <w:instrText xml:space="preserve"> CITATION Дил05 \l 1049 </w:instrText>
          </w:r>
          <w:r>
            <w:fldChar w:fldCharType="separate"/>
          </w:r>
          <w:r w:rsidR="009648CB">
            <w:rPr>
              <w:noProof/>
            </w:rPr>
            <w:t>[11]</w:t>
          </w:r>
          <w:r>
            <w:fldChar w:fldCharType="end"/>
          </w:r>
        </w:sdtContent>
      </w:sdt>
      <w:r>
        <w:t xml:space="preserve">, </w:t>
      </w:r>
      <w:r w:rsidR="002A72A4">
        <w:t>было выявлено, что наиболее эффективным для решения многоэкстремальных задач является метод прямых выборочных процедур с уменьшением интервала поиска</w:t>
      </w:r>
      <w:r w:rsidR="00BB4A12" w:rsidRPr="0010468E">
        <w:t xml:space="preserve"> </w:t>
      </w:r>
      <w:sdt>
        <w:sdtPr>
          <w:rPr>
            <w:lang w:val="en-US"/>
          </w:rPr>
          <w:id w:val="-1753192967"/>
          <w:citation/>
        </w:sdtPr>
        <w:sdtEndPr/>
        <w:sdtContent>
          <w:r w:rsidR="00BB4A12">
            <w:rPr>
              <w:lang w:val="en-US"/>
            </w:rPr>
            <w:fldChar w:fldCharType="begin"/>
          </w:r>
          <w:r w:rsidR="00BB4A12" w:rsidRPr="0010468E">
            <w:instrText xml:space="preserve"> </w:instrText>
          </w:r>
          <w:r w:rsidR="00BB4A12">
            <w:rPr>
              <w:lang w:val="en-US"/>
            </w:rPr>
            <w:instrText>CITATION</w:instrText>
          </w:r>
          <w:r w:rsidR="00BB4A12" w:rsidRPr="0010468E">
            <w:instrText xml:space="preserve"> </w:instrText>
          </w:r>
          <w:r w:rsidR="00BB4A12">
            <w:rPr>
              <w:lang w:val="en-US"/>
            </w:rPr>
            <w:instrText>Lud</w:instrText>
          </w:r>
          <w:r w:rsidR="00BB4A12" w:rsidRPr="0010468E">
            <w:instrText>90 \</w:instrText>
          </w:r>
          <w:r w:rsidR="00BB4A12">
            <w:rPr>
              <w:lang w:val="en-US"/>
            </w:rPr>
            <w:instrText>l</w:instrText>
          </w:r>
          <w:r w:rsidR="00BB4A12" w:rsidRPr="0010468E">
            <w:instrText xml:space="preserve"> 1033 </w:instrText>
          </w:r>
          <w:r w:rsidR="00BB4A12">
            <w:rPr>
              <w:lang w:val="en-US"/>
            </w:rPr>
            <w:fldChar w:fldCharType="separate"/>
          </w:r>
          <w:r w:rsidR="009648CB" w:rsidRPr="005F34FC">
            <w:rPr>
              <w:noProof/>
            </w:rPr>
            <w:t>[12]</w:t>
          </w:r>
          <w:r w:rsidR="00BB4A12">
            <w:rPr>
              <w:lang w:val="en-US"/>
            </w:rPr>
            <w:fldChar w:fldCharType="end"/>
          </w:r>
        </w:sdtContent>
      </w:sdt>
      <w:r w:rsidR="00E02F39">
        <w:t>. Остальные рассмотренные методы ориентированы на поиск локального экстремума и являются неэффективными для решения задач, подобн</w:t>
      </w:r>
      <w:r w:rsidR="00B60720">
        <w:t>ых</w:t>
      </w:r>
      <w:r w:rsidR="000B30BB">
        <w:t xml:space="preserve"> задаче,</w:t>
      </w:r>
      <w:r w:rsidR="00E02F39">
        <w:t xml:space="preserve"> поставленной в разделе </w:t>
      </w:r>
      <w:r w:rsidR="00E02F39">
        <w:fldChar w:fldCharType="begin"/>
      </w:r>
      <w:r w:rsidR="00E02F39">
        <w:instrText xml:space="preserve"> REF _Ref388559554 \r \h </w:instrText>
      </w:r>
      <w:r w:rsidR="00E02F39">
        <w:fldChar w:fldCharType="separate"/>
      </w:r>
      <w:r w:rsidR="00171714">
        <w:t>1.1</w:t>
      </w:r>
      <w:r w:rsidR="00E02F39">
        <w:fldChar w:fldCharType="end"/>
      </w:r>
      <w:r w:rsidR="00E02F39">
        <w:t>.</w:t>
      </w:r>
    </w:p>
    <w:p w:rsidR="00020655" w:rsidRDefault="00020655" w:rsidP="00020655">
      <w:pPr>
        <w:rPr>
          <w:lang w:val="en-US"/>
        </w:rPr>
      </w:pPr>
      <w:r>
        <w:t xml:space="preserve">Работоспособность данного метода была исследована </w:t>
      </w:r>
      <w:sdt>
        <w:sdtPr>
          <w:id w:val="-726613587"/>
          <w:citation/>
        </w:sdtPr>
        <w:sdtEndPr/>
        <w:sdtContent>
          <w:r>
            <w:fldChar w:fldCharType="begin"/>
          </w:r>
          <w:r>
            <w:instrText xml:space="preserve"> CITATION Дил05 \l 1049 </w:instrText>
          </w:r>
          <w:r>
            <w:fldChar w:fldCharType="separate"/>
          </w:r>
          <w:r w:rsidR="009648CB">
            <w:rPr>
              <w:noProof/>
            </w:rPr>
            <w:t>[11]</w:t>
          </w:r>
          <w:r>
            <w:fldChar w:fldCharType="end"/>
          </w:r>
        </w:sdtContent>
      </w:sdt>
      <w:r>
        <w:t xml:space="preserve"> на примере широко распространенной тестовой функции от двух переменных, имитирующей сильную «</w:t>
      </w:r>
      <w:proofErr w:type="spellStart"/>
      <w:r>
        <w:t>ов</w:t>
      </w:r>
      <w:r w:rsidR="003646C9">
        <w:t>ражность</w:t>
      </w:r>
      <w:proofErr w:type="spellEnd"/>
      <w:r w:rsidR="003646C9">
        <w:t xml:space="preserve">», - функции </w:t>
      </w:r>
      <w:proofErr w:type="spellStart"/>
      <w:r w:rsidR="003646C9">
        <w:t>Розенброка</w:t>
      </w:r>
      <w:proofErr w:type="spellEnd"/>
      <w:r w:rsidR="003646C9" w:rsidRPr="00114303">
        <w:t xml:space="preserve"> </w:t>
      </w:r>
      <w:sdt>
        <w:sdtPr>
          <w:rPr>
            <w:lang w:val="en-US"/>
          </w:rPr>
          <w:id w:val="1422221309"/>
          <w:citation/>
        </w:sdtPr>
        <w:sdtEndPr/>
        <w:sdtContent>
          <w:r w:rsidR="003646C9">
            <w:rPr>
              <w:lang w:val="en-US"/>
            </w:rPr>
            <w:fldChar w:fldCharType="begin"/>
          </w:r>
          <w:r w:rsidR="003646C9">
            <w:rPr>
              <w:lang w:val="en-US"/>
            </w:rPr>
            <w:instrText xml:space="preserve"> CITATION Рек861 \l 1033 </w:instrText>
          </w:r>
          <w:r w:rsidR="003646C9">
            <w:rPr>
              <w:lang w:val="en-US"/>
            </w:rPr>
            <w:fldChar w:fldCharType="separate"/>
          </w:r>
          <w:r w:rsidR="009648CB">
            <w:rPr>
              <w:noProof/>
              <w:lang w:val="en-US"/>
            </w:rPr>
            <w:t>[13]</w:t>
          </w:r>
          <w:r w:rsidR="003646C9">
            <w:rPr>
              <w:lang w:val="en-US"/>
            </w:rPr>
            <w:fldChar w:fldCharType="end"/>
          </w:r>
        </w:sdtContent>
      </w:sdt>
      <w:r w:rsidR="003646C9" w:rsidRPr="00114303">
        <w:t>:</w:t>
      </w:r>
    </w:p>
    <w:tbl>
      <w:tblPr>
        <w:tblStyle w:val="a4"/>
        <w:tblW w:w="957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E6A6F" w:rsidTr="00CE6A6F">
        <w:tc>
          <w:tcPr>
            <w:tcW w:w="8330" w:type="dxa"/>
            <w:vAlign w:val="center"/>
          </w:tcPr>
          <w:p w:rsidR="00CE6A6F" w:rsidRPr="008F7971" w:rsidRDefault="00FE574B" w:rsidP="00FE574B">
            <w:pPr>
              <w:ind w:firstLine="0"/>
            </w:pPr>
            <m:oMathPara>
              <m:oMathParaPr>
                <m:jc m:val="center"/>
              </m:oMathParaPr>
              <m:oMath>
                <m:r>
                  <w:rPr>
                    <w:rFonts w:ascii="Cambria Math" w:hAnsi="Cambria Math"/>
                  </w:rPr>
                  <m:t>f=c*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oMath>
            </m:oMathPara>
          </w:p>
        </w:tc>
        <w:tc>
          <w:tcPr>
            <w:tcW w:w="1241" w:type="dxa"/>
            <w:vAlign w:val="center"/>
          </w:tcPr>
          <w:p w:rsidR="00CE6A6F" w:rsidRPr="002978D6" w:rsidRDefault="00CE6A6F" w:rsidP="001E7BF0">
            <w:pPr>
              <w:ind w:firstLine="0"/>
            </w:pPr>
            <w:r>
              <w:rPr>
                <w:lang w:val="en-US"/>
              </w:rPr>
              <w:t>(</w:t>
            </w:r>
            <w:fldSimple w:instr=" STYLEREF 1 \s ">
              <w:r w:rsidR="00171714">
                <w:rPr>
                  <w:noProof/>
                </w:rPr>
                <w:t>1</w:t>
              </w:r>
            </w:fldSimple>
            <w:r>
              <w:t>.</w:t>
            </w:r>
            <w:fldSimple w:instr=" SEQ Формула \* ARABIC \s 1 ">
              <w:r w:rsidR="00171714">
                <w:rPr>
                  <w:noProof/>
                </w:rPr>
                <w:t>2</w:t>
              </w:r>
            </w:fldSimple>
            <w:r>
              <w:t>)</w:t>
            </w:r>
          </w:p>
        </w:tc>
      </w:tr>
    </w:tbl>
    <w:p w:rsidR="00DC5081" w:rsidRPr="00DC5081" w:rsidRDefault="00DC5081" w:rsidP="00A76CE8">
      <w:r>
        <w:t xml:space="preserve">По результатам проведенных испытаний </w:t>
      </w:r>
      <w:sdt>
        <w:sdtPr>
          <w:id w:val="-1103098276"/>
          <w:citation/>
        </w:sdtPr>
        <w:sdtEndPr/>
        <w:sdtContent>
          <w:r>
            <w:fldChar w:fldCharType="begin"/>
          </w:r>
          <w:r>
            <w:instrText xml:space="preserve"> CITATION Дил05 \l 1049 </w:instrText>
          </w:r>
          <w:r>
            <w:fldChar w:fldCharType="separate"/>
          </w:r>
          <w:r w:rsidR="009648CB">
            <w:rPr>
              <w:noProof/>
            </w:rPr>
            <w:t>[11]</w:t>
          </w:r>
          <w:r>
            <w:fldChar w:fldCharType="end"/>
          </w:r>
        </w:sdtContent>
      </w:sdt>
      <w:r>
        <w:t xml:space="preserve">, погрешность отыскания оптимума по функционалу </w:t>
      </w:r>
      <w:r w:rsidRPr="00AE453E">
        <w:rPr>
          <w:i/>
          <w:lang w:val="en-US"/>
        </w:rPr>
        <w:t>f</w:t>
      </w:r>
      <w:r w:rsidRPr="00DC5081">
        <w:t xml:space="preserve"> </w:t>
      </w:r>
      <w:r>
        <w:t xml:space="preserve">с помощью метода прямых выборочных процедур с уменьшением интервала поиска составила </w:t>
      </w:r>
      <w:r w:rsidRPr="00AE453E">
        <w:rPr>
          <w:i/>
        </w:rPr>
        <w:t>3.4*10</w:t>
      </w:r>
      <w:r w:rsidRPr="00AE453E">
        <w:rPr>
          <w:i/>
          <w:vertAlign w:val="superscript"/>
        </w:rPr>
        <w:t>-5</w:t>
      </w:r>
      <w:r>
        <w:t xml:space="preserve"> и по переменным </w:t>
      </w:r>
      <w:r w:rsidRPr="00AE453E">
        <w:rPr>
          <w:i/>
          <w:lang w:val="en-US"/>
        </w:rPr>
        <w:t>x</w:t>
      </w:r>
      <w:r w:rsidRPr="00AE453E">
        <w:rPr>
          <w:i/>
          <w:vertAlign w:val="subscript"/>
        </w:rPr>
        <w:t>1</w:t>
      </w:r>
      <w:r w:rsidRPr="00DC5081">
        <w:t xml:space="preserve"> </w:t>
      </w:r>
      <w:r>
        <w:t xml:space="preserve">и </w:t>
      </w:r>
      <w:r w:rsidRPr="00AE453E">
        <w:rPr>
          <w:i/>
          <w:lang w:val="en-US"/>
        </w:rPr>
        <w:t>x</w:t>
      </w:r>
      <w:r w:rsidRPr="00AE453E">
        <w:rPr>
          <w:i/>
          <w:vertAlign w:val="subscript"/>
        </w:rPr>
        <w:t>2</w:t>
      </w:r>
      <w:r w:rsidRPr="00DC5081">
        <w:t xml:space="preserve"> – </w:t>
      </w:r>
      <w:r w:rsidRPr="00AE453E">
        <w:rPr>
          <w:i/>
        </w:rPr>
        <w:t>5*10</w:t>
      </w:r>
      <w:r w:rsidRPr="00AE453E">
        <w:rPr>
          <w:i/>
          <w:vertAlign w:val="superscript"/>
        </w:rPr>
        <w:t>-3</w:t>
      </w:r>
      <w:r w:rsidRPr="00AE453E">
        <w:rPr>
          <w:i/>
        </w:rPr>
        <w:t xml:space="preserve"> </w:t>
      </w:r>
      <w:r>
        <w:t xml:space="preserve">и </w:t>
      </w:r>
      <w:r w:rsidRPr="00AE453E">
        <w:rPr>
          <w:i/>
        </w:rPr>
        <w:t>1.1*10</w:t>
      </w:r>
      <w:r w:rsidRPr="00AE453E">
        <w:rPr>
          <w:i/>
          <w:vertAlign w:val="superscript"/>
        </w:rPr>
        <w:t>-2</w:t>
      </w:r>
      <w:r>
        <w:t>, соответственно, т.е. данный метод оптимизации оказался весьма эффективным.</w:t>
      </w:r>
    </w:p>
    <w:p w:rsidR="00C66CAE" w:rsidRPr="00546510" w:rsidRDefault="0010468E" w:rsidP="00A76CE8">
      <w:r>
        <w:t xml:space="preserve">В соответствии с этим, для нахождения оптимального решения целевой функции </w:t>
      </w:r>
      <w:r>
        <w:fldChar w:fldCharType="begin"/>
      </w:r>
      <w:r>
        <w:instrText xml:space="preserve"> REF formula_target_func_anal \h </w:instrText>
      </w:r>
      <w:r>
        <w:fldChar w:fldCharType="separate"/>
      </w:r>
      <w:r w:rsidR="00171714">
        <w:rPr>
          <w:noProof/>
        </w:rPr>
        <w:t>1</w:t>
      </w:r>
      <w:r w:rsidR="00171714">
        <w:t>.</w:t>
      </w:r>
      <w:r w:rsidR="00171714">
        <w:rPr>
          <w:noProof/>
        </w:rPr>
        <w:t>1</w:t>
      </w:r>
      <w:r>
        <w:fldChar w:fldCharType="end"/>
      </w:r>
      <w:r>
        <w:t xml:space="preserve"> был выбран метод прямых выборочных процедур с уменьшением интервала поиска. Подробное описание данного метода, а также его модификация для возможности применения к поставленной задаче приводятся в разделе</w:t>
      </w:r>
      <w:r w:rsidR="00011BCC" w:rsidRPr="00011BCC">
        <w:t xml:space="preserve"> </w:t>
      </w:r>
      <w:r w:rsidR="00011BCC">
        <w:fldChar w:fldCharType="begin"/>
      </w:r>
      <w:r w:rsidR="00011BCC">
        <w:instrText xml:space="preserve"> REF _Ref389388162 \r \h </w:instrText>
      </w:r>
      <w:r w:rsidR="00011BCC">
        <w:fldChar w:fldCharType="separate"/>
      </w:r>
      <w:r w:rsidR="00171714">
        <w:t>2.4</w:t>
      </w:r>
      <w:r w:rsidR="00011BCC">
        <w:fldChar w:fldCharType="end"/>
      </w:r>
      <w:r>
        <w:t>.</w:t>
      </w:r>
    </w:p>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546510" w:rsidRPr="00750ABF" w:rsidRDefault="00546510" w:rsidP="00750ABF">
      <w:pPr>
        <w:pStyle w:val="1"/>
      </w:pPr>
      <w:bookmarkStart w:id="22" w:name="_Toc389395776"/>
      <w:r w:rsidRPr="00750ABF">
        <w:lastRenderedPageBreak/>
        <w:t>Конструкторский раздел</w:t>
      </w:r>
      <w:bookmarkEnd w:id="22"/>
    </w:p>
    <w:p w:rsidR="00546510" w:rsidRDefault="00546510" w:rsidP="00546510">
      <w:r>
        <w:t xml:space="preserve">В данном разделе приводится состав котельного отделения </w:t>
      </w:r>
      <w:commentRangeStart w:id="23"/>
      <w:r>
        <w:t>ТЭЦ-20 Мосэнерго</w:t>
      </w:r>
      <w:commentRangeEnd w:id="23"/>
      <w:r>
        <w:rPr>
          <w:rStyle w:val="a8"/>
        </w:rPr>
        <w:commentReference w:id="23"/>
      </w:r>
      <w:r>
        <w:t xml:space="preserve">, описывается базовая математическая модель расхода топлива котлоагрегатами. Приводится модификация математической модели в соответствии с требованиями поставленной задачи и конкретными параметрами, относящимися к условиям функционирования </w:t>
      </w:r>
      <w:commentRangeStart w:id="24"/>
      <w:r>
        <w:t>ТЭЦ-20 Мосэнерго</w:t>
      </w:r>
      <w:commentRangeEnd w:id="24"/>
      <w:r>
        <w:rPr>
          <w:rStyle w:val="a8"/>
        </w:rPr>
        <w:commentReference w:id="24"/>
      </w:r>
      <w:r>
        <w:t xml:space="preserve">. Выполняется построение целевых функций для сформулированных в </w:t>
      </w:r>
      <w:r w:rsidR="00BF5688">
        <w:t xml:space="preserve">разделе </w:t>
      </w:r>
      <w:r w:rsidR="00BF5688">
        <w:fldChar w:fldCharType="begin"/>
      </w:r>
      <w:r w:rsidR="00BF5688">
        <w:instrText xml:space="preserve"> REF _Ref388559554 \r \h </w:instrText>
      </w:r>
      <w:r w:rsidR="00BF5688">
        <w:fldChar w:fldCharType="separate"/>
      </w:r>
      <w:r w:rsidR="00171714">
        <w:t>1.1</w:t>
      </w:r>
      <w:r w:rsidR="00BF5688">
        <w:fldChar w:fldCharType="end"/>
      </w:r>
      <w:r w:rsidR="00BF5688">
        <w:t xml:space="preserve"> к</w:t>
      </w:r>
      <w:r>
        <w:t>ритериев оптимизации, а также построение общей целевой функции, описывающей поставленную многокритериальную оптимизационную задачу.</w:t>
      </w:r>
    </w:p>
    <w:p w:rsidR="00546510" w:rsidRDefault="00546510" w:rsidP="00546510">
      <w:r>
        <w:t>Приводится описание метода, предлагаемого для решения поставленной задачи, а также алгоритма, реализующего данный метод.</w:t>
      </w:r>
    </w:p>
    <w:p w:rsidR="00546510" w:rsidRPr="001E2EAC" w:rsidRDefault="00546510" w:rsidP="00546510">
      <w:r>
        <w:t>Описывается структура разработанного программного продукта.</w:t>
      </w:r>
    </w:p>
    <w:p w:rsidR="00546510" w:rsidRPr="00750ABF" w:rsidRDefault="00546510" w:rsidP="00750ABF">
      <w:pPr>
        <w:pStyle w:val="2"/>
      </w:pPr>
      <w:bookmarkStart w:id="25" w:name="_Toc389395777"/>
      <w:r w:rsidRPr="00750ABF">
        <w:t>Состав котельного отделения</w:t>
      </w:r>
      <w:commentRangeStart w:id="26"/>
      <w:r w:rsidRPr="00750ABF">
        <w:t xml:space="preserve"> ТЭЦ-20 Мосэнерго</w:t>
      </w:r>
      <w:commentRangeEnd w:id="26"/>
      <w:r w:rsidRPr="00750ABF">
        <w:rPr>
          <w:rStyle w:val="a8"/>
          <w:sz w:val="32"/>
          <w:szCs w:val="28"/>
        </w:rPr>
        <w:commentReference w:id="26"/>
      </w:r>
      <w:bookmarkEnd w:id="25"/>
    </w:p>
    <w:p w:rsidR="00546510" w:rsidRDefault="00546510" w:rsidP="00546510">
      <w:r>
        <w:t>Котельное отделение ТЭЦ-20 Мосэнерго состоит из двух независимых очередей котлоагрегатов:</w:t>
      </w:r>
    </w:p>
    <w:p w:rsidR="00546510" w:rsidRPr="00963120" w:rsidRDefault="00546510" w:rsidP="00546510">
      <w:pPr>
        <w:pStyle w:val="a3"/>
        <w:numPr>
          <w:ilvl w:val="0"/>
          <w:numId w:val="19"/>
        </w:numPr>
        <w:rPr>
          <w:lang w:val="ru-RU"/>
        </w:rPr>
      </w:pPr>
      <w:r>
        <w:rPr>
          <w:lang w:val="ru-RU"/>
        </w:rPr>
        <w:t xml:space="preserve">Очередь «90 </w:t>
      </w:r>
      <w:proofErr w:type="spellStart"/>
      <w:r>
        <w:rPr>
          <w:lang w:val="ru-RU"/>
        </w:rPr>
        <w:t>ата</w:t>
      </w:r>
      <w:proofErr w:type="spellEnd"/>
      <w:r>
        <w:rPr>
          <w:lang w:val="ru-RU"/>
        </w:rPr>
        <w:t xml:space="preserve">», в которой </w:t>
      </w:r>
      <w:commentRangeStart w:id="27"/>
      <w:r>
        <w:rPr>
          <w:lang w:val="ru-RU"/>
        </w:rPr>
        <w:t xml:space="preserve">котлоагрегаты </w:t>
      </w:r>
      <w:commentRangeEnd w:id="27"/>
      <w:r>
        <w:rPr>
          <w:rStyle w:val="a8"/>
          <w:rFonts w:eastAsia="Times New Roman"/>
          <w:lang w:val="ru-RU"/>
        </w:rPr>
        <w:commentReference w:id="27"/>
      </w:r>
      <w:r>
        <w:rPr>
          <w:lang w:val="ru-RU"/>
        </w:rPr>
        <w:t>работают при давлении 90 атм.;</w:t>
      </w:r>
    </w:p>
    <w:p w:rsidR="00546510" w:rsidRPr="00963120" w:rsidRDefault="00546510" w:rsidP="00546510">
      <w:pPr>
        <w:pStyle w:val="a3"/>
        <w:numPr>
          <w:ilvl w:val="0"/>
          <w:numId w:val="19"/>
        </w:numPr>
        <w:rPr>
          <w:lang w:val="ru-RU"/>
        </w:rPr>
      </w:pPr>
      <w:r>
        <w:rPr>
          <w:lang w:val="ru-RU"/>
        </w:rPr>
        <w:t xml:space="preserve">Очередь «130 </w:t>
      </w:r>
      <w:proofErr w:type="spellStart"/>
      <w:r>
        <w:rPr>
          <w:lang w:val="ru-RU"/>
        </w:rPr>
        <w:t>ата</w:t>
      </w:r>
      <w:proofErr w:type="spellEnd"/>
      <w:r>
        <w:rPr>
          <w:lang w:val="ru-RU"/>
        </w:rPr>
        <w:t>», в которой котлоагрегаты работают при давлении 130 атм.;</w:t>
      </w:r>
    </w:p>
    <w:p w:rsidR="00546510" w:rsidRDefault="00546510" w:rsidP="00546510">
      <w:r>
        <w:t xml:space="preserve">В виду сложности математической модели и большого количества расчетов, а также независимости приведенных выше очередей котлоагрегатов, в данной работе рассматривается только очередь «90 </w:t>
      </w:r>
      <w:proofErr w:type="spellStart"/>
      <w:r>
        <w:t>ата</w:t>
      </w:r>
      <w:proofErr w:type="spellEnd"/>
      <w:r>
        <w:t>».</w:t>
      </w:r>
    </w:p>
    <w:p w:rsidR="00546510" w:rsidRPr="00D95768" w:rsidRDefault="00546510" w:rsidP="00546510">
      <w:r>
        <w:t xml:space="preserve">Очередь «90 </w:t>
      </w:r>
      <w:proofErr w:type="spellStart"/>
      <w:r>
        <w:t>ата</w:t>
      </w:r>
      <w:proofErr w:type="spellEnd"/>
      <w:r>
        <w:t xml:space="preserve">» состоит из 6 котлоагрегатов, условно </w:t>
      </w:r>
      <w:proofErr w:type="gramStart"/>
      <w:r>
        <w:t>обозначаемых</w:t>
      </w:r>
      <w:proofErr w:type="gramEnd"/>
      <w:r>
        <w:t xml:space="preserve">: </w:t>
      </w:r>
      <w:r>
        <w:rPr>
          <w:lang w:val="en-US"/>
        </w:rPr>
        <w:t>K</w:t>
      </w:r>
      <w:r w:rsidRPr="0004631C">
        <w:t xml:space="preserve">1, </w:t>
      </w:r>
      <w:r>
        <w:rPr>
          <w:lang w:val="en-US"/>
        </w:rPr>
        <w:t>K</w:t>
      </w:r>
      <w:r w:rsidRPr="0004631C">
        <w:t xml:space="preserve">2, </w:t>
      </w:r>
      <w:r>
        <w:rPr>
          <w:lang w:val="en-US"/>
        </w:rPr>
        <w:t>K</w:t>
      </w:r>
      <w:r w:rsidRPr="0004631C">
        <w:t xml:space="preserve">3, </w:t>
      </w:r>
      <w:r>
        <w:rPr>
          <w:lang w:val="en-US"/>
        </w:rPr>
        <w:t>K</w:t>
      </w:r>
      <w:r w:rsidRPr="0004631C">
        <w:t xml:space="preserve">4, </w:t>
      </w:r>
      <w:r>
        <w:rPr>
          <w:lang w:val="en-US"/>
        </w:rPr>
        <w:t>K</w:t>
      </w:r>
      <w:r w:rsidRPr="0004631C">
        <w:t xml:space="preserve">5, </w:t>
      </w:r>
      <w:r>
        <w:rPr>
          <w:lang w:val="en-US"/>
        </w:rPr>
        <w:t>K</w:t>
      </w:r>
      <w:r w:rsidRPr="0004631C">
        <w:t xml:space="preserve">6. </w:t>
      </w:r>
      <w:r>
        <w:t>Каждый из них может работать как на газе, так и на мазуте, а также на любой комбинации газа и мазута.</w:t>
      </w:r>
    </w:p>
    <w:p w:rsidR="00546510" w:rsidRPr="003D454F" w:rsidRDefault="00546510" w:rsidP="003D454F">
      <w:pPr>
        <w:pStyle w:val="2"/>
      </w:pPr>
      <w:bookmarkStart w:id="28" w:name="_Toc389395778"/>
      <w:r w:rsidRPr="003D454F">
        <w:lastRenderedPageBreak/>
        <w:t>Математическая модель функционирования котлоагрегатов</w:t>
      </w:r>
      <w:bookmarkEnd w:id="28"/>
    </w:p>
    <w:p w:rsidR="00546510" w:rsidRDefault="00546510" w:rsidP="00546510">
      <w:r>
        <w:t>В данном разделе выделяются параметры, необходимые для построения математической модели функционирования котлоагрегатов, определяются входные управляемые переменные математической модели и выходные параметры, получаемые после ее расчета. Выполняется построение математической модели в соответствии с поставленной задачей.</w:t>
      </w:r>
    </w:p>
    <w:p w:rsidR="00546510" w:rsidRPr="003D454F" w:rsidRDefault="00546510" w:rsidP="003D454F">
      <w:pPr>
        <w:pStyle w:val="3"/>
      </w:pPr>
      <w:bookmarkStart w:id="29" w:name="_Toc389395779"/>
      <w:r w:rsidRPr="003D454F">
        <w:t>Параметры, используемые в математической модели</w:t>
      </w:r>
      <w:bookmarkEnd w:id="29"/>
    </w:p>
    <w:p w:rsidR="00546510" w:rsidRDefault="00546510" w:rsidP="00546510">
      <w:r>
        <w:t>Для построения математической модели функционирования котлоагрегатов и проведения расчетов, необходимо учесть параметры</w:t>
      </w:r>
      <w:r w:rsidR="002B6BD6">
        <w:t xml:space="preserve"> </w:t>
      </w:r>
      <w:sdt>
        <w:sdtPr>
          <w:id w:val="1188337490"/>
          <w:citation/>
        </w:sdtPr>
        <w:sdtEndPr/>
        <w:sdtContent>
          <w:r w:rsidR="002B6BD6">
            <w:fldChar w:fldCharType="begin"/>
          </w:r>
          <w:r w:rsidR="002B6BD6">
            <w:instrText xml:space="preserve"> CITATION Дил05 \l 1049 </w:instrText>
          </w:r>
          <w:r w:rsidR="002B6BD6">
            <w:fldChar w:fldCharType="separate"/>
          </w:r>
          <w:r w:rsidR="009648CB">
            <w:rPr>
              <w:noProof/>
            </w:rPr>
            <w:t>[11]</w:t>
          </w:r>
          <w:r w:rsidR="002B6BD6">
            <w:fldChar w:fldCharType="end"/>
          </w:r>
        </w:sdtContent>
      </w:sdt>
      <w:r>
        <w:t xml:space="preserve">, представленные в таблице </w:t>
      </w:r>
      <w:r>
        <w:fldChar w:fldCharType="begin"/>
      </w:r>
      <w:r>
        <w:instrText xml:space="preserve"> REF tbl_mat_mod_params \h </w:instrText>
      </w:r>
      <w:r>
        <w:fldChar w:fldCharType="separate"/>
      </w:r>
      <w:r w:rsidR="00171714">
        <w:rPr>
          <w:noProof/>
        </w:rPr>
        <w:t>2</w:t>
      </w:r>
      <w:r w:rsidR="00171714">
        <w:t>.</w:t>
      </w:r>
      <w:r w:rsidR="00171714">
        <w:rPr>
          <w:noProof/>
        </w:rPr>
        <w:t>1</w:t>
      </w:r>
      <w:r>
        <w:fldChar w:fldCharType="end"/>
      </w:r>
      <w:r>
        <w:t>.</w:t>
      </w:r>
    </w:p>
    <w:p w:rsidR="00546510" w:rsidRDefault="00546510" w:rsidP="00546510">
      <w:proofErr w:type="gramStart"/>
      <w:r>
        <w:t>Данные параметры были взяты из</w:t>
      </w:r>
      <w:r w:rsidR="00EC4570">
        <w:t xml:space="preserve"> </w:t>
      </w:r>
      <w:sdt>
        <w:sdtPr>
          <w:id w:val="657657868"/>
          <w:citation/>
        </w:sdtPr>
        <w:sdtEndPr/>
        <w:sdtContent>
          <w:proofErr w:type="gramEnd"/>
          <w:r w:rsidR="00EC4570">
            <w:fldChar w:fldCharType="begin"/>
          </w:r>
          <w:r w:rsidR="00EC4570">
            <w:instrText xml:space="preserve"> CITATION Дил05 \l 1049 </w:instrText>
          </w:r>
          <w:r w:rsidR="00EC4570">
            <w:fldChar w:fldCharType="separate"/>
          </w:r>
          <w:r w:rsidR="009648CB">
            <w:rPr>
              <w:noProof/>
            </w:rPr>
            <w:t>[11]</w:t>
          </w:r>
          <w:r w:rsidR="00EC4570">
            <w:fldChar w:fldCharType="end"/>
          </w:r>
          <w:proofErr w:type="gramStart"/>
        </w:sdtContent>
      </w:sdt>
      <w:r w:rsidRPr="0025263B">
        <w:t xml:space="preserve">, </w:t>
      </w:r>
      <w:r>
        <w:t xml:space="preserve">где рассматривалась модель функционирования Могилевской </w:t>
      </w:r>
      <w:commentRangeStart w:id="30"/>
      <w:r>
        <w:t>ТЭЦ-2</w:t>
      </w:r>
      <w:commentRangeEnd w:id="30"/>
      <w:r>
        <w:rPr>
          <w:rStyle w:val="a8"/>
        </w:rPr>
        <w:commentReference w:id="30"/>
      </w:r>
      <w:r>
        <w:t xml:space="preserve">. Построенная в </w:t>
      </w:r>
      <w:sdt>
        <w:sdtPr>
          <w:id w:val="-933887228"/>
          <w:citation/>
        </w:sdtPr>
        <w:sdtEndPr/>
        <w:sdtContent>
          <w:proofErr w:type="gramEnd"/>
          <w:r w:rsidR="002B6BD6">
            <w:fldChar w:fldCharType="begin"/>
          </w:r>
          <w:r w:rsidR="002B6BD6">
            <w:instrText xml:space="preserve"> CITATION Дил05 \l 1049 </w:instrText>
          </w:r>
          <w:r w:rsidR="002B6BD6">
            <w:fldChar w:fldCharType="separate"/>
          </w:r>
          <w:r w:rsidR="009648CB">
            <w:rPr>
              <w:noProof/>
            </w:rPr>
            <w:t>[11]</w:t>
          </w:r>
          <w:r w:rsidR="002B6BD6">
            <w:fldChar w:fldCharType="end"/>
          </w:r>
          <w:proofErr w:type="gramStart"/>
        </w:sdtContent>
      </w:sdt>
      <w:r w:rsidR="002B6BD6">
        <w:t xml:space="preserve"> </w:t>
      </w:r>
      <w:r>
        <w:t xml:space="preserve">математическая модель была успешно внедрена на Могилевской ТЭЦ-2 </w:t>
      </w:r>
      <w:r w:rsidRPr="0025263B">
        <w:t xml:space="preserve">[1], </w:t>
      </w:r>
      <w:r>
        <w:t>которая является типичным энергетическим предприятием, в состав которого входят турбинное и котельное отделение.</w:t>
      </w:r>
      <w:proofErr w:type="gramEnd"/>
      <w:r>
        <w:t xml:space="preserve"> Это позволяет использовать описанные параметры для построения математической модели функционирования и других ТЭЦ, в том числе котельного отделения ТЭЦ-20 Мосэнерго, рассматриваемого в данной работе.</w:t>
      </w:r>
    </w:p>
    <w:p w:rsidR="00546510" w:rsidRDefault="00546510" w:rsidP="00546510">
      <w:pPr>
        <w:pStyle w:val="af"/>
        <w:keepNext/>
      </w:pPr>
      <w:r>
        <w:t xml:space="preserve">Таблица </w:t>
      </w:r>
      <w:bookmarkStart w:id="31" w:name="tbl_mat_mod_params"/>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1</w:t>
        </w:r>
      </w:fldSimple>
      <w:bookmarkEnd w:id="31"/>
      <w:r>
        <w:t xml:space="preserve"> Параметры, используемые в математической модели</w:t>
      </w:r>
    </w:p>
    <w:tbl>
      <w:tblPr>
        <w:tblStyle w:val="a4"/>
        <w:tblW w:w="0" w:type="auto"/>
        <w:jc w:val="center"/>
        <w:tblInd w:w="-3406" w:type="dxa"/>
        <w:tblLook w:val="04A0" w:firstRow="1" w:lastRow="0" w:firstColumn="1" w:lastColumn="0" w:noHBand="0" w:noVBand="1"/>
      </w:tblPr>
      <w:tblGrid>
        <w:gridCol w:w="5497"/>
        <w:gridCol w:w="2026"/>
        <w:gridCol w:w="1832"/>
      </w:tblGrid>
      <w:tr w:rsidR="00546510" w:rsidTr="001E7BF0">
        <w:trPr>
          <w:jc w:val="center"/>
        </w:trPr>
        <w:tc>
          <w:tcPr>
            <w:tcW w:w="5497" w:type="dxa"/>
          </w:tcPr>
          <w:p w:rsidR="00546510" w:rsidRPr="00B73835" w:rsidRDefault="00546510" w:rsidP="00E65E9E">
            <w:pPr>
              <w:spacing w:line="240" w:lineRule="auto"/>
              <w:ind w:firstLine="0"/>
              <w:jc w:val="center"/>
              <w:rPr>
                <w:b/>
              </w:rPr>
            </w:pPr>
            <w:r w:rsidRPr="00B73835">
              <w:rPr>
                <w:b/>
              </w:rPr>
              <w:t>Название</w:t>
            </w:r>
          </w:p>
        </w:tc>
        <w:tc>
          <w:tcPr>
            <w:tcW w:w="2026" w:type="dxa"/>
          </w:tcPr>
          <w:p w:rsidR="00546510" w:rsidRPr="00B73835" w:rsidRDefault="00546510" w:rsidP="00E65E9E">
            <w:pPr>
              <w:spacing w:line="240" w:lineRule="auto"/>
              <w:ind w:firstLine="0"/>
              <w:jc w:val="center"/>
              <w:rPr>
                <w:b/>
              </w:rPr>
            </w:pPr>
            <w:r w:rsidRPr="00B73835">
              <w:rPr>
                <w:b/>
              </w:rPr>
              <w:t>Обозначение</w:t>
            </w:r>
          </w:p>
        </w:tc>
        <w:tc>
          <w:tcPr>
            <w:tcW w:w="1832" w:type="dxa"/>
          </w:tcPr>
          <w:p w:rsidR="00546510" w:rsidRPr="00B73835" w:rsidRDefault="00546510" w:rsidP="00E65E9E">
            <w:pPr>
              <w:spacing w:line="240" w:lineRule="auto"/>
              <w:ind w:firstLine="0"/>
              <w:jc w:val="center"/>
              <w:rPr>
                <w:b/>
              </w:rPr>
            </w:pPr>
            <w:r w:rsidRPr="00B73835">
              <w:rPr>
                <w:b/>
              </w:rPr>
              <w:t>Единица измерения</w:t>
            </w:r>
          </w:p>
        </w:tc>
      </w:tr>
      <w:tr w:rsidR="00546510" w:rsidTr="001E7BF0">
        <w:trPr>
          <w:jc w:val="center"/>
        </w:trPr>
        <w:tc>
          <w:tcPr>
            <w:tcW w:w="9355" w:type="dxa"/>
            <w:gridSpan w:val="3"/>
          </w:tcPr>
          <w:p w:rsidR="00546510" w:rsidRDefault="00546510" w:rsidP="00E65E9E">
            <w:pPr>
              <w:spacing w:line="240" w:lineRule="auto"/>
              <w:jc w:val="center"/>
            </w:pPr>
            <w:r>
              <w:rPr>
                <w:b/>
              </w:rPr>
              <w:t>Вид,</w:t>
            </w:r>
            <w:r w:rsidRPr="00862A9A">
              <w:rPr>
                <w:b/>
              </w:rPr>
              <w:t xml:space="preserve"> </w:t>
            </w:r>
            <w:r w:rsidRPr="00B73835">
              <w:rPr>
                <w:b/>
              </w:rPr>
              <w:t>марка, характеристики сжигаемого топлива</w:t>
            </w:r>
          </w:p>
        </w:tc>
      </w:tr>
      <w:tr w:rsidR="00546510" w:rsidTr="001E7BF0">
        <w:trPr>
          <w:jc w:val="center"/>
        </w:trPr>
        <w:tc>
          <w:tcPr>
            <w:tcW w:w="5497" w:type="dxa"/>
          </w:tcPr>
          <w:p w:rsidR="00546510" w:rsidRDefault="00546510" w:rsidP="00E65E9E">
            <w:pPr>
              <w:spacing w:line="240" w:lineRule="auto"/>
              <w:ind w:firstLine="0"/>
            </w:pPr>
            <w:r>
              <w:t>Низшая теплота сгорания</w:t>
            </w:r>
          </w:p>
        </w:tc>
        <w:tc>
          <w:tcPr>
            <w:tcW w:w="2026" w:type="dxa"/>
          </w:tcPr>
          <w:p w:rsidR="00546510" w:rsidRDefault="00525B86" w:rsidP="00E65E9E">
            <w:pPr>
              <w:spacing w:line="240" w:lineRule="auto"/>
              <w:ind w:firstLine="0"/>
              <w:jc w:val="center"/>
            </w:pPr>
            <m:oMathPara>
              <m:oMath>
                <m:sSubSup>
                  <m:sSubSupPr>
                    <m:ctrlPr>
                      <w:rPr>
                        <w:rFonts w:ascii="Cambria Math" w:hAnsi="Cambria Math"/>
                        <w:i/>
                      </w:rPr>
                    </m:ctrlPr>
                  </m:sSubSupPr>
                  <m:e>
                    <m:r>
                      <w:rPr>
                        <w:rFonts w:ascii="Cambria Math" w:hAnsi="Cambria Math"/>
                        <w:lang w:val="en-US"/>
                      </w:rPr>
                      <m:t>Q</m:t>
                    </m:r>
                  </m:e>
                  <m:sub>
                    <m:r>
                      <w:rPr>
                        <w:rFonts w:ascii="Cambria Math" w:hAnsi="Cambria Math"/>
                      </w:rPr>
                      <m:t>н</m:t>
                    </m:r>
                  </m:sub>
                  <m:sup>
                    <m:r>
                      <w:rPr>
                        <w:rFonts w:ascii="Cambria Math" w:hAnsi="Cambria Math"/>
                        <w:lang w:val="en-US"/>
                      </w:rPr>
                      <m:t>p</m:t>
                    </m:r>
                  </m:sup>
                </m:sSubSup>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p w:rsidR="00546510" w:rsidRPr="002B6321" w:rsidRDefault="00546510" w:rsidP="00E65E9E">
            <w:pPr>
              <w:spacing w:line="240" w:lineRule="auto"/>
              <w:ind w:firstLine="0"/>
              <w:jc w:val="center"/>
            </w:pPr>
            <w:proofErr w:type="gramStart"/>
            <w:r>
              <w:t>ккал</w:t>
            </w:r>
            <w:proofErr w:type="gramEnd"/>
            <w:r>
              <w:t>/м</w:t>
            </w:r>
            <w:r w:rsidRPr="002B6321">
              <w:rPr>
                <w:vertAlign w:val="superscript"/>
              </w:rPr>
              <w:t>3</w:t>
            </w:r>
            <w:r>
              <w:t xml:space="preserve"> (кДж/м</w:t>
            </w:r>
            <w:r w:rsidRPr="002B6321">
              <w:rPr>
                <w:vertAlign w:val="superscript"/>
              </w:rPr>
              <w:t>3</w:t>
            </w:r>
            <w:r>
              <w:t>)</w:t>
            </w:r>
          </w:p>
        </w:tc>
      </w:tr>
      <w:tr w:rsidR="00546510" w:rsidTr="001E7BF0">
        <w:trPr>
          <w:jc w:val="center"/>
        </w:trPr>
        <w:tc>
          <w:tcPr>
            <w:tcW w:w="5497" w:type="dxa"/>
          </w:tcPr>
          <w:p w:rsidR="00546510" w:rsidRDefault="00546510" w:rsidP="00E65E9E">
            <w:pPr>
              <w:spacing w:line="240" w:lineRule="auto"/>
              <w:ind w:firstLine="0"/>
            </w:pPr>
            <w:r>
              <w:t>Влажность на рабочую массу</w:t>
            </w:r>
          </w:p>
        </w:tc>
        <w:tc>
          <w:tcPr>
            <w:tcW w:w="2026" w:type="dxa"/>
          </w:tcPr>
          <w:p w:rsidR="00546510" w:rsidRDefault="00525B86" w:rsidP="00E65E9E">
            <w:pPr>
              <w:spacing w:line="240" w:lineRule="auto"/>
              <w:jc w:val="center"/>
            </w:pPr>
            <m:oMathPara>
              <m:oMath>
                <m:sSub>
                  <m:sSubPr>
                    <m:ctrlPr>
                      <w:rPr>
                        <w:rFonts w:ascii="Cambria Math" w:hAnsi="Cambria Math"/>
                        <w:i/>
                      </w:rPr>
                    </m:ctrlPr>
                  </m:sSubPr>
                  <m:e>
                    <m:r>
                      <w:rPr>
                        <w:rFonts w:ascii="Cambria Math" w:hAnsi="Cambria Math"/>
                        <w:lang w:val="en-US"/>
                      </w:rPr>
                      <m:t>W</m:t>
                    </m:r>
                  </m:e>
                  <m:sub>
                    <m:r>
                      <w:rPr>
                        <w:rFonts w:ascii="Cambria Math" w:hAnsi="Cambria Math"/>
                      </w:rPr>
                      <m:t>p</m:t>
                    </m:r>
                  </m:sub>
                </m:sSub>
              </m:oMath>
            </m:oMathPara>
          </w:p>
        </w:tc>
        <w:tc>
          <w:tcPr>
            <w:tcW w:w="1832" w:type="dxa"/>
          </w:tcPr>
          <w:p w:rsidR="00546510" w:rsidRDefault="00546510" w:rsidP="00E65E9E">
            <w:pPr>
              <w:spacing w:line="240" w:lineRule="auto"/>
              <w:ind w:firstLine="0"/>
              <w:jc w:val="center"/>
            </w:pPr>
            <w:r>
              <w:t>%</w:t>
            </w:r>
          </w:p>
        </w:tc>
      </w:tr>
      <w:tr w:rsidR="00546510" w:rsidTr="001E7BF0">
        <w:trPr>
          <w:jc w:val="center"/>
        </w:trPr>
        <w:tc>
          <w:tcPr>
            <w:tcW w:w="5497" w:type="dxa"/>
          </w:tcPr>
          <w:p w:rsidR="00546510" w:rsidRDefault="00546510" w:rsidP="00E65E9E">
            <w:pPr>
              <w:spacing w:line="240" w:lineRule="auto"/>
              <w:ind w:firstLine="0"/>
            </w:pPr>
            <w:r>
              <w:t>Температура мазута, подаваемого в топку котла</w:t>
            </w:r>
          </w:p>
        </w:tc>
        <w:tc>
          <w:tcPr>
            <w:tcW w:w="2026" w:type="dxa"/>
          </w:tcPr>
          <w:p w:rsidR="00546510" w:rsidRDefault="00525B86" w:rsidP="00E65E9E">
            <w:pPr>
              <w:spacing w:line="240" w:lineRule="auto"/>
              <w:jc w:val="center"/>
            </w:pPr>
            <m:oMathPara>
              <m:oMath>
                <m:sSub>
                  <m:sSubPr>
                    <m:ctrlPr>
                      <w:rPr>
                        <w:rFonts w:ascii="Cambria Math" w:hAnsi="Cambria Math"/>
                        <w:i/>
                      </w:rPr>
                    </m:ctrlPr>
                  </m:sSubPr>
                  <m:e>
                    <m:r>
                      <w:rPr>
                        <w:rFonts w:ascii="Cambria Math" w:hAnsi="Cambria Math"/>
                        <w:lang w:val="en-US"/>
                      </w:rPr>
                      <m:t>t</m:t>
                    </m:r>
                  </m:e>
                  <m:sub>
                    <m:r>
                      <w:rPr>
                        <w:rFonts w:ascii="Cambria Math" w:hAnsi="Cambria Math"/>
                        <w:lang w:val="en-US"/>
                      </w:rPr>
                      <m:t>m</m:t>
                    </m:r>
                    <m:r>
                      <w:rPr>
                        <w:rFonts w:ascii="Cambria Math" w:hAnsi="Cambria Math"/>
                      </w:rPr>
                      <m:t>л</m:t>
                    </m:r>
                  </m:sub>
                </m:sSub>
              </m:oMath>
            </m:oMathPara>
          </w:p>
        </w:tc>
        <w:tc>
          <w:tcPr>
            <w:tcW w:w="1832" w:type="dxa"/>
          </w:tcPr>
          <w:p w:rsidR="00546510" w:rsidRPr="00A85051" w:rsidRDefault="00546510" w:rsidP="00E65E9E">
            <w:pPr>
              <w:spacing w:line="240" w:lineRule="auto"/>
              <w:ind w:firstLine="0"/>
              <w:jc w:val="center"/>
              <w:rPr>
                <w:lang w:val="en-US"/>
              </w:rP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Цена единицы топлива</w:t>
            </w:r>
          </w:p>
        </w:tc>
        <w:tc>
          <w:tcPr>
            <w:tcW w:w="2026" w:type="dxa"/>
          </w:tcPr>
          <w:p w:rsidR="00546510" w:rsidRDefault="00546510" w:rsidP="00E65E9E">
            <w:pPr>
              <w:spacing w:line="240" w:lineRule="auto"/>
              <w:jc w:val="center"/>
            </w:pPr>
          </w:p>
        </w:tc>
        <w:tc>
          <w:tcPr>
            <w:tcW w:w="1832" w:type="dxa"/>
          </w:tcPr>
          <w:p w:rsidR="00546510" w:rsidRDefault="00546510" w:rsidP="00E65E9E">
            <w:pPr>
              <w:spacing w:line="240" w:lineRule="auto"/>
              <w:ind w:firstLine="0"/>
              <w:jc w:val="center"/>
            </w:pPr>
            <w:r>
              <w:t>у.е./</w:t>
            </w:r>
            <w:proofErr w:type="gramStart"/>
            <w:r>
              <w:t>т</w:t>
            </w:r>
            <w:proofErr w:type="gramEnd"/>
            <w:r>
              <w:t>;</w:t>
            </w:r>
          </w:p>
          <w:p w:rsidR="00546510" w:rsidRDefault="00546510" w:rsidP="00E65E9E">
            <w:pPr>
              <w:spacing w:line="240" w:lineRule="auto"/>
              <w:ind w:firstLine="0"/>
              <w:jc w:val="center"/>
            </w:pPr>
            <w:r>
              <w:t>у.е./тыс</w:t>
            </w:r>
            <w:proofErr w:type="gramStart"/>
            <w:r>
              <w:t>.м</w:t>
            </w:r>
            <w:proofErr w:type="gramEnd"/>
            <w:r w:rsidRPr="00561718">
              <w:rPr>
                <w:vertAlign w:val="superscript"/>
              </w:rPr>
              <w:t>3</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Параметры, определяемые при тепловом расчете котельных агрегатов</w:t>
            </w:r>
          </w:p>
        </w:tc>
      </w:tr>
      <w:tr w:rsidR="00546510" w:rsidTr="001E7BF0">
        <w:trPr>
          <w:jc w:val="center"/>
        </w:trPr>
        <w:tc>
          <w:tcPr>
            <w:tcW w:w="5497" w:type="dxa"/>
          </w:tcPr>
          <w:p w:rsidR="00546510" w:rsidRDefault="00546510" w:rsidP="00E65E9E">
            <w:pPr>
              <w:spacing w:line="240" w:lineRule="auto"/>
              <w:ind w:firstLine="0"/>
            </w:pPr>
            <w:r>
              <w:t>Теоретический объем сухого воздуха, необходимый для полного сгорания топлива</w:t>
            </w:r>
          </w:p>
        </w:tc>
        <w:tc>
          <w:tcPr>
            <w:tcW w:w="2026" w:type="dxa"/>
          </w:tcPr>
          <w:p w:rsidR="00546510" w:rsidRDefault="00525B86" w:rsidP="00E65E9E">
            <w:pPr>
              <w:spacing w:line="240" w:lineRule="auto"/>
              <w:jc w:val="center"/>
            </w:pPr>
            <m:oMathPara>
              <m:oMath>
                <m:sSup>
                  <m:sSupPr>
                    <m:ctrlPr>
                      <w:rPr>
                        <w:rFonts w:ascii="Cambria Math" w:hAnsi="Cambria Math"/>
                        <w:i/>
                      </w:rPr>
                    </m:ctrlPr>
                  </m:sSupPr>
                  <m:e>
                    <m:r>
                      <w:rPr>
                        <w:rFonts w:ascii="Cambria Math" w:hAnsi="Cambria Math"/>
                        <w:lang w:val="en-US"/>
                      </w:rPr>
                      <m:t>V</m:t>
                    </m:r>
                  </m:e>
                  <m:sup>
                    <m:r>
                      <w:rPr>
                        <w:rFonts w:ascii="Cambria Math" w:hAnsi="Cambria Math"/>
                      </w:rPr>
                      <m:t>o</m:t>
                    </m:r>
                  </m:sup>
                </m:sSup>
              </m:oMath>
            </m:oMathPara>
          </w:p>
        </w:tc>
        <w:tc>
          <w:tcPr>
            <w:tcW w:w="1832" w:type="dxa"/>
          </w:tcPr>
          <w:p w:rsidR="00546510" w:rsidRDefault="00546510" w:rsidP="00E65E9E">
            <w:pPr>
              <w:spacing w:line="240" w:lineRule="auto"/>
              <w:ind w:firstLine="0"/>
              <w:jc w:val="center"/>
            </w:pPr>
            <w:r>
              <w:t>н</w:t>
            </w:r>
            <w:proofErr w:type="gramStart"/>
            <w:r>
              <w:t>.м</w:t>
            </w:r>
            <w:proofErr w:type="gramEnd"/>
            <w:r w:rsidRPr="00982DF1">
              <w:rPr>
                <w:vertAlign w:val="superscript"/>
              </w:rPr>
              <w:t>3</w:t>
            </w:r>
            <w:r>
              <w:t>/кг</w:t>
            </w: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525B8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Нормативные 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lastRenderedPageBreak/>
              <w:t>Нормативные 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 xml:space="preserve">Нормативные потери тепла корпусом котла в окружающую среду </w:t>
            </w:r>
            <w:proofErr w:type="gramStart"/>
            <w:r>
              <w:t>при</w:t>
            </w:r>
            <w:proofErr w:type="gramEnd"/>
            <w:r>
              <w:t xml:space="preserve"> номинальной часовой паропроизводительности</w:t>
            </w:r>
          </w:p>
        </w:tc>
        <w:tc>
          <w:tcPr>
            <w:tcW w:w="2026" w:type="dxa"/>
          </w:tcPr>
          <w:p w:rsidR="00546510" w:rsidRDefault="00525B86"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q</m:t>
                    </m:r>
                  </m:e>
                  <m:sub>
                    <m:r>
                      <w:rPr>
                        <w:rFonts w:ascii="Cambria Math" w:eastAsia="Calibri" w:hAnsi="Cambria Math"/>
                      </w:rPr>
                      <m:t>5</m:t>
                    </m:r>
                  </m:sub>
                  <m:sup>
                    <m:r>
                      <w:rPr>
                        <w:rFonts w:ascii="Cambria Math" w:eastAsia="Calibri" w:hAnsi="Cambria Math"/>
                      </w:rPr>
                      <m:t>Н</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перегретого пара</w:t>
            </w:r>
          </w:p>
        </w:tc>
        <w:tc>
          <w:tcPr>
            <w:tcW w:w="2026" w:type="dxa"/>
          </w:tcPr>
          <w:p w:rsidR="00546510" w:rsidRDefault="00525B8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lang w:val="en-US"/>
                      </w:rPr>
                      <m:t>ne</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питательной воды</w:t>
            </w:r>
          </w:p>
        </w:tc>
        <w:tc>
          <w:tcPr>
            <w:tcW w:w="2026" w:type="dxa"/>
          </w:tcPr>
          <w:p w:rsidR="00546510" w:rsidRDefault="00525B8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rPr>
                      <m:t>i</m:t>
                    </m:r>
                  </m:e>
                  <m:sub>
                    <m:r>
                      <w:rPr>
                        <w:rFonts w:ascii="Cambria Math" w:eastAsia="Calibri" w:hAnsi="Cambria Math"/>
                      </w:rPr>
                      <m:t>nв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Нормативные характеристики и параметры, определяемые при режимно-наладочных испытаниях энергоагрегатов</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525B8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525B86"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525B8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525B8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525B8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Корректирующие параметры, замеряемые в процессе эксплуатации при текущем режиме работы</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525B8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525B86"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525B8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525B8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525B8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5497" w:type="dxa"/>
          </w:tcPr>
          <w:p w:rsidR="00546510" w:rsidRDefault="00546510" w:rsidP="00E65E9E">
            <w:pPr>
              <w:spacing w:line="240" w:lineRule="auto"/>
              <w:ind w:firstLine="0"/>
            </w:pPr>
            <w:r>
              <w:t xml:space="preserve">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525B86"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bl>
    <w:p w:rsidR="00546510" w:rsidRPr="00F975ED" w:rsidRDefault="00546510" w:rsidP="00F975ED">
      <w:pPr>
        <w:pStyle w:val="3"/>
      </w:pPr>
      <w:bookmarkStart w:id="32" w:name="_Toc389395780"/>
      <w:r w:rsidRPr="00F975ED">
        <w:t>Входные управляемые переменные математической модели</w:t>
      </w:r>
      <w:bookmarkEnd w:id="32"/>
    </w:p>
    <w:p w:rsidR="00546510" w:rsidRDefault="00546510" w:rsidP="00546510">
      <w:r>
        <w:t xml:space="preserve">В поставленной задаче рассматривается группа котлоагрегатов, </w:t>
      </w:r>
      <w:proofErr w:type="gramStart"/>
      <w:r>
        <w:t>работающих</w:t>
      </w:r>
      <w:proofErr w:type="gramEnd"/>
      <w:r>
        <w:t xml:space="preserve"> на газе или мазуте. При этом каждый из котлоагрегатов, входящий в состав группы, может работать только на одном из видов топлива. В поставленной задаче не рассматривается возможность работы котлоагрегата на смешанном топливе.</w:t>
      </w:r>
    </w:p>
    <w:p w:rsidR="00546510" w:rsidRDefault="00546510" w:rsidP="00546510">
      <w:r>
        <w:lastRenderedPageBreak/>
        <w:t>Исходя выше сказанного, выделим входные управляемые переменные для математической модели. Опишем их в таблице</w:t>
      </w:r>
      <w:r w:rsidRPr="00546510">
        <w:t xml:space="preserve"> </w:t>
      </w:r>
      <w:r>
        <w:fldChar w:fldCharType="begin"/>
      </w:r>
      <w:r>
        <w:instrText xml:space="preserve"> REF tbl_mat_mod_input_vars \h </w:instrText>
      </w:r>
      <w:r>
        <w:fldChar w:fldCharType="separate"/>
      </w:r>
      <w:r w:rsidR="00171714">
        <w:rPr>
          <w:noProof/>
        </w:rPr>
        <w:t>2</w:t>
      </w:r>
      <w:r w:rsidR="00171714">
        <w:t>.</w:t>
      </w:r>
      <w:r w:rsidR="00171714">
        <w:rPr>
          <w:noProof/>
        </w:rPr>
        <w:t>2</w:t>
      </w:r>
      <w:r>
        <w:fldChar w:fldCharType="end"/>
      </w:r>
      <w:r>
        <w:t xml:space="preserve">. Для этого скорректируем список управляемых переменных, используемых в </w:t>
      </w:r>
      <w:sdt>
        <w:sdtPr>
          <w:id w:val="-1678420491"/>
          <w:citation/>
        </w:sdtPr>
        <w:sdtEndPr/>
        <w:sdtContent>
          <w:r w:rsidR="00E65E9E">
            <w:fldChar w:fldCharType="begin"/>
          </w:r>
          <w:r w:rsidR="00E65E9E">
            <w:instrText xml:space="preserve"> CITATION Дил05 \l 1049 </w:instrText>
          </w:r>
          <w:r w:rsidR="00E65E9E">
            <w:fldChar w:fldCharType="separate"/>
          </w:r>
          <w:r w:rsidR="009648CB">
            <w:rPr>
              <w:noProof/>
            </w:rPr>
            <w:t>[11]</w:t>
          </w:r>
          <w:r w:rsidR="00E65E9E">
            <w:fldChar w:fldCharType="end"/>
          </w:r>
        </w:sdtContent>
      </w:sdt>
      <w:ins w:id="33" w:author="Kuzmin Artem" w:date="2014-04-02T16:17:00Z">
        <w:r>
          <w:t>,</w:t>
        </w:r>
      </w:ins>
      <w:r w:rsidRPr="00A431CE">
        <w:t xml:space="preserve"> </w:t>
      </w:r>
      <w:r>
        <w:t>в соответствии с требованиями поставленной задачи.</w:t>
      </w:r>
    </w:p>
    <w:p w:rsidR="00546510" w:rsidRPr="00850BB3" w:rsidRDefault="00546510" w:rsidP="00546510">
      <w:pPr>
        <w:pStyle w:val="af"/>
        <w:keepNext/>
      </w:pPr>
      <w:r>
        <w:t xml:space="preserve">Таблица </w:t>
      </w:r>
      <w:bookmarkStart w:id="34" w:name="tbl_mat_mod_input_vars"/>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2</w:t>
        </w:r>
      </w:fldSimple>
      <w:bookmarkEnd w:id="34"/>
      <w:r w:rsidRPr="00850BB3">
        <w:t xml:space="preserve"> </w:t>
      </w:r>
      <w:r>
        <w:t>Входные управляемые переменные математической модели</w:t>
      </w:r>
    </w:p>
    <w:tbl>
      <w:tblPr>
        <w:tblStyle w:val="a4"/>
        <w:tblW w:w="0" w:type="auto"/>
        <w:tblLook w:val="04A0" w:firstRow="1" w:lastRow="0" w:firstColumn="1" w:lastColumn="0" w:noHBand="0" w:noVBand="1"/>
      </w:tblPr>
      <w:tblGrid>
        <w:gridCol w:w="4785"/>
        <w:gridCol w:w="4786"/>
      </w:tblGrid>
      <w:tr w:rsidR="00546510" w:rsidRPr="00F975ED" w:rsidTr="001E7BF0">
        <w:tc>
          <w:tcPr>
            <w:tcW w:w="4785" w:type="dxa"/>
          </w:tcPr>
          <w:p w:rsidR="00546510" w:rsidRPr="00F975ED" w:rsidRDefault="00546510" w:rsidP="001E7BF0">
            <w:pPr>
              <w:spacing w:line="240" w:lineRule="auto"/>
              <w:ind w:firstLine="0"/>
              <w:jc w:val="center"/>
              <w:rPr>
                <w:b/>
              </w:rPr>
            </w:pPr>
            <w:r w:rsidRPr="00F975ED">
              <w:rPr>
                <w:b/>
              </w:rPr>
              <w:t>Название</w:t>
            </w:r>
          </w:p>
        </w:tc>
        <w:tc>
          <w:tcPr>
            <w:tcW w:w="4786" w:type="dxa"/>
          </w:tcPr>
          <w:p w:rsidR="00546510" w:rsidRPr="00F975ED" w:rsidRDefault="00546510" w:rsidP="001E7BF0">
            <w:pPr>
              <w:spacing w:line="240" w:lineRule="auto"/>
              <w:ind w:firstLine="0"/>
              <w:jc w:val="center"/>
              <w:rPr>
                <w:b/>
              </w:rPr>
            </w:pPr>
            <w:r w:rsidRPr="00F975ED">
              <w:rPr>
                <w:b/>
              </w:rPr>
              <w:t>Описание</w:t>
            </w:r>
          </w:p>
        </w:tc>
      </w:tr>
      <w:tr w:rsidR="00546510" w:rsidRPr="00F975ED" w:rsidTr="001E7BF0">
        <w:tc>
          <w:tcPr>
            <w:tcW w:w="4785" w:type="dxa"/>
          </w:tcPr>
          <w:p w:rsidR="00546510" w:rsidRPr="00F975ED" w:rsidRDefault="00546510" w:rsidP="001E7BF0">
            <w:pPr>
              <w:spacing w:line="240" w:lineRule="auto"/>
              <w:ind w:firstLine="0"/>
            </w:pPr>
            <w:r w:rsidRPr="00F975ED">
              <w:t xml:space="preserve">Состав </w:t>
            </w:r>
            <w:proofErr w:type="gramStart"/>
            <w:r w:rsidRPr="00F975ED">
              <w:t>загружаемых</w:t>
            </w:r>
            <w:proofErr w:type="gramEnd"/>
            <w:r w:rsidRPr="00F975ED">
              <w:t xml:space="preserve"> котлоагрегатов</w:t>
            </w:r>
          </w:p>
        </w:tc>
        <w:tc>
          <w:tcPr>
            <w:tcW w:w="4786" w:type="dxa"/>
          </w:tcPr>
          <w:p w:rsidR="00546510" w:rsidRPr="00F975ED" w:rsidRDefault="00546510" w:rsidP="001E7BF0">
            <w:pPr>
              <w:spacing w:line="240" w:lineRule="auto"/>
              <w:ind w:firstLine="0"/>
            </w:pPr>
            <w:r w:rsidRPr="00F975ED">
              <w:t>Каждый из котлоагрегатов может находиться в одном из трех состояний:</w:t>
            </w:r>
          </w:p>
          <w:p w:rsidR="00546510" w:rsidRPr="00F975ED" w:rsidRDefault="00546510" w:rsidP="00546510">
            <w:pPr>
              <w:pStyle w:val="a3"/>
              <w:numPr>
                <w:ilvl w:val="0"/>
                <w:numId w:val="20"/>
              </w:numPr>
              <w:spacing w:line="240" w:lineRule="auto"/>
            </w:pPr>
            <w:r w:rsidRPr="00F975ED">
              <w:rPr>
                <w:lang w:val="ru-RU"/>
              </w:rPr>
              <w:t>Выключен (0);</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газе (Г);</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мазуте (М).</w:t>
            </w:r>
          </w:p>
        </w:tc>
      </w:tr>
      <w:tr w:rsidR="00546510" w:rsidRPr="00F975ED" w:rsidTr="001E7BF0">
        <w:tc>
          <w:tcPr>
            <w:tcW w:w="4785" w:type="dxa"/>
          </w:tcPr>
          <w:p w:rsidR="00546510" w:rsidRPr="00F975ED" w:rsidRDefault="00546510" w:rsidP="001E7BF0">
            <w:pPr>
              <w:spacing w:line="240" w:lineRule="auto"/>
              <w:ind w:firstLine="0"/>
            </w:pPr>
            <w:r w:rsidRPr="00F975ED">
              <w:t xml:space="preserve">Паровая нагрузка для каждого котлоагрегата,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Pr="00F975ED" w:rsidRDefault="00546510" w:rsidP="001E7BF0">
            <w:pPr>
              <w:spacing w:line="240" w:lineRule="auto"/>
              <w:ind w:firstLine="0"/>
            </w:pPr>
            <w:r w:rsidRPr="00F975ED">
              <w:t xml:space="preserve">Паровая нагрузка котла определяется по режимным картам котла и может принимать значение в пределах </w:t>
            </w:r>
            <w:proofErr w:type="gramStart"/>
            <w:r w:rsidRPr="00F975ED">
              <w:t>от</w:t>
            </w:r>
            <w:proofErr w:type="gramEnd"/>
            <w:r w:rsidRPr="00F975ED">
              <w:t xml:space="preserve"> некоторого минимального до некоторого максимального значения</w:t>
            </w:r>
          </w:p>
        </w:tc>
      </w:tr>
    </w:tbl>
    <w:p w:rsidR="00546510" w:rsidRDefault="00546510" w:rsidP="00546510"/>
    <w:p w:rsidR="00546510" w:rsidRPr="00F975ED" w:rsidRDefault="00546510" w:rsidP="00F975ED">
      <w:pPr>
        <w:pStyle w:val="3"/>
      </w:pPr>
      <w:bookmarkStart w:id="35" w:name="_Toc389395781"/>
      <w:r w:rsidRPr="00F975ED">
        <w:t>Выходные параметры математической модели</w:t>
      </w:r>
      <w:bookmarkEnd w:id="35"/>
    </w:p>
    <w:p w:rsidR="00546510" w:rsidRPr="00F00053" w:rsidRDefault="00546510" w:rsidP="00546510">
      <w:pPr>
        <w:rPr>
          <w:rFonts w:eastAsiaTheme="minorHAnsi"/>
        </w:rPr>
      </w:pPr>
      <w:r>
        <w:rPr>
          <w:rFonts w:eastAsiaTheme="minorHAnsi"/>
        </w:rPr>
        <w:t>Выделим выходные параметры, получаемые при расчете построенной математической модели. Данные параметры представлены ниже, в таблице</w:t>
      </w:r>
      <w:r w:rsidRPr="00546510">
        <w:rPr>
          <w:rFonts w:eastAsiaTheme="minorHAnsi"/>
        </w:rPr>
        <w:t xml:space="preserve"> </w:t>
      </w:r>
      <w:r>
        <w:rPr>
          <w:rFonts w:eastAsiaTheme="minorHAnsi"/>
          <w:lang w:val="en-US"/>
        </w:rPr>
        <w:fldChar w:fldCharType="begin"/>
      </w:r>
      <w:r w:rsidRPr="00546510">
        <w:rPr>
          <w:rFonts w:eastAsiaTheme="minorHAnsi"/>
        </w:rPr>
        <w:instrText xml:space="preserve"> </w:instrText>
      </w:r>
      <w:r>
        <w:rPr>
          <w:rFonts w:eastAsiaTheme="minorHAnsi"/>
          <w:lang w:val="en-US"/>
        </w:rPr>
        <w:instrText>REF</w:instrText>
      </w:r>
      <w:r w:rsidRPr="00546510">
        <w:rPr>
          <w:rFonts w:eastAsiaTheme="minorHAnsi"/>
        </w:rPr>
        <w:instrText xml:space="preserve"> </w:instrText>
      </w:r>
      <w:r>
        <w:rPr>
          <w:rFonts w:eastAsiaTheme="minorHAnsi"/>
          <w:lang w:val="en-US"/>
        </w:rPr>
        <w:instrText>tbl</w:instrText>
      </w:r>
      <w:r w:rsidRPr="00546510">
        <w:rPr>
          <w:rFonts w:eastAsiaTheme="minorHAnsi"/>
        </w:rPr>
        <w:instrText>_</w:instrText>
      </w:r>
      <w:r>
        <w:rPr>
          <w:rFonts w:eastAsiaTheme="minorHAnsi"/>
          <w:lang w:val="en-US"/>
        </w:rPr>
        <w:instrText>mat</w:instrText>
      </w:r>
      <w:r w:rsidRPr="00546510">
        <w:rPr>
          <w:rFonts w:eastAsiaTheme="minorHAnsi"/>
        </w:rPr>
        <w:instrText>_</w:instrText>
      </w:r>
      <w:r>
        <w:rPr>
          <w:rFonts w:eastAsiaTheme="minorHAnsi"/>
          <w:lang w:val="en-US"/>
        </w:rPr>
        <w:instrText>mod</w:instrText>
      </w:r>
      <w:r w:rsidRPr="00546510">
        <w:rPr>
          <w:rFonts w:eastAsiaTheme="minorHAnsi"/>
        </w:rPr>
        <w:instrText>_</w:instrText>
      </w:r>
      <w:r>
        <w:rPr>
          <w:rFonts w:eastAsiaTheme="minorHAnsi"/>
          <w:lang w:val="en-US"/>
        </w:rPr>
        <w:instrText>output</w:instrText>
      </w:r>
      <w:r w:rsidRPr="00546510">
        <w:rPr>
          <w:rFonts w:eastAsiaTheme="minorHAnsi"/>
        </w:rPr>
        <w:instrText>_</w:instrText>
      </w:r>
      <w:r>
        <w:rPr>
          <w:rFonts w:eastAsiaTheme="minorHAnsi"/>
          <w:lang w:val="en-US"/>
        </w:rPr>
        <w:instrText>params</w:instrText>
      </w:r>
      <w:r w:rsidRPr="00546510">
        <w:rPr>
          <w:rFonts w:eastAsiaTheme="minorHAnsi"/>
        </w:rPr>
        <w:instrText xml:space="preserve"> \</w:instrText>
      </w:r>
      <w:r>
        <w:rPr>
          <w:rFonts w:eastAsiaTheme="minorHAnsi"/>
          <w:lang w:val="en-US"/>
        </w:rPr>
        <w:instrText>h</w:instrText>
      </w:r>
      <w:r w:rsidRPr="00546510">
        <w:rPr>
          <w:rFonts w:eastAsiaTheme="minorHAnsi"/>
        </w:rPr>
        <w:instrText xml:space="preserve"> </w:instrText>
      </w:r>
      <w:r>
        <w:rPr>
          <w:rFonts w:eastAsiaTheme="minorHAnsi"/>
          <w:lang w:val="en-US"/>
        </w:rPr>
      </w:r>
      <w:r>
        <w:rPr>
          <w:rFonts w:eastAsiaTheme="minorHAnsi"/>
          <w:lang w:val="en-US"/>
        </w:rPr>
        <w:fldChar w:fldCharType="separate"/>
      </w:r>
      <w:r w:rsidR="00171714">
        <w:rPr>
          <w:noProof/>
        </w:rPr>
        <w:t>2</w:t>
      </w:r>
      <w:r w:rsidR="00171714">
        <w:t>.</w:t>
      </w:r>
      <w:r w:rsidR="00171714">
        <w:rPr>
          <w:noProof/>
        </w:rPr>
        <w:t>3</w:t>
      </w:r>
      <w:r>
        <w:rPr>
          <w:rFonts w:eastAsiaTheme="minorHAnsi"/>
          <w:lang w:val="en-US"/>
        </w:rPr>
        <w:fldChar w:fldCharType="end"/>
      </w:r>
      <w:r>
        <w:rPr>
          <w:rFonts w:eastAsiaTheme="minorHAnsi"/>
        </w:rPr>
        <w:t xml:space="preserve">. Выделенные параметры позволяют получить оптимальное решение построенной целевой функции, </w:t>
      </w:r>
      <w:r w:rsidR="00C93007">
        <w:rPr>
          <w:rFonts w:eastAsiaTheme="minorHAnsi"/>
        </w:rPr>
        <w:t xml:space="preserve">представленной формулой </w:t>
      </w:r>
      <w:r w:rsidR="00C93007">
        <w:rPr>
          <w:rFonts w:eastAsiaTheme="minorHAnsi"/>
        </w:rPr>
        <w:fldChar w:fldCharType="begin"/>
      </w:r>
      <w:r w:rsidR="00C93007">
        <w:rPr>
          <w:rFonts w:eastAsiaTheme="minorHAnsi"/>
        </w:rPr>
        <w:instrText xml:space="preserve"> REF formula_target_func_anal \h </w:instrText>
      </w:r>
      <w:r w:rsidR="00C93007">
        <w:rPr>
          <w:rFonts w:eastAsiaTheme="minorHAnsi"/>
        </w:rPr>
      </w:r>
      <w:r w:rsidR="00C93007">
        <w:rPr>
          <w:rFonts w:eastAsiaTheme="minorHAnsi"/>
        </w:rPr>
        <w:fldChar w:fldCharType="separate"/>
      </w:r>
      <w:r w:rsidR="00171714">
        <w:rPr>
          <w:noProof/>
        </w:rPr>
        <w:t>1</w:t>
      </w:r>
      <w:r w:rsidR="00171714">
        <w:t>.</w:t>
      </w:r>
      <w:r w:rsidR="00171714">
        <w:rPr>
          <w:noProof/>
        </w:rPr>
        <w:t>1</w:t>
      </w:r>
      <w:r w:rsidR="00C93007">
        <w:rPr>
          <w:rFonts w:eastAsiaTheme="minorHAnsi"/>
        </w:rPr>
        <w:fldChar w:fldCharType="end"/>
      </w:r>
      <w:r>
        <w:rPr>
          <w:rFonts w:eastAsiaTheme="minorHAnsi"/>
        </w:rPr>
        <w:t xml:space="preserve"> при учете критериев, описанных в </w:t>
      </w:r>
      <w:r w:rsidR="00C93007">
        <w:rPr>
          <w:rFonts w:eastAsiaTheme="minorHAnsi"/>
        </w:rPr>
        <w:t xml:space="preserve">разделе </w:t>
      </w:r>
      <w:r w:rsidR="00C93007">
        <w:rPr>
          <w:rFonts w:eastAsiaTheme="minorHAnsi"/>
        </w:rPr>
        <w:fldChar w:fldCharType="begin"/>
      </w:r>
      <w:r w:rsidR="00C93007">
        <w:rPr>
          <w:rFonts w:eastAsiaTheme="minorHAnsi"/>
        </w:rPr>
        <w:instrText xml:space="preserve"> REF _Ref388559554 \r \h </w:instrText>
      </w:r>
      <w:r w:rsidR="00C93007">
        <w:rPr>
          <w:rFonts w:eastAsiaTheme="minorHAnsi"/>
        </w:rPr>
      </w:r>
      <w:r w:rsidR="00C93007">
        <w:rPr>
          <w:rFonts w:eastAsiaTheme="minorHAnsi"/>
        </w:rPr>
        <w:fldChar w:fldCharType="separate"/>
      </w:r>
      <w:r w:rsidR="00171714">
        <w:rPr>
          <w:rFonts w:eastAsiaTheme="minorHAnsi"/>
        </w:rPr>
        <w:t>1.1</w:t>
      </w:r>
      <w:r w:rsidR="00C93007">
        <w:rPr>
          <w:rFonts w:eastAsiaTheme="minorHAnsi"/>
        </w:rPr>
        <w:fldChar w:fldCharType="end"/>
      </w:r>
      <w:r w:rsidR="00C93007">
        <w:rPr>
          <w:rFonts w:eastAsiaTheme="minorHAnsi"/>
        </w:rPr>
        <w:t>.</w:t>
      </w:r>
    </w:p>
    <w:p w:rsidR="00546510" w:rsidRPr="00F00053" w:rsidRDefault="00546510" w:rsidP="00546510">
      <w:pPr>
        <w:pStyle w:val="af"/>
        <w:keepNext/>
      </w:pPr>
      <w:r>
        <w:t xml:space="preserve">Таблица </w:t>
      </w:r>
      <w:bookmarkStart w:id="36" w:name="tbl_mat_mod_output_params"/>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3</w:t>
        </w:r>
      </w:fldSimple>
      <w:bookmarkEnd w:id="36"/>
      <w:r w:rsidRPr="00C92B24">
        <w:t xml:space="preserve"> </w:t>
      </w:r>
      <w:r>
        <w:t>Выходные параметры математической модели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Pr="007325D9" w:rsidRDefault="00546510" w:rsidP="001E7BF0">
            <w:pPr>
              <w:spacing w:line="240" w:lineRule="auto"/>
              <w:ind w:firstLine="0"/>
              <w:jc w:val="center"/>
              <w:rPr>
                <w:rFonts w:eastAsiaTheme="minorHAnsi"/>
                <w:b/>
              </w:rPr>
            </w:pPr>
            <w:r w:rsidRPr="007325D9">
              <w:rPr>
                <w:rFonts w:eastAsiaTheme="minorHAnsi"/>
                <w:b/>
              </w:rPr>
              <w:t>Название</w:t>
            </w:r>
          </w:p>
        </w:tc>
        <w:tc>
          <w:tcPr>
            <w:tcW w:w="4786" w:type="dxa"/>
          </w:tcPr>
          <w:p w:rsidR="00546510" w:rsidRPr="007325D9" w:rsidRDefault="00546510" w:rsidP="001E7BF0">
            <w:pPr>
              <w:spacing w:line="240" w:lineRule="auto"/>
              <w:jc w:val="center"/>
              <w:rPr>
                <w:rFonts w:eastAsiaTheme="minorHAnsi"/>
                <w:b/>
              </w:rPr>
            </w:pPr>
            <w:r w:rsidRPr="007325D9">
              <w:rPr>
                <w:rFonts w:eastAsiaTheme="minorHAnsi"/>
                <w:b/>
              </w:rPr>
              <w:t>Описание</w:t>
            </w:r>
          </w:p>
        </w:tc>
      </w:tr>
      <w:tr w:rsidR="00546510" w:rsidTr="001E7BF0">
        <w:tc>
          <w:tcPr>
            <w:tcW w:w="4785" w:type="dxa"/>
          </w:tcPr>
          <w:p w:rsidR="00546510" w:rsidRDefault="00546510" w:rsidP="001E7BF0">
            <w:pPr>
              <w:spacing w:line="240" w:lineRule="auto"/>
              <w:ind w:firstLine="0"/>
              <w:rPr>
                <w:rFonts w:eastAsiaTheme="minorHAnsi"/>
              </w:rPr>
            </w:pPr>
            <w:r>
              <w:rPr>
                <w:rFonts w:eastAsiaTheme="minorHAnsi"/>
              </w:rPr>
              <w:t xml:space="preserve">Оптимальный состав </w:t>
            </w:r>
            <w:proofErr w:type="gramStart"/>
            <w:r>
              <w:rPr>
                <w:rFonts w:eastAsiaTheme="minorHAnsi"/>
              </w:rPr>
              <w:t>загружаемых</w:t>
            </w:r>
            <w:proofErr w:type="gramEnd"/>
            <w:r>
              <w:rPr>
                <w:rFonts w:eastAsiaTheme="minorHAnsi"/>
              </w:rPr>
              <w:t xml:space="preserve"> котлоагрегатов</w:t>
            </w:r>
          </w:p>
        </w:tc>
        <w:tc>
          <w:tcPr>
            <w:tcW w:w="4786" w:type="dxa"/>
          </w:tcPr>
          <w:p w:rsidR="00546510" w:rsidRDefault="00546510" w:rsidP="001E7BF0">
            <w:pPr>
              <w:spacing w:line="240" w:lineRule="auto"/>
              <w:ind w:firstLine="0"/>
              <w:rPr>
                <w:rFonts w:eastAsiaTheme="minorHAnsi"/>
              </w:rPr>
            </w:pPr>
            <w:r>
              <w:rPr>
                <w:rFonts w:eastAsiaTheme="minorHAnsi"/>
              </w:rPr>
              <w:t>Одно из трех состояний:</w:t>
            </w:r>
          </w:p>
          <w:p w:rsidR="00546510" w:rsidRPr="00C054B3" w:rsidRDefault="00546510" w:rsidP="00546510">
            <w:pPr>
              <w:pStyle w:val="a3"/>
              <w:numPr>
                <w:ilvl w:val="0"/>
                <w:numId w:val="21"/>
              </w:numPr>
              <w:spacing w:line="240" w:lineRule="auto"/>
            </w:pPr>
            <w:r>
              <w:rPr>
                <w:lang w:val="ru-RU"/>
              </w:rPr>
              <w:t>Выключен (0);</w:t>
            </w:r>
          </w:p>
          <w:p w:rsidR="00546510" w:rsidRPr="00C054B3" w:rsidRDefault="00546510" w:rsidP="00546510">
            <w:pPr>
              <w:pStyle w:val="a3"/>
              <w:numPr>
                <w:ilvl w:val="0"/>
                <w:numId w:val="21"/>
              </w:numPr>
              <w:spacing w:line="240" w:lineRule="auto"/>
              <w:rPr>
                <w:lang w:val="ru-RU"/>
              </w:rPr>
            </w:pPr>
            <w:proofErr w:type="gramStart"/>
            <w:r>
              <w:rPr>
                <w:lang w:val="ru-RU"/>
              </w:rPr>
              <w:t>Включен</w:t>
            </w:r>
            <w:proofErr w:type="gramEnd"/>
            <w:r>
              <w:rPr>
                <w:lang w:val="ru-RU"/>
              </w:rPr>
              <w:t xml:space="preserve"> и работает на газе (Г);</w:t>
            </w:r>
          </w:p>
          <w:p w:rsidR="00546510" w:rsidRPr="007325D9" w:rsidRDefault="00546510" w:rsidP="00546510">
            <w:pPr>
              <w:pStyle w:val="a3"/>
              <w:numPr>
                <w:ilvl w:val="0"/>
                <w:numId w:val="21"/>
              </w:numPr>
              <w:autoSpaceDE w:val="0"/>
              <w:autoSpaceDN w:val="0"/>
              <w:adjustRightInd w:val="0"/>
              <w:spacing w:after="0" w:line="240" w:lineRule="auto"/>
              <w:rPr>
                <w:rFonts w:asciiTheme="minorHAnsi" w:eastAsiaTheme="minorHAnsi" w:hAnsiTheme="minorHAnsi" w:cs="TimesNewRoman"/>
                <w:lang w:val="ru-RU"/>
              </w:rPr>
            </w:pPr>
            <w:proofErr w:type="gramStart"/>
            <w:r w:rsidRPr="007325D9">
              <w:rPr>
                <w:lang w:val="ru-RU"/>
              </w:rPr>
              <w:t>Включен</w:t>
            </w:r>
            <w:proofErr w:type="gramEnd"/>
            <w:r w:rsidRPr="007325D9">
              <w:rPr>
                <w:lang w:val="ru-RU"/>
              </w:rPr>
              <w:t xml:space="preserve"> и работает на мазуте (М)</w:t>
            </w:r>
            <w:r>
              <w:rPr>
                <w:lang w:val="ru-RU"/>
              </w:rPr>
              <w:t>,</w:t>
            </w:r>
          </w:p>
          <w:p w:rsidR="00546510" w:rsidRPr="007325D9" w:rsidRDefault="00546510" w:rsidP="001E7BF0">
            <w:pPr>
              <w:pStyle w:val="a3"/>
              <w:autoSpaceDE w:val="0"/>
              <w:autoSpaceDN w:val="0"/>
              <w:adjustRightInd w:val="0"/>
              <w:spacing w:after="0" w:line="240" w:lineRule="auto"/>
              <w:rPr>
                <w:rFonts w:asciiTheme="minorHAnsi" w:eastAsiaTheme="minorHAnsi" w:hAnsiTheme="minorHAnsi" w:cs="TimesNewRoman"/>
                <w:lang w:val="ru-RU"/>
              </w:rPr>
            </w:pPr>
          </w:p>
          <w:p w:rsidR="00546510" w:rsidRPr="007325D9" w:rsidRDefault="00546510" w:rsidP="001E7BF0">
            <w:pPr>
              <w:spacing w:line="240" w:lineRule="auto"/>
              <w:ind w:firstLine="0"/>
              <w:rPr>
                <w:rFonts w:eastAsiaTheme="minorHAnsi"/>
              </w:rPr>
            </w:pPr>
            <w:r>
              <w:rPr>
                <w:rFonts w:eastAsiaTheme="minorHAnsi"/>
              </w:rPr>
              <w:t xml:space="preserve">для каждого из котлоагрегатов. </w:t>
            </w:r>
          </w:p>
        </w:tc>
      </w:tr>
      <w:tr w:rsidR="00546510" w:rsidTr="001E7BF0">
        <w:tc>
          <w:tcPr>
            <w:tcW w:w="4785" w:type="dxa"/>
          </w:tcPr>
          <w:p w:rsidR="00546510" w:rsidRPr="00640E12" w:rsidRDefault="00546510" w:rsidP="001E7BF0">
            <w:pPr>
              <w:spacing w:line="240" w:lineRule="auto"/>
              <w:ind w:firstLine="0"/>
              <w:rPr>
                <w:rFonts w:eastAsiaTheme="minorHAnsi"/>
              </w:rPr>
            </w:pPr>
            <w:r>
              <w:rPr>
                <w:rFonts w:eastAsiaTheme="minorHAnsi"/>
              </w:rPr>
              <w:t>Оптимальная паровая нагрузка для каждого котлоагрегата</w:t>
            </w:r>
            <w:r w:rsidRPr="00640E12">
              <w:rPr>
                <w:rFonts w:eastAsiaTheme="minorHAnsi"/>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Default="00546510" w:rsidP="001E7BF0">
            <w:pPr>
              <w:spacing w:line="240" w:lineRule="auto"/>
              <w:ind w:firstLine="0"/>
              <w:rPr>
                <w:rFonts w:eastAsiaTheme="minorHAnsi"/>
              </w:rPr>
            </w:pPr>
            <w:r>
              <w:rPr>
                <w:rFonts w:eastAsiaTheme="minorHAnsi"/>
              </w:rPr>
              <w:t>Значение паровой нагрузки для каждого из котлоагрегатов в пределах допустимых значений, взятых из режимных карт котлов.</w:t>
            </w:r>
          </w:p>
        </w:tc>
      </w:tr>
    </w:tbl>
    <w:p w:rsidR="00546510" w:rsidRPr="00F0511C" w:rsidRDefault="00546510" w:rsidP="00F0511C">
      <w:pPr>
        <w:pStyle w:val="3"/>
      </w:pPr>
      <w:bookmarkStart w:id="37" w:name="_Toc389395782"/>
      <w:r w:rsidRPr="00F0511C">
        <w:lastRenderedPageBreak/>
        <w:t>Параметры математической модели, общие для всех котлоагрегатов</w:t>
      </w:r>
      <w:bookmarkEnd w:id="37"/>
    </w:p>
    <w:p w:rsidR="00546510" w:rsidRDefault="00546510" w:rsidP="00546510">
      <w:r>
        <w:t>В таблице</w:t>
      </w:r>
      <w:r w:rsidRPr="00092FC4">
        <w:t xml:space="preserve"> </w:t>
      </w:r>
      <w:r>
        <w:fldChar w:fldCharType="begin"/>
      </w:r>
      <w:r>
        <w:instrText xml:space="preserve"> REF tbl_common_param_values \h </w:instrText>
      </w:r>
      <w:r>
        <w:fldChar w:fldCharType="separate"/>
      </w:r>
      <w:r w:rsidR="00171714">
        <w:rPr>
          <w:noProof/>
        </w:rPr>
        <w:t>2</w:t>
      </w:r>
      <w:r w:rsidR="00171714">
        <w:t>.</w:t>
      </w:r>
      <w:r w:rsidR="00171714">
        <w:rPr>
          <w:noProof/>
        </w:rPr>
        <w:t>4</w:t>
      </w:r>
      <w:r>
        <w:fldChar w:fldCharType="end"/>
      </w:r>
      <w:r w:rsidRPr="00092FC4">
        <w:t xml:space="preserve"> </w:t>
      </w:r>
      <w:r>
        <w:t xml:space="preserve">приведены конкретные значения параметров, используемых в математической модели, которые являются общими для всех котлоагрегатов очереди «90 </w:t>
      </w:r>
      <w:proofErr w:type="spellStart"/>
      <w:r>
        <w:t>ата</w:t>
      </w:r>
      <w:proofErr w:type="spellEnd"/>
      <w:r>
        <w:t>» котельного отделения ТЭЦ-20 Мосэнерго.</w:t>
      </w:r>
    </w:p>
    <w:p w:rsidR="00546510" w:rsidRPr="00C92B24" w:rsidRDefault="00546510" w:rsidP="00546510">
      <w:r>
        <w:t>Данные значения являются реальными, полученными в результате проведения режимно-наладочных испытаний на ТЭЦ-20 Мосэнерго.</w:t>
      </w:r>
    </w:p>
    <w:p w:rsidR="00546510" w:rsidRDefault="00546510" w:rsidP="00546510">
      <w:pPr>
        <w:pStyle w:val="af"/>
        <w:keepNext/>
      </w:pPr>
      <w:r>
        <w:t xml:space="preserve">Таблица </w:t>
      </w:r>
      <w:bookmarkStart w:id="38" w:name="tbl_common_param_values"/>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4</w:t>
        </w:r>
      </w:fldSimple>
      <w:bookmarkEnd w:id="38"/>
      <w:r>
        <w:t xml:space="preserve"> Параметры, общие для всех котлоагрегатов</w:t>
      </w:r>
    </w:p>
    <w:tbl>
      <w:tblPr>
        <w:tblStyle w:val="a4"/>
        <w:tblW w:w="0" w:type="auto"/>
        <w:tblLayout w:type="fixed"/>
        <w:tblLook w:val="04A0" w:firstRow="1" w:lastRow="0" w:firstColumn="1" w:lastColumn="0" w:noHBand="0" w:noVBand="1"/>
      </w:tblPr>
      <w:tblGrid>
        <w:gridCol w:w="4024"/>
        <w:gridCol w:w="1896"/>
        <w:gridCol w:w="1559"/>
        <w:gridCol w:w="2092"/>
      </w:tblGrid>
      <w:tr w:rsidR="00546510" w:rsidTr="001E7BF0">
        <w:tc>
          <w:tcPr>
            <w:tcW w:w="4024" w:type="dxa"/>
          </w:tcPr>
          <w:p w:rsidR="00546510" w:rsidRPr="00A26211" w:rsidRDefault="00546510" w:rsidP="001E7BF0">
            <w:pPr>
              <w:spacing w:line="240" w:lineRule="auto"/>
              <w:ind w:firstLine="0"/>
              <w:jc w:val="center"/>
              <w:rPr>
                <w:b/>
              </w:rPr>
            </w:pPr>
            <w:r w:rsidRPr="00A26211">
              <w:rPr>
                <w:b/>
              </w:rPr>
              <w:t>Параметр</w:t>
            </w:r>
          </w:p>
        </w:tc>
        <w:tc>
          <w:tcPr>
            <w:tcW w:w="1896" w:type="dxa"/>
          </w:tcPr>
          <w:p w:rsidR="00546510" w:rsidRPr="00A26211" w:rsidRDefault="00546510" w:rsidP="001E7BF0">
            <w:pPr>
              <w:spacing w:line="240" w:lineRule="auto"/>
              <w:ind w:firstLine="0"/>
              <w:jc w:val="center"/>
              <w:rPr>
                <w:b/>
              </w:rPr>
            </w:pPr>
            <w:r w:rsidRPr="00A26211">
              <w:rPr>
                <w:b/>
              </w:rPr>
              <w:t>Обозначение</w:t>
            </w:r>
          </w:p>
        </w:tc>
        <w:tc>
          <w:tcPr>
            <w:tcW w:w="1559" w:type="dxa"/>
          </w:tcPr>
          <w:p w:rsidR="00546510" w:rsidRPr="00A26211" w:rsidRDefault="00546510" w:rsidP="001E7BF0">
            <w:pPr>
              <w:spacing w:line="240" w:lineRule="auto"/>
              <w:ind w:firstLine="0"/>
              <w:jc w:val="center"/>
              <w:rPr>
                <w:b/>
              </w:rPr>
            </w:pPr>
            <w:r w:rsidRPr="00A26211">
              <w:rPr>
                <w:b/>
              </w:rPr>
              <w:t>Единицы измерения</w:t>
            </w:r>
          </w:p>
        </w:tc>
        <w:tc>
          <w:tcPr>
            <w:tcW w:w="2092" w:type="dxa"/>
          </w:tcPr>
          <w:p w:rsidR="00546510" w:rsidRPr="00A26211" w:rsidRDefault="00546510" w:rsidP="001E7BF0">
            <w:pPr>
              <w:spacing w:line="240" w:lineRule="auto"/>
              <w:ind w:firstLine="0"/>
              <w:jc w:val="center"/>
              <w:rPr>
                <w:b/>
              </w:rPr>
            </w:pPr>
            <w:r w:rsidRPr="00A26211">
              <w:rPr>
                <w:b/>
              </w:rPr>
              <w:t>Значение</w:t>
            </w:r>
          </w:p>
        </w:tc>
      </w:tr>
      <w:tr w:rsidR="00546510" w:rsidTr="001E7BF0">
        <w:tc>
          <w:tcPr>
            <w:tcW w:w="4024" w:type="dxa"/>
          </w:tcPr>
          <w:p w:rsidR="00546510" w:rsidRPr="00A26211" w:rsidRDefault="00546510" w:rsidP="001E7BF0">
            <w:pPr>
              <w:spacing w:line="240" w:lineRule="auto"/>
              <w:ind w:firstLine="0"/>
            </w:pPr>
            <w:r w:rsidRPr="00A26211">
              <w:t>Потери тепла с химическим недожогом топлива</w:t>
            </w:r>
          </w:p>
        </w:tc>
        <w:tc>
          <w:tcPr>
            <w:tcW w:w="1896" w:type="dxa"/>
            <w:vAlign w:val="center"/>
          </w:tcPr>
          <w:p w:rsidR="00546510" w:rsidRPr="00A26211" w:rsidRDefault="00525B86"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3</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Потери тепла от механической неполноты сгорания топлива</w:t>
            </w:r>
          </w:p>
        </w:tc>
        <w:tc>
          <w:tcPr>
            <w:tcW w:w="1896" w:type="dxa"/>
            <w:vAlign w:val="center"/>
          </w:tcPr>
          <w:p w:rsidR="00546510" w:rsidRPr="00A26211" w:rsidRDefault="00525B86"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4</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газа</w:t>
            </w:r>
          </w:p>
        </w:tc>
        <w:tc>
          <w:tcPr>
            <w:tcW w:w="1896" w:type="dxa"/>
            <w:vAlign w:val="center"/>
          </w:tcPr>
          <w:p w:rsidR="00546510" w:rsidRPr="00A26211" w:rsidRDefault="00525B86"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/нм</w:t>
            </w:r>
            <w:r w:rsidRPr="00A26211">
              <w:rPr>
                <w:szCs w:val="28"/>
                <w:vertAlign w:val="superscript"/>
              </w:rPr>
              <w:t>3</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8440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мазута</w:t>
            </w:r>
          </w:p>
        </w:tc>
        <w:tc>
          <w:tcPr>
            <w:tcW w:w="1896" w:type="dxa"/>
            <w:vAlign w:val="center"/>
          </w:tcPr>
          <w:p w:rsidR="00546510" w:rsidRPr="00A26211" w:rsidRDefault="00525B86"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/кг</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9300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газа)</w:t>
            </w:r>
          </w:p>
        </w:tc>
        <w:tc>
          <w:tcPr>
            <w:tcW w:w="1896" w:type="dxa"/>
            <w:vAlign w:val="center"/>
          </w:tcPr>
          <w:p w:rsidR="00546510" w:rsidRPr="00A26211" w:rsidRDefault="00525B86"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мазута)</w:t>
            </w:r>
          </w:p>
        </w:tc>
        <w:tc>
          <w:tcPr>
            <w:tcW w:w="1896" w:type="dxa"/>
            <w:vAlign w:val="center"/>
          </w:tcPr>
          <w:p w:rsidR="00546510" w:rsidRPr="00A26211" w:rsidRDefault="00525B86"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15%</w:t>
            </w:r>
          </w:p>
        </w:tc>
      </w:tr>
      <w:tr w:rsidR="00546510" w:rsidTr="001E7BF0">
        <w:tc>
          <w:tcPr>
            <w:tcW w:w="4024" w:type="dxa"/>
          </w:tcPr>
          <w:p w:rsidR="00546510" w:rsidRPr="00A26211" w:rsidRDefault="00546510" w:rsidP="001E7BF0">
            <w:pPr>
              <w:spacing w:line="240" w:lineRule="auto"/>
              <w:ind w:firstLine="0"/>
            </w:pPr>
            <w:r w:rsidRPr="00A26211">
              <w:t>Объемная теплоемкость воздуха</w:t>
            </w:r>
          </w:p>
        </w:tc>
        <w:tc>
          <w:tcPr>
            <w:tcW w:w="1896" w:type="dxa"/>
            <w:vAlign w:val="center"/>
          </w:tcPr>
          <w:p w:rsidR="00546510" w:rsidRPr="00A26211" w:rsidRDefault="00525B86"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С</m:t>
                    </m:r>
                  </m:e>
                  <m:sub>
                    <m:r>
                      <w:rPr>
                        <w:rFonts w:ascii="Cambria Math" w:hAnsi="Cambria Math"/>
                        <w:szCs w:val="28"/>
                      </w:rPr>
                      <m:t>в</m:t>
                    </m:r>
                  </m:sub>
                </m:sSub>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rFonts w:eastAsiaTheme="minorHAnsi"/>
                <w:szCs w:val="28"/>
              </w:rPr>
              <w:t>ккал</w:t>
            </w:r>
            <w:proofErr w:type="gramEnd"/>
            <w:r w:rsidRPr="00A26211">
              <w:rPr>
                <w:rFonts w:eastAsiaTheme="minorHAnsi"/>
                <w:szCs w:val="28"/>
              </w:rPr>
              <w:t>/(м</w:t>
            </w:r>
            <w:r w:rsidRPr="00A26211">
              <w:rPr>
                <w:rFonts w:eastAsiaTheme="minorHAnsi"/>
                <w:szCs w:val="28"/>
                <w:vertAlign w:val="superscript"/>
              </w:rPr>
              <w:t>3</w:t>
            </w: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szCs w:val="28"/>
              </w:rPr>
            </w:pPr>
            <w:r w:rsidRPr="00A26211">
              <w:rPr>
                <w:rFonts w:eastAsiaTheme="minorHAnsi"/>
                <w:szCs w:val="28"/>
              </w:rPr>
              <w:t>0</w:t>
            </w:r>
            <w:r w:rsidRPr="00A26211">
              <w:rPr>
                <w:rFonts w:eastAsiaTheme="minorHAnsi"/>
                <w:i/>
                <w:iCs/>
                <w:szCs w:val="28"/>
              </w:rPr>
              <w:t>.</w:t>
            </w:r>
            <w:r w:rsidRPr="00A26211">
              <w:rPr>
                <w:rFonts w:eastAsiaTheme="minorHAnsi"/>
                <w:szCs w:val="28"/>
              </w:rPr>
              <w:t>317</w:t>
            </w:r>
          </w:p>
        </w:tc>
      </w:tr>
      <w:tr w:rsidR="00546510" w:rsidTr="001E7BF0">
        <w:tc>
          <w:tcPr>
            <w:tcW w:w="4024" w:type="dxa"/>
          </w:tcPr>
          <w:p w:rsidR="00546510" w:rsidRPr="00A26211" w:rsidRDefault="00546510" w:rsidP="001E7BF0">
            <w:pPr>
              <w:spacing w:line="240" w:lineRule="auto"/>
              <w:ind w:firstLine="0"/>
            </w:pPr>
            <w:r w:rsidRPr="00A26211">
              <w:t>Теоритически объем сухого воздуха, необходимый для полного сгорания топлива</w:t>
            </w:r>
          </w:p>
        </w:tc>
        <w:tc>
          <w:tcPr>
            <w:tcW w:w="1896" w:type="dxa"/>
            <w:vAlign w:val="center"/>
          </w:tcPr>
          <w:p w:rsidR="00546510" w:rsidRPr="00A26211" w:rsidRDefault="00525B86" w:rsidP="001E7BF0">
            <w:pPr>
              <w:spacing w:line="240" w:lineRule="auto"/>
              <w:ind w:firstLine="0"/>
              <w:jc w:val="center"/>
              <w:rPr>
                <w:szCs w:val="28"/>
              </w:rPr>
            </w:pPr>
            <m:oMathPara>
              <m:oMath>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0</m:t>
                    </m:r>
                  </m:sup>
                </m:s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Pr>
                <w:rFonts w:eastAsiaTheme="minorHAnsi"/>
                <w:szCs w:val="28"/>
              </w:rPr>
              <w:t>н</w:t>
            </w:r>
            <w:r w:rsidRPr="00A26211">
              <w:rPr>
                <w:rFonts w:eastAsiaTheme="minorHAnsi"/>
                <w:szCs w:val="28"/>
              </w:rPr>
              <w:t>м</w:t>
            </w:r>
            <w:r w:rsidRPr="00A26211">
              <w:rPr>
                <w:rFonts w:eastAsiaTheme="minorHAnsi"/>
                <w:szCs w:val="28"/>
                <w:vertAlign w:val="superscript"/>
              </w:rPr>
              <w:t>3</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10</w:t>
            </w:r>
            <w:r w:rsidRPr="00A26211">
              <w:rPr>
                <w:rFonts w:eastAsiaTheme="minorHAnsi"/>
                <w:i/>
                <w:iCs/>
                <w:szCs w:val="28"/>
              </w:rPr>
              <w:t>.</w:t>
            </w:r>
            <w:r w:rsidRPr="00A26211">
              <w:rPr>
                <w:rFonts w:eastAsiaTheme="minorHAnsi"/>
                <w:szCs w:val="28"/>
              </w:rPr>
              <w:t>42</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газа)</w:t>
            </w:r>
          </w:p>
        </w:tc>
        <w:tc>
          <w:tcPr>
            <w:tcW w:w="1896" w:type="dxa"/>
            <w:vAlign w:val="center"/>
          </w:tcPr>
          <w:p w:rsidR="00546510" w:rsidRPr="00A26211" w:rsidRDefault="00525B86"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мазута)</w:t>
            </w:r>
          </w:p>
        </w:tc>
        <w:tc>
          <w:tcPr>
            <w:tcW w:w="1896" w:type="dxa"/>
            <w:vAlign w:val="center"/>
          </w:tcPr>
          <w:p w:rsidR="00546510" w:rsidRPr="00A26211" w:rsidRDefault="00525B86"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80</w:t>
            </w:r>
          </w:p>
        </w:tc>
      </w:tr>
      <w:tr w:rsidR="00546510" w:rsidTr="001E7BF0">
        <w:tc>
          <w:tcPr>
            <w:tcW w:w="4024" w:type="dxa"/>
          </w:tcPr>
          <w:p w:rsidR="00546510" w:rsidRPr="00A26211" w:rsidRDefault="00546510" w:rsidP="001E7BF0">
            <w:pPr>
              <w:spacing w:line="240" w:lineRule="auto"/>
              <w:ind w:firstLine="0"/>
            </w:pPr>
            <w:r w:rsidRPr="00A26211">
              <w:t>Температура поступающего в топку котла мазута</w:t>
            </w:r>
          </w:p>
        </w:tc>
        <w:tc>
          <w:tcPr>
            <w:tcW w:w="1896" w:type="dxa"/>
            <w:vAlign w:val="center"/>
          </w:tcPr>
          <w:p w:rsidR="00546510" w:rsidRPr="00A26211" w:rsidRDefault="00525B86"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mл</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110</w:t>
            </w:r>
          </w:p>
        </w:tc>
      </w:tr>
      <w:tr w:rsidR="00546510" w:rsidTr="001E7BF0">
        <w:tc>
          <w:tcPr>
            <w:tcW w:w="4024" w:type="dxa"/>
          </w:tcPr>
          <w:p w:rsidR="00546510" w:rsidRPr="00A26211" w:rsidRDefault="00546510" w:rsidP="001E7BF0">
            <w:pPr>
              <w:spacing w:line="240" w:lineRule="auto"/>
              <w:ind w:firstLine="0"/>
            </w:pPr>
            <w:r w:rsidRPr="00A26211">
              <w:t>Удельный расход пара на распыливание мазута</w:t>
            </w:r>
          </w:p>
        </w:tc>
        <w:tc>
          <w:tcPr>
            <w:tcW w:w="1896" w:type="dxa"/>
            <w:vAlign w:val="center"/>
          </w:tcPr>
          <w:p w:rsidR="00546510" w:rsidRPr="00A26211" w:rsidRDefault="00546510" w:rsidP="001E7BF0">
            <w:pPr>
              <w:spacing w:line="240" w:lineRule="auto"/>
              <w:ind w:firstLine="0"/>
              <w:jc w:val="center"/>
              <w:rPr>
                <w:szCs w:val="28"/>
              </w:rPr>
            </w:pPr>
            <m:oMathPara>
              <m:oMath>
                <m:r>
                  <w:rPr>
                    <w:rFonts w:ascii="Cambria Math" w:eastAsiaTheme="minorEastAsia" w:hAnsi="Cambria Math"/>
                    <w:szCs w:val="28"/>
                    <w:lang w:val="en-US"/>
                  </w:rPr>
                  <m:t>d</m:t>
                </m:r>
              </m:oMath>
            </m:oMathPara>
          </w:p>
        </w:tc>
        <w:tc>
          <w:tcPr>
            <w:tcW w:w="1559" w:type="dxa"/>
            <w:vAlign w:val="center"/>
          </w:tcPr>
          <w:p w:rsidR="00546510" w:rsidRPr="00A26211" w:rsidRDefault="00546510" w:rsidP="001E7BF0">
            <w:pPr>
              <w:keepLines w:val="0"/>
              <w:autoSpaceDE w:val="0"/>
              <w:autoSpaceDN w:val="0"/>
              <w:adjustRightInd w:val="0"/>
              <w:spacing w:after="0" w:line="240" w:lineRule="auto"/>
              <w:ind w:firstLine="0"/>
              <w:jc w:val="center"/>
              <w:rPr>
                <w:rFonts w:eastAsiaTheme="minorHAnsi"/>
                <w:szCs w:val="28"/>
              </w:rPr>
            </w:pPr>
            <w:proofErr w:type="gramStart"/>
            <w:r>
              <w:rPr>
                <w:rFonts w:eastAsiaTheme="minorHAnsi"/>
                <w:szCs w:val="28"/>
              </w:rPr>
              <w:t>к</w:t>
            </w:r>
            <w:r w:rsidRPr="00A26211">
              <w:rPr>
                <w:rFonts w:eastAsiaTheme="minorHAnsi"/>
                <w:szCs w:val="28"/>
              </w:rPr>
              <w:t>г</w:t>
            </w:r>
            <w:proofErr w:type="gramEnd"/>
            <w:r>
              <w:rPr>
                <w:rFonts w:eastAsiaTheme="minorHAnsi"/>
                <w:szCs w:val="28"/>
              </w:rPr>
              <w:t xml:space="preserve"> </w:t>
            </w:r>
            <w:r w:rsidRPr="00A26211">
              <w:rPr>
                <w:rFonts w:eastAsiaTheme="minorHAnsi"/>
                <w:szCs w:val="28"/>
              </w:rPr>
              <w:t>пара / кг мазута</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r w:rsidRPr="00A26211">
              <w:rPr>
                <w:rFonts w:eastAsiaTheme="minorHAnsi"/>
                <w:i/>
                <w:iCs/>
                <w:szCs w:val="28"/>
              </w:rPr>
              <w:t>.</w:t>
            </w:r>
            <w:r w:rsidRPr="00A26211">
              <w:rPr>
                <w:rFonts w:eastAsiaTheme="minorHAnsi"/>
                <w:szCs w:val="28"/>
              </w:rPr>
              <w:t>02</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поступающего на распыливание</w:t>
            </w:r>
          </w:p>
        </w:tc>
        <w:tc>
          <w:tcPr>
            <w:tcW w:w="1896" w:type="dxa"/>
            <w:vAlign w:val="center"/>
          </w:tcPr>
          <w:p w:rsidR="00546510" w:rsidRPr="00A26211" w:rsidRDefault="00525B86"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ф</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699</w:t>
            </w:r>
            <w:r w:rsidRPr="00A26211">
              <w:rPr>
                <w:rFonts w:eastAsiaTheme="minorHAnsi"/>
                <w:i/>
                <w:iCs/>
                <w:szCs w:val="28"/>
              </w:rPr>
              <w:t>.</w:t>
            </w:r>
            <w:r w:rsidRPr="00A26211">
              <w:rPr>
                <w:rFonts w:eastAsiaTheme="minorHAnsi"/>
                <w:szCs w:val="28"/>
              </w:rPr>
              <w:t>1</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при давлении и температуре уходящих газов</w:t>
            </w:r>
          </w:p>
        </w:tc>
        <w:tc>
          <w:tcPr>
            <w:tcW w:w="1896" w:type="dxa"/>
            <w:vAlign w:val="center"/>
          </w:tcPr>
          <w:p w:rsidR="00546510" w:rsidRPr="00A26211" w:rsidRDefault="00525B86"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Н</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600</w:t>
            </w:r>
          </w:p>
        </w:tc>
      </w:tr>
      <w:tr w:rsidR="00546510" w:rsidTr="001E7BF0">
        <w:tc>
          <w:tcPr>
            <w:tcW w:w="4024" w:type="dxa"/>
          </w:tcPr>
          <w:p w:rsidR="00546510" w:rsidRPr="00A26211" w:rsidRDefault="00546510" w:rsidP="001E7BF0">
            <w:pPr>
              <w:spacing w:line="240" w:lineRule="auto"/>
              <w:ind w:firstLine="0"/>
            </w:pPr>
            <w:r w:rsidRPr="00A26211">
              <w:t xml:space="preserve">Температура воздуха на </w:t>
            </w:r>
            <w:proofErr w:type="spellStart"/>
            <w:r w:rsidRPr="00A26211">
              <w:t>всосе</w:t>
            </w:r>
            <w:proofErr w:type="spellEnd"/>
            <w:r w:rsidRPr="00A26211">
              <w:t xml:space="preserve"> дутьевого вентилятора</w:t>
            </w:r>
          </w:p>
        </w:tc>
        <w:tc>
          <w:tcPr>
            <w:tcW w:w="1896" w:type="dxa"/>
            <w:vAlign w:val="center"/>
          </w:tcPr>
          <w:p w:rsidR="00546510" w:rsidRPr="00A26211" w:rsidRDefault="00525B86"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х.в.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lastRenderedPageBreak/>
              <w:t>Поправка на изменение температуры воздуха в вентиляторах за счет его сжатия</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дв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p>
        </w:tc>
      </w:tr>
      <w:tr w:rsidR="00546510" w:rsidTr="001E7BF0">
        <w:tc>
          <w:tcPr>
            <w:tcW w:w="4024" w:type="dxa"/>
          </w:tcPr>
          <w:p w:rsidR="00546510" w:rsidRPr="00A26211" w:rsidRDefault="00546510" w:rsidP="001E7BF0">
            <w:pPr>
              <w:spacing w:line="240" w:lineRule="auto"/>
              <w:ind w:firstLine="0"/>
            </w:pPr>
            <w:r w:rsidRPr="00A26211">
              <w:t>Норма присосов в топку</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Sup>
                  <m:sSubSupPr>
                    <m:ctrlPr>
                      <w:rPr>
                        <w:rFonts w:ascii="Cambria Math" w:hAnsi="Cambria Math"/>
                        <w:i/>
                        <w:szCs w:val="28"/>
                        <w:lang w:val="en-US"/>
                      </w:rPr>
                    </m:ctrlPr>
                  </m:sSubSupPr>
                  <m:e>
                    <m:r>
                      <w:rPr>
                        <w:rFonts w:ascii="Cambria Math" w:hAnsi="Cambria Math"/>
                        <w:szCs w:val="28"/>
                        <w:lang w:val="en-US"/>
                      </w:rPr>
                      <m:t>a</m:t>
                    </m:r>
                  </m:e>
                  <m:sub>
                    <m:r>
                      <w:rPr>
                        <w:rFonts w:ascii="Cambria Math" w:hAnsi="Cambria Math"/>
                        <w:szCs w:val="28"/>
                        <w:lang w:val="en-US"/>
                      </w:rPr>
                      <m:t>H</m:t>
                    </m:r>
                  </m:sub>
                  <m:sup>
                    <m:r>
                      <w:rPr>
                        <w:rFonts w:ascii="Cambria Math" w:hAnsi="Cambria Math"/>
                        <w:szCs w:val="28"/>
                        <w:lang w:val="en-US"/>
                      </w:rPr>
                      <m:t>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0,05</w:t>
            </w:r>
          </w:p>
        </w:tc>
      </w:tr>
      <w:tr w:rsidR="00546510" w:rsidTr="001E7BF0">
        <w:tc>
          <w:tcPr>
            <w:tcW w:w="4024" w:type="dxa"/>
          </w:tcPr>
          <w:p w:rsidR="00546510" w:rsidRPr="00183167"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&lt;210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183167" w:rsidRDefault="00546510" w:rsidP="001E7BF0">
            <w:pPr>
              <w:spacing w:line="240" w:lineRule="auto"/>
              <w:ind w:firstLine="0"/>
              <w:jc w:val="center"/>
              <w:rPr>
                <w:rFonts w:eastAsiaTheme="minorHAnsi"/>
                <w:szCs w:val="28"/>
                <w:lang w:val="en-US"/>
              </w:rPr>
            </w:pPr>
            <w:r w:rsidRPr="00A26211">
              <w:rPr>
                <w:rFonts w:eastAsiaTheme="minorHAnsi"/>
                <w:szCs w:val="28"/>
              </w:rPr>
              <w:t>0,1</w:t>
            </w:r>
          </w:p>
        </w:tc>
      </w:tr>
      <w:tr w:rsidR="00546510" w:rsidTr="001E7BF0">
        <w:tc>
          <w:tcPr>
            <w:tcW w:w="4024" w:type="dxa"/>
          </w:tcPr>
          <w:p w:rsidR="00546510" w:rsidRPr="00A26211"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&gt;210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lang w:val="en-US"/>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183167">
              <w:rPr>
                <w:rFonts w:eastAsiaTheme="minorHAnsi"/>
                <w:szCs w:val="28"/>
              </w:rPr>
              <w:t>0,25</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перегретого пара</w:t>
            </w:r>
          </w:p>
        </w:tc>
        <w:tc>
          <w:tcPr>
            <w:tcW w:w="1896" w:type="dxa"/>
            <w:vAlign w:val="center"/>
          </w:tcPr>
          <w:p w:rsidR="00546510" w:rsidRPr="00A26211" w:rsidRDefault="00525B86"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lang w:val="en-US"/>
                      </w:rPr>
                      <m:t>ne</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183167">
              <w:rPr>
                <w:rFonts w:eastAsiaTheme="minorHAnsi"/>
                <w:szCs w:val="28"/>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814,97</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питательной воды</w:t>
            </w:r>
          </w:p>
        </w:tc>
        <w:tc>
          <w:tcPr>
            <w:tcW w:w="1896" w:type="dxa"/>
            <w:vAlign w:val="center"/>
          </w:tcPr>
          <w:p w:rsidR="00546510" w:rsidRPr="00A26211" w:rsidRDefault="00525B86"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rPr>
                      <m:t>i</m:t>
                    </m:r>
                  </m:e>
                  <m:sub>
                    <m:r>
                      <w:rPr>
                        <w:rFonts w:ascii="Cambria Math" w:eastAsia="Calibri" w:hAnsi="Cambria Math"/>
                        <w:szCs w:val="28"/>
                      </w:rPr>
                      <m:t>nв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220</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котловой воды</w:t>
            </w:r>
          </w:p>
        </w:tc>
        <w:tc>
          <w:tcPr>
            <w:tcW w:w="1896" w:type="dxa"/>
            <w:vAlign w:val="center"/>
          </w:tcPr>
          <w:p w:rsidR="00546510" w:rsidRPr="00A26211" w:rsidRDefault="00525B86"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rPr>
                      <m:t>кв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334,2</w:t>
            </w:r>
          </w:p>
        </w:tc>
      </w:tr>
    </w:tbl>
    <w:p w:rsidR="00546510" w:rsidRPr="00F0511C" w:rsidRDefault="00546510" w:rsidP="00F0511C">
      <w:pPr>
        <w:pStyle w:val="3"/>
      </w:pPr>
      <w:bookmarkStart w:id="39" w:name="_Ref388627715"/>
      <w:bookmarkStart w:id="40" w:name="_Toc389395783"/>
      <w:r w:rsidRPr="00F0511C">
        <w:t xml:space="preserve">Режимные карты котлоагрегатов котельного отделения ТЭЦ-20 Мосэнерго очереди «90 </w:t>
      </w:r>
      <w:proofErr w:type="spellStart"/>
      <w:r w:rsidRPr="00F0511C">
        <w:t>ата</w:t>
      </w:r>
      <w:proofErr w:type="spellEnd"/>
      <w:r w:rsidRPr="00F0511C">
        <w:t>»</w:t>
      </w:r>
      <w:bookmarkEnd w:id="39"/>
      <w:bookmarkEnd w:id="40"/>
    </w:p>
    <w:p w:rsidR="00546510" w:rsidRPr="00DA0BE7" w:rsidRDefault="00546510" w:rsidP="00546510">
      <w:r>
        <w:t xml:space="preserve">В данном разделе приведены конкретные значения параметров, используемых в математической модели, которые отличаются для каждого из котлоагрегатов. Эти значения получены по режимным картам котлоагрегатов очереди «90 </w:t>
      </w:r>
      <w:proofErr w:type="spellStart"/>
      <w:r>
        <w:t>ата</w:t>
      </w:r>
      <w:proofErr w:type="spellEnd"/>
      <w:r>
        <w:t>» ТЭЦ-20 Мосэнерго</w:t>
      </w:r>
      <w:r w:rsidR="00F0511C">
        <w:t xml:space="preserve"> </w:t>
      </w:r>
      <w:sdt>
        <w:sdtPr>
          <w:id w:val="-1814247477"/>
          <w:citation/>
        </w:sdtPr>
        <w:sdtEndPr/>
        <w:sdtContent>
          <w:r w:rsidR="00F0511C">
            <w:fldChar w:fldCharType="begin"/>
          </w:r>
          <w:r w:rsidR="00F0511C">
            <w:instrText xml:space="preserve"> CITATION Инк12 \l 1049 </w:instrText>
          </w:r>
          <w:r w:rsidR="00F0511C">
            <w:fldChar w:fldCharType="separate"/>
          </w:r>
          <w:r w:rsidR="009648CB">
            <w:rPr>
              <w:noProof/>
            </w:rPr>
            <w:t>[14]</w:t>
          </w:r>
          <w:r w:rsidR="00F0511C">
            <w:fldChar w:fldCharType="end"/>
          </w:r>
        </w:sdtContent>
      </w:sdt>
      <w:r w:rsidRPr="00DA0BE7">
        <w:t xml:space="preserve">, </w:t>
      </w:r>
      <w:r>
        <w:t>составлявшимся по результатам режимно-наладочных испытаний котлоагрегатов.</w:t>
      </w:r>
    </w:p>
    <w:p w:rsidR="00546510" w:rsidRPr="00F0511C" w:rsidRDefault="00546510" w:rsidP="000219C4">
      <w:pPr>
        <w:ind w:firstLine="0"/>
        <w:rPr>
          <w:b/>
        </w:rPr>
      </w:pPr>
      <w:r w:rsidRPr="00F0511C">
        <w:rPr>
          <w:b/>
        </w:rPr>
        <w:t>Котлоагрегат K-1</w:t>
      </w:r>
    </w:p>
    <w:p w:rsidR="00546510" w:rsidRPr="00F0511C" w:rsidRDefault="00546510" w:rsidP="00F0511C">
      <w:r>
        <w:t xml:space="preserve">В таблице </w:t>
      </w:r>
      <w:r w:rsidR="00F0511C">
        <w:fldChar w:fldCharType="begin"/>
      </w:r>
      <w:r w:rsidR="00F0511C">
        <w:instrText xml:space="preserve"> REF tbl_k1_gas_wm \h </w:instrText>
      </w:r>
      <w:r w:rsidR="00F0511C">
        <w:fldChar w:fldCharType="separate"/>
      </w:r>
      <w:r w:rsidR="00171714">
        <w:rPr>
          <w:noProof/>
        </w:rPr>
        <w:t>2</w:t>
      </w:r>
      <w:r w:rsidR="00171714">
        <w:t>.</w:t>
      </w:r>
      <w:r w:rsidR="00171714">
        <w:rPr>
          <w:noProof/>
        </w:rPr>
        <w:t>5</w:t>
      </w:r>
      <w:r w:rsidR="00F0511C">
        <w:fldChar w:fldCharType="end"/>
      </w:r>
      <w:r>
        <w:t xml:space="preserve"> приведена режимная карта котлоагрегата </w:t>
      </w:r>
      <w:r>
        <w:rPr>
          <w:lang w:val="en-US"/>
        </w:rPr>
        <w:t>K</w:t>
      </w:r>
      <w:r>
        <w:t xml:space="preserve">-1 очереди «90 </w:t>
      </w:r>
      <w:proofErr w:type="spellStart"/>
      <w:r>
        <w:t>ата</w:t>
      </w:r>
      <w:proofErr w:type="spellEnd"/>
      <w:r>
        <w:t>» ТЭЦ-20 Мосэнерг</w:t>
      </w:r>
      <w:r w:rsidR="00F0511C">
        <w:t>о при работе на природном газе.</w:t>
      </w:r>
    </w:p>
    <w:p w:rsidR="00F0511C" w:rsidRDefault="00F0511C" w:rsidP="00F0511C">
      <w:pPr>
        <w:pStyle w:val="af"/>
        <w:keepNext/>
      </w:pPr>
      <w:r>
        <w:t xml:space="preserve">Таблица </w:t>
      </w:r>
      <w:bookmarkStart w:id="41" w:name="tbl_k1_gas_wm"/>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5</w:t>
        </w:r>
      </w:fldSimple>
      <w:bookmarkEnd w:id="41"/>
      <w:r>
        <w:t xml:space="preserve"> </w:t>
      </w:r>
      <w:r w:rsidRPr="00F0511C">
        <w:t>Режимная карта К</w:t>
      </w:r>
      <w:r>
        <w:t>-1 при работе на природном газе</w:t>
      </w:r>
    </w:p>
    <w:tbl>
      <w:tblPr>
        <w:tblStyle w:val="a4"/>
        <w:tblW w:w="0" w:type="auto"/>
        <w:tblLook w:val="04A0" w:firstRow="1" w:lastRow="0" w:firstColumn="1" w:lastColumn="0" w:noHBand="0" w:noVBand="1"/>
      </w:tblPr>
      <w:tblGrid>
        <w:gridCol w:w="2677"/>
        <w:gridCol w:w="1763"/>
        <w:gridCol w:w="1483"/>
        <w:gridCol w:w="756"/>
        <w:gridCol w:w="756"/>
        <w:gridCol w:w="690"/>
        <w:gridCol w:w="690"/>
        <w:gridCol w:w="756"/>
      </w:tblGrid>
      <w:tr w:rsidR="00546510" w:rsidTr="00F0511C">
        <w:tc>
          <w:tcPr>
            <w:tcW w:w="2677" w:type="dxa"/>
          </w:tcPr>
          <w:p w:rsidR="00546510" w:rsidRDefault="00546510" w:rsidP="00F25656">
            <w:pPr>
              <w:spacing w:line="240" w:lineRule="auto"/>
              <w:ind w:firstLine="0"/>
              <w:jc w:val="center"/>
              <w:rPr>
                <w:b/>
              </w:rPr>
            </w:pPr>
            <w:r>
              <w:rPr>
                <w:b/>
              </w:rPr>
              <w:t>Параметр</w:t>
            </w:r>
          </w:p>
        </w:tc>
        <w:tc>
          <w:tcPr>
            <w:tcW w:w="1763" w:type="dxa"/>
          </w:tcPr>
          <w:p w:rsidR="00546510" w:rsidRDefault="00546510" w:rsidP="00F25656">
            <w:pPr>
              <w:spacing w:line="240" w:lineRule="auto"/>
              <w:ind w:firstLine="0"/>
              <w:jc w:val="center"/>
              <w:rPr>
                <w:b/>
              </w:rPr>
            </w:pPr>
            <w:r>
              <w:rPr>
                <w:b/>
              </w:rPr>
              <w:t>Обозначение</w:t>
            </w:r>
          </w:p>
        </w:tc>
        <w:tc>
          <w:tcPr>
            <w:tcW w:w="1483" w:type="dxa"/>
          </w:tcPr>
          <w:p w:rsidR="00546510" w:rsidRDefault="00546510" w:rsidP="00F25656">
            <w:pPr>
              <w:spacing w:line="240" w:lineRule="auto"/>
              <w:ind w:firstLine="0"/>
              <w:jc w:val="center"/>
              <w:rPr>
                <w:b/>
              </w:rPr>
            </w:pPr>
            <w:r>
              <w:rPr>
                <w:b/>
              </w:rPr>
              <w:t>Ед. измерения</w:t>
            </w:r>
          </w:p>
        </w:tc>
        <w:tc>
          <w:tcPr>
            <w:tcW w:w="3648" w:type="dxa"/>
            <w:gridSpan w:val="5"/>
          </w:tcPr>
          <w:p w:rsidR="00546510" w:rsidRDefault="00546510" w:rsidP="00F2565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Паропроизводительность</w:t>
            </w:r>
          </w:p>
        </w:tc>
        <w:tc>
          <w:tcPr>
            <w:tcW w:w="1763" w:type="dxa"/>
            <w:vAlign w:val="center"/>
          </w:tcPr>
          <w:p w:rsidR="00546510" w:rsidRPr="00A43D7A" w:rsidRDefault="00525B86"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83" w:type="dxa"/>
            <w:vAlign w:val="center"/>
          </w:tcPr>
          <w:p w:rsidR="00546510" w:rsidRPr="00A43D7A" w:rsidRDefault="00546510" w:rsidP="00F25656">
            <w:pPr>
              <w:spacing w:line="240" w:lineRule="auto"/>
              <w:ind w:firstLine="0"/>
              <w:jc w:val="center"/>
            </w:pPr>
            <w:r w:rsidRPr="00A43D7A">
              <w:t>т/ч</w:t>
            </w:r>
          </w:p>
        </w:tc>
        <w:tc>
          <w:tcPr>
            <w:tcW w:w="756" w:type="dxa"/>
            <w:vAlign w:val="center"/>
          </w:tcPr>
          <w:p w:rsidR="00546510" w:rsidRPr="00A43D7A" w:rsidRDefault="00546510" w:rsidP="00F25656">
            <w:pPr>
              <w:spacing w:line="240" w:lineRule="auto"/>
              <w:ind w:firstLine="0"/>
              <w:jc w:val="center"/>
            </w:pPr>
            <w:r w:rsidRPr="00A43D7A">
              <w:t>90</w:t>
            </w:r>
          </w:p>
        </w:tc>
        <w:tc>
          <w:tcPr>
            <w:tcW w:w="756" w:type="dxa"/>
            <w:vAlign w:val="center"/>
          </w:tcPr>
          <w:p w:rsidR="00546510" w:rsidRPr="00A43D7A" w:rsidRDefault="00546510" w:rsidP="00F25656">
            <w:pPr>
              <w:spacing w:line="240" w:lineRule="auto"/>
              <w:ind w:firstLine="0"/>
              <w:jc w:val="center"/>
            </w:pPr>
            <w:r w:rsidRPr="00A43D7A">
              <w:t>110</w:t>
            </w:r>
          </w:p>
        </w:tc>
        <w:tc>
          <w:tcPr>
            <w:tcW w:w="690" w:type="dxa"/>
            <w:vAlign w:val="center"/>
          </w:tcPr>
          <w:p w:rsidR="00546510" w:rsidRPr="00A43D7A" w:rsidRDefault="00546510" w:rsidP="00F25656">
            <w:pPr>
              <w:spacing w:line="240" w:lineRule="auto"/>
              <w:ind w:firstLine="0"/>
              <w:jc w:val="center"/>
            </w:pPr>
            <w:r w:rsidRPr="00A43D7A">
              <w:t>130</w:t>
            </w:r>
          </w:p>
        </w:tc>
        <w:tc>
          <w:tcPr>
            <w:tcW w:w="690"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170</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с уходящими газами</w:t>
            </w:r>
          </w:p>
        </w:tc>
        <w:tc>
          <w:tcPr>
            <w:tcW w:w="1763" w:type="dxa"/>
            <w:vAlign w:val="center"/>
          </w:tcPr>
          <w:p w:rsidR="00546510" w:rsidRPr="00A43D7A" w:rsidRDefault="00525B86" w:rsidP="00F2565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jc w:val="center"/>
            </w:pPr>
            <w:r w:rsidRPr="00A43D7A">
              <w:t>66,08</w:t>
            </w:r>
          </w:p>
        </w:tc>
        <w:tc>
          <w:tcPr>
            <w:tcW w:w="756" w:type="dxa"/>
            <w:vAlign w:val="center"/>
          </w:tcPr>
          <w:p w:rsidR="00546510" w:rsidRPr="00A43D7A" w:rsidRDefault="00546510" w:rsidP="00F25656">
            <w:pPr>
              <w:spacing w:line="240" w:lineRule="auto"/>
              <w:jc w:val="center"/>
            </w:pPr>
            <w:r w:rsidRPr="00A43D7A">
              <w:t>66,05</w:t>
            </w:r>
          </w:p>
        </w:tc>
        <w:tc>
          <w:tcPr>
            <w:tcW w:w="690" w:type="dxa"/>
            <w:vAlign w:val="center"/>
          </w:tcPr>
          <w:p w:rsidR="00546510" w:rsidRPr="00A43D7A" w:rsidRDefault="00546510" w:rsidP="00F25656">
            <w:pPr>
              <w:spacing w:line="240" w:lineRule="auto"/>
              <w:jc w:val="center"/>
            </w:pPr>
            <w:r w:rsidRPr="00A43D7A">
              <w:t>66,1</w:t>
            </w:r>
          </w:p>
        </w:tc>
        <w:tc>
          <w:tcPr>
            <w:tcW w:w="690" w:type="dxa"/>
            <w:vAlign w:val="center"/>
          </w:tcPr>
          <w:p w:rsidR="00546510" w:rsidRPr="00A43D7A" w:rsidRDefault="00546510" w:rsidP="00F25656">
            <w:pPr>
              <w:spacing w:line="240" w:lineRule="auto"/>
              <w:jc w:val="center"/>
            </w:pPr>
            <w:r w:rsidRPr="00A43D7A">
              <w:t>66,1</w:t>
            </w:r>
          </w:p>
        </w:tc>
        <w:tc>
          <w:tcPr>
            <w:tcW w:w="756" w:type="dxa"/>
            <w:vAlign w:val="center"/>
          </w:tcPr>
          <w:p w:rsidR="00546510" w:rsidRPr="00A43D7A" w:rsidRDefault="00546510" w:rsidP="00F25656">
            <w:pPr>
              <w:spacing w:line="240" w:lineRule="auto"/>
              <w:jc w:val="center"/>
            </w:pPr>
            <w:r w:rsidRPr="00A43D7A">
              <w:t>66,15</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763" w:type="dxa"/>
            <w:vAlign w:val="center"/>
          </w:tcPr>
          <w:p w:rsidR="00546510" w:rsidRPr="00A43D7A" w:rsidRDefault="00525B86" w:rsidP="00F2565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ind w:firstLine="0"/>
              <w:jc w:val="center"/>
            </w:pPr>
            <w:r w:rsidRPr="00A43D7A">
              <w:t>1,19</w:t>
            </w:r>
          </w:p>
        </w:tc>
        <w:tc>
          <w:tcPr>
            <w:tcW w:w="756" w:type="dxa"/>
            <w:vAlign w:val="center"/>
          </w:tcPr>
          <w:p w:rsidR="00546510" w:rsidRPr="00A43D7A" w:rsidRDefault="00546510" w:rsidP="00F25656">
            <w:pPr>
              <w:spacing w:line="240" w:lineRule="auto"/>
              <w:ind w:firstLine="0"/>
              <w:jc w:val="center"/>
            </w:pPr>
            <w:r w:rsidRPr="00A43D7A">
              <w:t>0,97</w:t>
            </w:r>
          </w:p>
        </w:tc>
        <w:tc>
          <w:tcPr>
            <w:tcW w:w="690" w:type="dxa"/>
            <w:vAlign w:val="center"/>
          </w:tcPr>
          <w:p w:rsidR="00546510" w:rsidRPr="00A43D7A" w:rsidRDefault="00546510" w:rsidP="00F25656">
            <w:pPr>
              <w:spacing w:line="240" w:lineRule="auto"/>
              <w:ind w:firstLine="0"/>
              <w:jc w:val="center"/>
            </w:pPr>
            <w:r w:rsidRPr="00A43D7A">
              <w:t>0,82</w:t>
            </w:r>
          </w:p>
        </w:tc>
        <w:tc>
          <w:tcPr>
            <w:tcW w:w="690" w:type="dxa"/>
            <w:vAlign w:val="center"/>
          </w:tcPr>
          <w:p w:rsidR="00546510" w:rsidRPr="00A43D7A" w:rsidRDefault="00546510" w:rsidP="00F25656">
            <w:pPr>
              <w:spacing w:line="240" w:lineRule="auto"/>
              <w:ind w:firstLine="0"/>
              <w:jc w:val="center"/>
            </w:pPr>
            <w:r w:rsidRPr="00A43D7A">
              <w:t>0,72</w:t>
            </w:r>
          </w:p>
        </w:tc>
        <w:tc>
          <w:tcPr>
            <w:tcW w:w="756" w:type="dxa"/>
            <w:vAlign w:val="center"/>
          </w:tcPr>
          <w:p w:rsidR="00546510" w:rsidRPr="00A43D7A" w:rsidRDefault="00546510" w:rsidP="00F25656">
            <w:pPr>
              <w:spacing w:line="240" w:lineRule="auto"/>
              <w:ind w:firstLine="0"/>
              <w:jc w:val="center"/>
            </w:pPr>
            <w:r w:rsidRPr="00A43D7A">
              <w:t>0,63</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Температура уходящих газов</w:t>
            </w:r>
          </w:p>
        </w:tc>
        <w:tc>
          <w:tcPr>
            <w:tcW w:w="1763" w:type="dxa"/>
            <w:vAlign w:val="center"/>
          </w:tcPr>
          <w:p w:rsidR="00546510" w:rsidRPr="00A43D7A" w:rsidRDefault="00525B86"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756"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152</w:t>
            </w:r>
          </w:p>
        </w:tc>
        <w:tc>
          <w:tcPr>
            <w:tcW w:w="690" w:type="dxa"/>
            <w:vAlign w:val="center"/>
          </w:tcPr>
          <w:p w:rsidR="00546510" w:rsidRPr="00A43D7A" w:rsidRDefault="00546510" w:rsidP="00F25656">
            <w:pPr>
              <w:spacing w:line="240" w:lineRule="auto"/>
              <w:ind w:firstLine="0"/>
              <w:jc w:val="center"/>
            </w:pPr>
            <w:r w:rsidRPr="00A43D7A">
              <w:t>154</w:t>
            </w:r>
          </w:p>
        </w:tc>
        <w:tc>
          <w:tcPr>
            <w:tcW w:w="690" w:type="dxa"/>
            <w:vAlign w:val="center"/>
          </w:tcPr>
          <w:p w:rsidR="00546510" w:rsidRPr="00A43D7A" w:rsidRDefault="00546510" w:rsidP="00F25656">
            <w:pPr>
              <w:spacing w:line="240" w:lineRule="auto"/>
              <w:ind w:firstLine="0"/>
              <w:jc w:val="center"/>
            </w:pPr>
            <w:r w:rsidRPr="00A43D7A">
              <w:t>155</w:t>
            </w:r>
          </w:p>
        </w:tc>
        <w:tc>
          <w:tcPr>
            <w:tcW w:w="756" w:type="dxa"/>
            <w:vAlign w:val="center"/>
          </w:tcPr>
          <w:p w:rsidR="00546510" w:rsidRPr="00A43D7A" w:rsidRDefault="00546510" w:rsidP="00F25656">
            <w:pPr>
              <w:spacing w:line="240" w:lineRule="auto"/>
              <w:ind w:firstLine="0"/>
              <w:jc w:val="center"/>
            </w:pPr>
            <w:r w:rsidRPr="00A43D7A">
              <w:t>156</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Коэффициент избытка воздуха в уходящих газах</w:t>
            </w:r>
          </w:p>
        </w:tc>
        <w:tc>
          <w:tcPr>
            <w:tcW w:w="1763" w:type="dxa"/>
            <w:vAlign w:val="center"/>
          </w:tcPr>
          <w:p w:rsidR="00546510" w:rsidRPr="00A43D7A" w:rsidRDefault="00525B86"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1,24</w:t>
            </w:r>
          </w:p>
        </w:tc>
        <w:tc>
          <w:tcPr>
            <w:tcW w:w="756" w:type="dxa"/>
            <w:vAlign w:val="center"/>
          </w:tcPr>
          <w:p w:rsidR="00546510" w:rsidRPr="00A43D7A" w:rsidRDefault="00546510" w:rsidP="00F25656">
            <w:pPr>
              <w:spacing w:line="240" w:lineRule="auto"/>
              <w:ind w:firstLine="0"/>
              <w:jc w:val="center"/>
            </w:pPr>
            <w:r w:rsidRPr="00A43D7A">
              <w:t>1,23</w:t>
            </w:r>
          </w:p>
        </w:tc>
        <w:tc>
          <w:tcPr>
            <w:tcW w:w="690" w:type="dxa"/>
            <w:vAlign w:val="center"/>
          </w:tcPr>
          <w:p w:rsidR="00546510" w:rsidRPr="00A43D7A" w:rsidRDefault="00546510" w:rsidP="00F25656">
            <w:pPr>
              <w:spacing w:line="240" w:lineRule="auto"/>
              <w:ind w:firstLine="0"/>
              <w:jc w:val="center"/>
            </w:pPr>
            <w:r w:rsidRPr="00A43D7A">
              <w:t>1,22</w:t>
            </w:r>
          </w:p>
        </w:tc>
        <w:tc>
          <w:tcPr>
            <w:tcW w:w="690" w:type="dxa"/>
            <w:vAlign w:val="center"/>
          </w:tcPr>
          <w:p w:rsidR="00546510" w:rsidRPr="00A43D7A" w:rsidRDefault="00546510" w:rsidP="00F25656">
            <w:pPr>
              <w:spacing w:line="240" w:lineRule="auto"/>
              <w:ind w:firstLine="0"/>
              <w:jc w:val="center"/>
            </w:pPr>
            <w:r w:rsidRPr="00A43D7A">
              <w:t>1,21</w:t>
            </w:r>
          </w:p>
        </w:tc>
        <w:tc>
          <w:tcPr>
            <w:tcW w:w="756" w:type="dxa"/>
            <w:vAlign w:val="center"/>
          </w:tcPr>
          <w:p w:rsidR="00546510" w:rsidRPr="00A43D7A" w:rsidRDefault="00546510" w:rsidP="00F25656">
            <w:pPr>
              <w:spacing w:line="240" w:lineRule="auto"/>
              <w:ind w:firstLine="0"/>
              <w:jc w:val="center"/>
            </w:pPr>
            <w:r w:rsidRPr="00A43D7A">
              <w:t>1,21</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763" w:type="dxa"/>
            <w:vAlign w:val="center"/>
          </w:tcPr>
          <w:p w:rsidR="00546510" w:rsidRPr="00A43D7A" w:rsidRDefault="00525B86" w:rsidP="00F2565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r>
    </w:tbl>
    <w:p w:rsidR="00546510" w:rsidRDefault="00546510" w:rsidP="00546510">
      <w:pPr>
        <w:ind w:firstLine="0"/>
        <w:jc w:val="center"/>
        <w:rPr>
          <w:b/>
          <w:lang w:val="en-US"/>
        </w:rPr>
      </w:pPr>
    </w:p>
    <w:p w:rsidR="00546510" w:rsidRPr="00F824A9" w:rsidRDefault="00546510" w:rsidP="00546510">
      <w:r>
        <w:t>В таблице</w:t>
      </w:r>
      <w:r w:rsidR="0092795A" w:rsidRPr="0092795A">
        <w:t xml:space="preserve"> </w:t>
      </w:r>
      <w:r w:rsidR="0092795A">
        <w:fldChar w:fldCharType="begin"/>
      </w:r>
      <w:r w:rsidR="0092795A">
        <w:instrText xml:space="preserve"> REF tbl_k1_maz_wm \h </w:instrText>
      </w:r>
      <w:r w:rsidR="0092795A">
        <w:fldChar w:fldCharType="separate"/>
      </w:r>
      <w:r w:rsidR="00171714">
        <w:rPr>
          <w:noProof/>
        </w:rPr>
        <w:t>2</w:t>
      </w:r>
      <w:r w:rsidR="00171714">
        <w:t>.</w:t>
      </w:r>
      <w:r w:rsidR="00171714">
        <w:rPr>
          <w:noProof/>
        </w:rPr>
        <w:t>6</w:t>
      </w:r>
      <w:r w:rsidR="0092795A">
        <w:fldChar w:fldCharType="end"/>
      </w:r>
      <w:r w:rsidR="0092795A" w:rsidRPr="0092795A">
        <w:t xml:space="preserve"> </w:t>
      </w:r>
      <w:r>
        <w:t xml:space="preserve">приведена режимная карта котлоагрегата </w:t>
      </w:r>
      <w:r>
        <w:rPr>
          <w:lang w:val="en-US"/>
        </w:rPr>
        <w:t>K</w:t>
      </w:r>
      <w:r>
        <w:t xml:space="preserve">-1 очереди «90 </w:t>
      </w:r>
      <w:proofErr w:type="spellStart"/>
      <w:r>
        <w:t>ата</w:t>
      </w:r>
      <w:proofErr w:type="spellEnd"/>
      <w:r>
        <w:t>» ТЭЦ-20 Мосэнерго при работе на мазуте.</w:t>
      </w:r>
    </w:p>
    <w:p w:rsidR="0092795A" w:rsidRPr="0092795A" w:rsidRDefault="0092795A" w:rsidP="0092795A">
      <w:pPr>
        <w:pStyle w:val="af"/>
        <w:keepNext/>
      </w:pPr>
      <w:r>
        <w:t xml:space="preserve">Таблица </w:t>
      </w:r>
      <w:bookmarkStart w:id="42" w:name="tbl_k1_maz_wm"/>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6</w:t>
        </w:r>
      </w:fldSimple>
      <w:bookmarkEnd w:id="42"/>
      <w:r w:rsidRPr="0092795A">
        <w:t xml:space="preserve"> Режимная карта К-1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0C36D3">
            <w:pPr>
              <w:spacing w:line="240" w:lineRule="auto"/>
              <w:ind w:firstLine="0"/>
              <w:jc w:val="center"/>
              <w:rPr>
                <w:b/>
              </w:rPr>
            </w:pPr>
            <w:r>
              <w:rPr>
                <w:b/>
              </w:rPr>
              <w:t>Параметр</w:t>
            </w:r>
          </w:p>
        </w:tc>
        <w:tc>
          <w:tcPr>
            <w:tcW w:w="1644" w:type="dxa"/>
          </w:tcPr>
          <w:p w:rsidR="00546510" w:rsidRDefault="00546510" w:rsidP="000C36D3">
            <w:pPr>
              <w:spacing w:line="240" w:lineRule="auto"/>
              <w:ind w:firstLine="0"/>
              <w:jc w:val="center"/>
              <w:rPr>
                <w:b/>
              </w:rPr>
            </w:pPr>
            <w:r>
              <w:rPr>
                <w:b/>
              </w:rPr>
              <w:t>Обозначение</w:t>
            </w:r>
          </w:p>
        </w:tc>
        <w:tc>
          <w:tcPr>
            <w:tcW w:w="1616" w:type="dxa"/>
          </w:tcPr>
          <w:p w:rsidR="00546510" w:rsidRDefault="00546510" w:rsidP="000C36D3">
            <w:pPr>
              <w:spacing w:line="240" w:lineRule="auto"/>
              <w:ind w:firstLine="0"/>
              <w:jc w:val="center"/>
              <w:rPr>
                <w:b/>
              </w:rPr>
            </w:pPr>
            <w:r>
              <w:rPr>
                <w:b/>
              </w:rPr>
              <w:t>Ед. измерения</w:t>
            </w:r>
          </w:p>
        </w:tc>
        <w:tc>
          <w:tcPr>
            <w:tcW w:w="3651" w:type="dxa"/>
            <w:gridSpan w:val="5"/>
          </w:tcPr>
          <w:p w:rsidR="00546510" w:rsidRDefault="00546510" w:rsidP="000C36D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525B86"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0C36D3">
            <w:pPr>
              <w:spacing w:line="240" w:lineRule="auto"/>
              <w:ind w:firstLine="0"/>
              <w:jc w:val="center"/>
            </w:pPr>
            <w:r w:rsidRPr="00E45494">
              <w:t>т/ч</w:t>
            </w:r>
          </w:p>
        </w:tc>
        <w:tc>
          <w:tcPr>
            <w:tcW w:w="711" w:type="dxa"/>
            <w:vAlign w:val="center"/>
          </w:tcPr>
          <w:p w:rsidR="00546510" w:rsidRPr="00E45494" w:rsidRDefault="00546510" w:rsidP="000C36D3">
            <w:pPr>
              <w:spacing w:line="240" w:lineRule="auto"/>
              <w:ind w:firstLine="0"/>
              <w:jc w:val="center"/>
            </w:pPr>
            <w:r w:rsidRPr="00E45494">
              <w:t>90</w:t>
            </w:r>
          </w:p>
        </w:tc>
        <w:tc>
          <w:tcPr>
            <w:tcW w:w="735" w:type="dxa"/>
            <w:vAlign w:val="center"/>
          </w:tcPr>
          <w:p w:rsidR="00546510" w:rsidRPr="00E45494" w:rsidRDefault="00546510" w:rsidP="000C36D3">
            <w:pPr>
              <w:spacing w:line="240" w:lineRule="auto"/>
              <w:ind w:firstLine="0"/>
              <w:jc w:val="center"/>
            </w:pPr>
            <w:r w:rsidRPr="00E45494">
              <w:t>110</w:t>
            </w:r>
          </w:p>
        </w:tc>
        <w:tc>
          <w:tcPr>
            <w:tcW w:w="735" w:type="dxa"/>
            <w:vAlign w:val="center"/>
          </w:tcPr>
          <w:p w:rsidR="00546510" w:rsidRPr="00E45494" w:rsidRDefault="00546510" w:rsidP="000C36D3">
            <w:pPr>
              <w:spacing w:line="240" w:lineRule="auto"/>
              <w:ind w:firstLine="0"/>
              <w:jc w:val="center"/>
            </w:pPr>
            <w:r w:rsidRPr="00E45494">
              <w:t>130</w:t>
            </w:r>
          </w:p>
        </w:tc>
        <w:tc>
          <w:tcPr>
            <w:tcW w:w="735" w:type="dxa"/>
            <w:vAlign w:val="center"/>
          </w:tcPr>
          <w:p w:rsidR="00546510" w:rsidRPr="00E45494" w:rsidRDefault="00546510" w:rsidP="000C36D3">
            <w:pPr>
              <w:spacing w:line="240" w:lineRule="auto"/>
              <w:ind w:firstLine="0"/>
              <w:jc w:val="center"/>
            </w:pPr>
            <w:r w:rsidRPr="00E45494">
              <w:t>150</w:t>
            </w:r>
          </w:p>
        </w:tc>
        <w:tc>
          <w:tcPr>
            <w:tcW w:w="735" w:type="dxa"/>
            <w:vAlign w:val="center"/>
          </w:tcPr>
          <w:p w:rsidR="00546510" w:rsidRPr="00E45494" w:rsidRDefault="00546510" w:rsidP="000C36D3">
            <w:pPr>
              <w:spacing w:line="240" w:lineRule="auto"/>
              <w:ind w:firstLine="0"/>
              <w:jc w:val="center"/>
            </w:pPr>
            <w:r w:rsidRPr="00E45494">
              <w:t>170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525B86" w:rsidP="000C36D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jc w:val="center"/>
            </w:pPr>
            <w:r w:rsidRPr="00E45494">
              <w:t>Ы8,38</w:t>
            </w:r>
          </w:p>
        </w:tc>
        <w:tc>
          <w:tcPr>
            <w:tcW w:w="735" w:type="dxa"/>
            <w:vAlign w:val="center"/>
          </w:tcPr>
          <w:p w:rsidR="00546510" w:rsidRPr="00E45494" w:rsidRDefault="00546510" w:rsidP="000C36D3">
            <w:pPr>
              <w:spacing w:line="240" w:lineRule="auto"/>
              <w:jc w:val="center"/>
            </w:pPr>
            <w:r w:rsidRPr="00E45494">
              <w:t>77,94</w:t>
            </w:r>
          </w:p>
        </w:tc>
        <w:tc>
          <w:tcPr>
            <w:tcW w:w="735" w:type="dxa"/>
            <w:vAlign w:val="center"/>
          </w:tcPr>
          <w:p w:rsidR="00546510" w:rsidRPr="00E45494" w:rsidRDefault="00546510" w:rsidP="000C36D3">
            <w:pPr>
              <w:spacing w:line="240" w:lineRule="auto"/>
              <w:jc w:val="center"/>
            </w:pPr>
            <w:r w:rsidRPr="00E45494">
              <w:t>77,64</w:t>
            </w:r>
          </w:p>
        </w:tc>
        <w:tc>
          <w:tcPr>
            <w:tcW w:w="735" w:type="dxa"/>
            <w:vAlign w:val="center"/>
          </w:tcPr>
          <w:p w:rsidR="00546510" w:rsidRPr="00E45494" w:rsidRDefault="00546510" w:rsidP="000C36D3">
            <w:pPr>
              <w:spacing w:line="240" w:lineRule="auto"/>
              <w:jc w:val="center"/>
            </w:pPr>
            <w:r w:rsidRPr="00E45494">
              <w:t>77,55</w:t>
            </w:r>
          </w:p>
        </w:tc>
        <w:tc>
          <w:tcPr>
            <w:tcW w:w="735" w:type="dxa"/>
            <w:vAlign w:val="center"/>
          </w:tcPr>
          <w:p w:rsidR="00546510" w:rsidRPr="00E45494" w:rsidRDefault="00546510" w:rsidP="000C36D3">
            <w:pPr>
              <w:spacing w:line="240" w:lineRule="auto"/>
              <w:jc w:val="center"/>
            </w:pPr>
            <w:r w:rsidRPr="00E45494">
              <w:t>77,67</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525B86" w:rsidP="000C36D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ind w:firstLine="0"/>
              <w:jc w:val="center"/>
            </w:pPr>
            <w:r w:rsidRPr="00E45494">
              <w:t>1,19</w:t>
            </w:r>
          </w:p>
        </w:tc>
        <w:tc>
          <w:tcPr>
            <w:tcW w:w="735" w:type="dxa"/>
            <w:vAlign w:val="center"/>
          </w:tcPr>
          <w:p w:rsidR="00546510" w:rsidRPr="00E45494" w:rsidRDefault="00546510" w:rsidP="000C36D3">
            <w:pPr>
              <w:spacing w:line="240" w:lineRule="auto"/>
              <w:ind w:firstLine="0"/>
              <w:jc w:val="center"/>
            </w:pPr>
            <w:r w:rsidRPr="00E45494">
              <w:t>0,97</w:t>
            </w:r>
          </w:p>
        </w:tc>
        <w:tc>
          <w:tcPr>
            <w:tcW w:w="735" w:type="dxa"/>
            <w:vAlign w:val="center"/>
          </w:tcPr>
          <w:p w:rsidR="00546510" w:rsidRPr="00E45494" w:rsidRDefault="00546510" w:rsidP="000C36D3">
            <w:pPr>
              <w:spacing w:line="240" w:lineRule="auto"/>
              <w:ind w:firstLine="0"/>
              <w:jc w:val="center"/>
            </w:pPr>
            <w:r w:rsidRPr="00E45494">
              <w:t>0,83</w:t>
            </w:r>
          </w:p>
        </w:tc>
        <w:tc>
          <w:tcPr>
            <w:tcW w:w="735" w:type="dxa"/>
            <w:vAlign w:val="center"/>
          </w:tcPr>
          <w:p w:rsidR="00546510" w:rsidRPr="00E45494" w:rsidRDefault="00546510" w:rsidP="000C36D3">
            <w:pPr>
              <w:spacing w:line="240" w:lineRule="auto"/>
              <w:ind w:firstLine="0"/>
              <w:jc w:val="center"/>
            </w:pPr>
            <w:r w:rsidRPr="00E45494">
              <w:t>0,71</w:t>
            </w:r>
          </w:p>
        </w:tc>
        <w:tc>
          <w:tcPr>
            <w:tcW w:w="735" w:type="dxa"/>
            <w:vAlign w:val="center"/>
          </w:tcPr>
          <w:p w:rsidR="00546510" w:rsidRPr="00E45494" w:rsidRDefault="00546510" w:rsidP="000C36D3">
            <w:pPr>
              <w:spacing w:line="240" w:lineRule="auto"/>
              <w:ind w:firstLine="0"/>
              <w:jc w:val="center"/>
            </w:pPr>
            <w:r w:rsidRPr="00E45494">
              <w:t>0,63</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525B86"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0C36D3">
            <w:pPr>
              <w:spacing w:line="240" w:lineRule="auto"/>
              <w:ind w:firstLine="0"/>
              <w:jc w:val="center"/>
            </w:pPr>
            <w:r w:rsidRPr="00E45494">
              <w:t>175</w:t>
            </w:r>
          </w:p>
        </w:tc>
        <w:tc>
          <w:tcPr>
            <w:tcW w:w="735" w:type="dxa"/>
            <w:vAlign w:val="center"/>
          </w:tcPr>
          <w:p w:rsidR="00546510" w:rsidRPr="00E45494" w:rsidRDefault="00546510" w:rsidP="000C36D3">
            <w:pPr>
              <w:spacing w:line="240" w:lineRule="auto"/>
              <w:ind w:firstLine="0"/>
              <w:jc w:val="center"/>
            </w:pPr>
            <w:r w:rsidRPr="00E45494">
              <w:t>176</w:t>
            </w:r>
          </w:p>
        </w:tc>
        <w:tc>
          <w:tcPr>
            <w:tcW w:w="735" w:type="dxa"/>
            <w:vAlign w:val="center"/>
          </w:tcPr>
          <w:p w:rsidR="00546510" w:rsidRPr="00E45494" w:rsidRDefault="00546510" w:rsidP="000C36D3">
            <w:pPr>
              <w:spacing w:line="240" w:lineRule="auto"/>
              <w:ind w:firstLine="0"/>
              <w:jc w:val="center"/>
            </w:pPr>
            <w:r w:rsidRPr="00E45494">
              <w:t>178</w:t>
            </w:r>
          </w:p>
        </w:tc>
        <w:tc>
          <w:tcPr>
            <w:tcW w:w="735" w:type="dxa"/>
            <w:vAlign w:val="center"/>
          </w:tcPr>
          <w:p w:rsidR="00546510" w:rsidRPr="00E45494" w:rsidRDefault="00546510" w:rsidP="000C36D3">
            <w:pPr>
              <w:spacing w:line="240" w:lineRule="auto"/>
              <w:ind w:firstLine="0"/>
              <w:jc w:val="center"/>
            </w:pPr>
            <w:r w:rsidRPr="00E45494">
              <w:t>181</w:t>
            </w:r>
          </w:p>
        </w:tc>
        <w:tc>
          <w:tcPr>
            <w:tcW w:w="735" w:type="dxa"/>
            <w:vAlign w:val="center"/>
          </w:tcPr>
          <w:p w:rsidR="00546510" w:rsidRPr="00E45494" w:rsidRDefault="00546510" w:rsidP="000C36D3">
            <w:pPr>
              <w:spacing w:line="240" w:lineRule="auto"/>
              <w:ind w:firstLine="0"/>
              <w:jc w:val="center"/>
            </w:pPr>
            <w:r w:rsidRPr="00E45494">
              <w:t>186</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525B86"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1,53</w:t>
            </w:r>
          </w:p>
        </w:tc>
        <w:tc>
          <w:tcPr>
            <w:tcW w:w="735" w:type="dxa"/>
            <w:vAlign w:val="center"/>
          </w:tcPr>
          <w:p w:rsidR="00546510" w:rsidRPr="00E45494" w:rsidRDefault="00546510" w:rsidP="000C36D3">
            <w:pPr>
              <w:spacing w:line="240" w:lineRule="auto"/>
              <w:ind w:firstLine="0"/>
              <w:jc w:val="center"/>
            </w:pPr>
            <w:r w:rsidRPr="00E45494">
              <w:t>1,43</w:t>
            </w:r>
          </w:p>
        </w:tc>
        <w:tc>
          <w:tcPr>
            <w:tcW w:w="735" w:type="dxa"/>
            <w:vAlign w:val="center"/>
          </w:tcPr>
          <w:p w:rsidR="00546510" w:rsidRPr="00E45494" w:rsidRDefault="00546510" w:rsidP="000C36D3">
            <w:pPr>
              <w:spacing w:line="240" w:lineRule="auto"/>
              <w:ind w:firstLine="0"/>
              <w:jc w:val="center"/>
            </w:pPr>
            <w:r w:rsidRPr="00E45494">
              <w:t>1,37</w:t>
            </w:r>
          </w:p>
        </w:tc>
        <w:tc>
          <w:tcPr>
            <w:tcW w:w="735" w:type="dxa"/>
            <w:vAlign w:val="center"/>
          </w:tcPr>
          <w:p w:rsidR="00546510" w:rsidRPr="00E45494" w:rsidRDefault="00546510" w:rsidP="000C36D3">
            <w:pPr>
              <w:spacing w:line="240" w:lineRule="auto"/>
              <w:ind w:firstLine="0"/>
              <w:jc w:val="center"/>
            </w:pPr>
            <w:r w:rsidRPr="00E45494">
              <w:t>1,33</w:t>
            </w:r>
          </w:p>
        </w:tc>
        <w:tc>
          <w:tcPr>
            <w:tcW w:w="735" w:type="dxa"/>
            <w:vAlign w:val="center"/>
          </w:tcPr>
          <w:p w:rsidR="00546510" w:rsidRPr="00E45494" w:rsidRDefault="00546510" w:rsidP="000C36D3">
            <w:pPr>
              <w:spacing w:line="240" w:lineRule="auto"/>
              <w:ind w:firstLine="0"/>
              <w:jc w:val="center"/>
            </w:pPr>
            <w:r w:rsidRPr="00E45494">
              <w:t>1,30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525B86" w:rsidP="000C36D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1,39</w:t>
            </w:r>
          </w:p>
        </w:tc>
        <w:tc>
          <w:tcPr>
            <w:tcW w:w="735" w:type="dxa"/>
            <w:vAlign w:val="center"/>
          </w:tcPr>
          <w:p w:rsidR="00546510" w:rsidRPr="00E45494" w:rsidRDefault="00546510" w:rsidP="000C36D3">
            <w:pPr>
              <w:spacing w:line="240" w:lineRule="auto"/>
              <w:ind w:firstLine="0"/>
              <w:jc w:val="center"/>
            </w:pPr>
            <w:r w:rsidRPr="00E45494">
              <w:t>1,31</w:t>
            </w:r>
          </w:p>
        </w:tc>
        <w:tc>
          <w:tcPr>
            <w:tcW w:w="735" w:type="dxa"/>
            <w:vAlign w:val="center"/>
          </w:tcPr>
          <w:p w:rsidR="00546510" w:rsidRPr="00E45494" w:rsidRDefault="00546510" w:rsidP="000C36D3">
            <w:pPr>
              <w:spacing w:line="240" w:lineRule="auto"/>
              <w:ind w:firstLine="0"/>
              <w:jc w:val="center"/>
            </w:pPr>
            <w:r w:rsidRPr="00E45494">
              <w:t>1,25</w:t>
            </w:r>
          </w:p>
        </w:tc>
        <w:tc>
          <w:tcPr>
            <w:tcW w:w="735" w:type="dxa"/>
            <w:vAlign w:val="center"/>
          </w:tcPr>
          <w:p w:rsidR="00546510" w:rsidRPr="00E45494" w:rsidRDefault="00546510" w:rsidP="000C36D3">
            <w:pPr>
              <w:spacing w:line="240" w:lineRule="auto"/>
              <w:ind w:firstLine="0"/>
              <w:jc w:val="center"/>
            </w:pPr>
            <w:r w:rsidRPr="00E45494">
              <w:t>1,22</w:t>
            </w:r>
          </w:p>
        </w:tc>
        <w:tc>
          <w:tcPr>
            <w:tcW w:w="735" w:type="dxa"/>
            <w:vAlign w:val="center"/>
          </w:tcPr>
          <w:p w:rsidR="00546510" w:rsidRPr="00E45494" w:rsidRDefault="00546510" w:rsidP="000C36D3">
            <w:pPr>
              <w:spacing w:line="240" w:lineRule="auto"/>
              <w:ind w:firstLine="0"/>
              <w:jc w:val="center"/>
            </w:pPr>
            <w:r w:rsidRPr="00E45494">
              <w:t>1,2</w:t>
            </w:r>
          </w:p>
        </w:tc>
      </w:tr>
    </w:tbl>
    <w:p w:rsidR="00546510" w:rsidRPr="0055584F" w:rsidRDefault="00546510" w:rsidP="00546510">
      <w:pPr>
        <w:rPr>
          <w:b/>
          <w:lang w:val="en-US"/>
        </w:rPr>
      </w:pPr>
    </w:p>
    <w:p w:rsidR="00546510" w:rsidRPr="0055584F" w:rsidRDefault="00546510" w:rsidP="000219C4">
      <w:pPr>
        <w:ind w:firstLine="0"/>
        <w:rPr>
          <w:b/>
        </w:rPr>
      </w:pPr>
      <w:r w:rsidRPr="0055584F">
        <w:rPr>
          <w:b/>
        </w:rPr>
        <w:t>Котлоагрегат K-2</w:t>
      </w:r>
    </w:p>
    <w:p w:rsidR="00546510" w:rsidRDefault="00546510" w:rsidP="00546510">
      <w:r>
        <w:t xml:space="preserve">В таблице </w:t>
      </w:r>
      <w:r w:rsidR="00467AD5">
        <w:fldChar w:fldCharType="begin"/>
      </w:r>
      <w:r w:rsidR="00467AD5">
        <w:instrText xml:space="preserve"> REF tbl_k2_gas_wm \h </w:instrText>
      </w:r>
      <w:r w:rsidR="00467AD5">
        <w:fldChar w:fldCharType="separate"/>
      </w:r>
      <w:r w:rsidR="00171714">
        <w:rPr>
          <w:noProof/>
        </w:rPr>
        <w:t>2</w:t>
      </w:r>
      <w:r w:rsidR="00171714">
        <w:t>.</w:t>
      </w:r>
      <w:r w:rsidR="00171714">
        <w:rPr>
          <w:noProof/>
        </w:rPr>
        <w:t>7</w:t>
      </w:r>
      <w:r w:rsidR="00467AD5">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природном газе.</w:t>
      </w:r>
    </w:p>
    <w:p w:rsidR="00467AD5" w:rsidRPr="00467AD5" w:rsidRDefault="00467AD5" w:rsidP="00467AD5">
      <w:pPr>
        <w:pStyle w:val="af"/>
        <w:keepNext/>
      </w:pPr>
      <w:r>
        <w:t xml:space="preserve">Таблица </w:t>
      </w:r>
      <w:bookmarkStart w:id="43" w:name="tbl_k2_gas_wm"/>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7</w:t>
        </w:r>
      </w:fldSimple>
      <w:bookmarkEnd w:id="43"/>
      <w:r w:rsidRPr="00467AD5">
        <w:t xml:space="preserve"> Режимная карта К-2 при работе на природном газе</w:t>
      </w:r>
    </w:p>
    <w:tbl>
      <w:tblPr>
        <w:tblStyle w:val="a4"/>
        <w:tblW w:w="0" w:type="auto"/>
        <w:tblLayout w:type="fixed"/>
        <w:tblLook w:val="04A0" w:firstRow="1" w:lastRow="0" w:firstColumn="1" w:lastColumn="0" w:noHBand="0" w:noVBand="1"/>
      </w:tblPr>
      <w:tblGrid>
        <w:gridCol w:w="2802"/>
        <w:gridCol w:w="1543"/>
        <w:gridCol w:w="1575"/>
        <w:gridCol w:w="687"/>
        <w:gridCol w:w="741"/>
        <w:gridCol w:w="741"/>
        <w:gridCol w:w="741"/>
        <w:gridCol w:w="741"/>
      </w:tblGrid>
      <w:tr w:rsidR="00546510" w:rsidTr="007C3B7A">
        <w:tc>
          <w:tcPr>
            <w:tcW w:w="2802" w:type="dxa"/>
          </w:tcPr>
          <w:p w:rsidR="00546510" w:rsidRDefault="00546510" w:rsidP="007C3B7A">
            <w:pPr>
              <w:spacing w:line="240" w:lineRule="auto"/>
              <w:ind w:firstLine="0"/>
              <w:jc w:val="center"/>
              <w:rPr>
                <w:b/>
              </w:rPr>
            </w:pPr>
            <w:r>
              <w:rPr>
                <w:b/>
              </w:rPr>
              <w:t>Параметр</w:t>
            </w:r>
          </w:p>
        </w:tc>
        <w:tc>
          <w:tcPr>
            <w:tcW w:w="1543" w:type="dxa"/>
          </w:tcPr>
          <w:p w:rsidR="00546510" w:rsidRDefault="00546510" w:rsidP="007C3B7A">
            <w:pPr>
              <w:spacing w:line="240" w:lineRule="auto"/>
              <w:ind w:firstLine="0"/>
              <w:jc w:val="center"/>
              <w:rPr>
                <w:b/>
              </w:rPr>
            </w:pPr>
            <w:r>
              <w:rPr>
                <w:b/>
              </w:rPr>
              <w:t>Обозначение</w:t>
            </w:r>
          </w:p>
        </w:tc>
        <w:tc>
          <w:tcPr>
            <w:tcW w:w="1575"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543" w:type="dxa"/>
            <w:vAlign w:val="center"/>
          </w:tcPr>
          <w:p w:rsidR="00546510" w:rsidRPr="00A43D7A" w:rsidRDefault="00525B86"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7C3B7A">
            <w:pPr>
              <w:spacing w:line="240" w:lineRule="auto"/>
              <w:ind w:firstLine="0"/>
              <w:jc w:val="center"/>
            </w:pPr>
            <w:r w:rsidRPr="00A43D7A">
              <w:t>т/ч</w:t>
            </w:r>
          </w:p>
        </w:tc>
        <w:tc>
          <w:tcPr>
            <w:tcW w:w="687" w:type="dxa"/>
            <w:vAlign w:val="center"/>
          </w:tcPr>
          <w:p w:rsidR="00546510" w:rsidRPr="00A43D7A" w:rsidRDefault="00546510" w:rsidP="007C3B7A">
            <w:pPr>
              <w:spacing w:line="240" w:lineRule="auto"/>
              <w:ind w:firstLine="0"/>
              <w:jc w:val="center"/>
            </w:pPr>
            <w:r w:rsidRPr="00A43D7A">
              <w:t>90</w:t>
            </w:r>
          </w:p>
        </w:tc>
        <w:tc>
          <w:tcPr>
            <w:tcW w:w="741" w:type="dxa"/>
            <w:vAlign w:val="center"/>
          </w:tcPr>
          <w:p w:rsidR="00546510" w:rsidRPr="00A43D7A" w:rsidRDefault="00546510" w:rsidP="007C3B7A">
            <w:pPr>
              <w:spacing w:line="240" w:lineRule="auto"/>
              <w:ind w:firstLine="0"/>
              <w:jc w:val="center"/>
            </w:pPr>
            <w:r w:rsidRPr="00A43D7A">
              <w:t>110</w:t>
            </w:r>
          </w:p>
        </w:tc>
        <w:tc>
          <w:tcPr>
            <w:tcW w:w="741" w:type="dxa"/>
            <w:vAlign w:val="center"/>
          </w:tcPr>
          <w:p w:rsidR="00546510" w:rsidRPr="00A43D7A" w:rsidRDefault="00546510" w:rsidP="007C3B7A">
            <w:pPr>
              <w:spacing w:line="240" w:lineRule="auto"/>
              <w:ind w:firstLine="0"/>
              <w:jc w:val="center"/>
            </w:pPr>
            <w:r w:rsidRPr="00A43D7A">
              <w:t>130</w:t>
            </w:r>
          </w:p>
        </w:tc>
        <w:tc>
          <w:tcPr>
            <w:tcW w:w="741" w:type="dxa"/>
            <w:vAlign w:val="center"/>
          </w:tcPr>
          <w:p w:rsidR="00546510" w:rsidRPr="00A43D7A" w:rsidRDefault="00546510" w:rsidP="007C3B7A">
            <w:pPr>
              <w:spacing w:line="240" w:lineRule="auto"/>
              <w:ind w:firstLine="0"/>
              <w:jc w:val="center"/>
            </w:pPr>
            <w:r w:rsidRPr="00A43D7A">
              <w:t>150</w:t>
            </w:r>
          </w:p>
        </w:tc>
        <w:tc>
          <w:tcPr>
            <w:tcW w:w="741" w:type="dxa"/>
            <w:vAlign w:val="center"/>
          </w:tcPr>
          <w:p w:rsidR="00546510" w:rsidRPr="00A43D7A" w:rsidRDefault="00546510" w:rsidP="007C3B7A">
            <w:pPr>
              <w:spacing w:line="240" w:lineRule="auto"/>
              <w:ind w:firstLine="0"/>
              <w:jc w:val="center"/>
            </w:pPr>
            <w:r w:rsidRPr="00A43D7A">
              <w:t>170</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543" w:type="dxa"/>
            <w:vAlign w:val="center"/>
          </w:tcPr>
          <w:p w:rsidR="00546510" w:rsidRPr="00A43D7A" w:rsidRDefault="00525B86"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jc w:val="center"/>
            </w:pPr>
            <w:r>
              <w:t>55,58</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55,45</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55,62</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543" w:type="dxa"/>
            <w:vAlign w:val="center"/>
          </w:tcPr>
          <w:p w:rsidR="00546510" w:rsidRPr="00A43D7A" w:rsidRDefault="00525B86"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ind w:firstLine="0"/>
              <w:jc w:val="center"/>
            </w:pPr>
            <w:r w:rsidRPr="00A43D7A">
              <w:t>1,19</w:t>
            </w:r>
          </w:p>
        </w:tc>
        <w:tc>
          <w:tcPr>
            <w:tcW w:w="741" w:type="dxa"/>
            <w:vAlign w:val="center"/>
          </w:tcPr>
          <w:p w:rsidR="00546510" w:rsidRPr="00A43D7A" w:rsidRDefault="00546510" w:rsidP="007C3B7A">
            <w:pPr>
              <w:spacing w:line="240" w:lineRule="auto"/>
              <w:ind w:firstLine="0"/>
              <w:jc w:val="center"/>
            </w:pPr>
            <w:r w:rsidRPr="00A43D7A">
              <w:t>0,97</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0,63</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543" w:type="dxa"/>
            <w:vAlign w:val="center"/>
          </w:tcPr>
          <w:p w:rsidR="00546510" w:rsidRPr="00A43D7A" w:rsidRDefault="00525B86"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7C3B7A">
            <w:pPr>
              <w:spacing w:line="240" w:lineRule="auto"/>
              <w:ind w:firstLine="0"/>
              <w:jc w:val="center"/>
            </w:pPr>
            <w:r>
              <w:t>136</w:t>
            </w:r>
          </w:p>
        </w:tc>
        <w:tc>
          <w:tcPr>
            <w:tcW w:w="741" w:type="dxa"/>
            <w:vAlign w:val="center"/>
          </w:tcPr>
          <w:p w:rsidR="00546510" w:rsidRPr="00A43D7A" w:rsidRDefault="00546510" w:rsidP="007C3B7A">
            <w:pPr>
              <w:spacing w:line="240" w:lineRule="auto"/>
              <w:ind w:firstLine="0"/>
              <w:jc w:val="center"/>
            </w:pPr>
            <w:r>
              <w:t>138</w:t>
            </w:r>
          </w:p>
        </w:tc>
        <w:tc>
          <w:tcPr>
            <w:tcW w:w="741" w:type="dxa"/>
            <w:vAlign w:val="center"/>
          </w:tcPr>
          <w:p w:rsidR="00546510" w:rsidRPr="00A43D7A" w:rsidRDefault="00546510" w:rsidP="007C3B7A">
            <w:pPr>
              <w:spacing w:line="240" w:lineRule="auto"/>
              <w:ind w:firstLine="0"/>
              <w:jc w:val="center"/>
            </w:pPr>
            <w:r>
              <w:t>140</w:t>
            </w:r>
          </w:p>
        </w:tc>
        <w:tc>
          <w:tcPr>
            <w:tcW w:w="741" w:type="dxa"/>
            <w:vAlign w:val="center"/>
          </w:tcPr>
          <w:p w:rsidR="00546510" w:rsidRPr="00A43D7A" w:rsidRDefault="00546510" w:rsidP="007C3B7A">
            <w:pPr>
              <w:spacing w:line="240" w:lineRule="auto"/>
              <w:ind w:firstLine="0"/>
              <w:jc w:val="center"/>
            </w:pPr>
            <w:r>
              <w:t>142</w:t>
            </w:r>
          </w:p>
        </w:tc>
        <w:tc>
          <w:tcPr>
            <w:tcW w:w="741" w:type="dxa"/>
            <w:vAlign w:val="center"/>
          </w:tcPr>
          <w:p w:rsidR="00546510" w:rsidRPr="00A43D7A" w:rsidRDefault="00546510" w:rsidP="007C3B7A">
            <w:pPr>
              <w:spacing w:line="240" w:lineRule="auto"/>
              <w:ind w:firstLine="0"/>
              <w:jc w:val="center"/>
            </w:pPr>
            <w:r>
              <w:t>145</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543" w:type="dxa"/>
            <w:vAlign w:val="center"/>
          </w:tcPr>
          <w:p w:rsidR="00546510" w:rsidRPr="00A43D7A" w:rsidRDefault="00525B86"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rsidRPr="00A43D7A">
              <w:t>1,</w:t>
            </w:r>
            <w:r>
              <w:t>30</w:t>
            </w:r>
          </w:p>
        </w:tc>
        <w:tc>
          <w:tcPr>
            <w:tcW w:w="741" w:type="dxa"/>
            <w:vAlign w:val="center"/>
          </w:tcPr>
          <w:p w:rsidR="00546510" w:rsidRPr="00A43D7A" w:rsidRDefault="00546510" w:rsidP="007C3B7A">
            <w:pPr>
              <w:spacing w:line="240" w:lineRule="auto"/>
              <w:ind w:firstLine="0"/>
              <w:jc w:val="center"/>
            </w:pPr>
            <w:r>
              <w:t>1,22</w:t>
            </w:r>
          </w:p>
        </w:tc>
        <w:tc>
          <w:tcPr>
            <w:tcW w:w="741" w:type="dxa"/>
            <w:vAlign w:val="center"/>
          </w:tcPr>
          <w:p w:rsidR="00546510" w:rsidRPr="00A43D7A" w:rsidRDefault="00546510" w:rsidP="007C3B7A">
            <w:pPr>
              <w:spacing w:line="240" w:lineRule="auto"/>
              <w:ind w:firstLine="0"/>
              <w:jc w:val="center"/>
            </w:pPr>
            <w:r>
              <w:t>1,20</w:t>
            </w:r>
          </w:p>
        </w:tc>
        <w:tc>
          <w:tcPr>
            <w:tcW w:w="741" w:type="dxa"/>
            <w:vAlign w:val="center"/>
          </w:tcPr>
          <w:p w:rsidR="00546510" w:rsidRPr="00A43D7A" w:rsidRDefault="00546510" w:rsidP="007C3B7A">
            <w:pPr>
              <w:spacing w:line="240" w:lineRule="auto"/>
              <w:ind w:firstLine="0"/>
              <w:jc w:val="center"/>
            </w:pPr>
            <w:r>
              <w:t>1,18</w:t>
            </w:r>
          </w:p>
        </w:tc>
        <w:tc>
          <w:tcPr>
            <w:tcW w:w="741" w:type="dxa"/>
            <w:vAlign w:val="center"/>
          </w:tcPr>
          <w:p w:rsidR="00546510" w:rsidRPr="00A43D7A" w:rsidRDefault="00546510" w:rsidP="007C3B7A">
            <w:pPr>
              <w:spacing w:line="240" w:lineRule="auto"/>
              <w:ind w:firstLine="0"/>
              <w:jc w:val="center"/>
            </w:pPr>
            <w:r>
              <w:t>1,17</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543" w:type="dxa"/>
            <w:vAlign w:val="center"/>
          </w:tcPr>
          <w:p w:rsidR="00546510" w:rsidRPr="00A43D7A" w:rsidRDefault="00525B86"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t>1,15</w:t>
            </w:r>
          </w:p>
        </w:tc>
        <w:tc>
          <w:tcPr>
            <w:tcW w:w="741" w:type="dxa"/>
            <w:vAlign w:val="center"/>
          </w:tcPr>
          <w:p w:rsidR="00546510" w:rsidRPr="00A43D7A" w:rsidRDefault="00546510" w:rsidP="007C3B7A">
            <w:pPr>
              <w:spacing w:line="240" w:lineRule="auto"/>
              <w:ind w:firstLine="0"/>
              <w:jc w:val="center"/>
            </w:pPr>
            <w:r>
              <w:t>1,12</w:t>
            </w:r>
          </w:p>
        </w:tc>
        <w:tc>
          <w:tcPr>
            <w:tcW w:w="741" w:type="dxa"/>
            <w:vAlign w:val="center"/>
          </w:tcPr>
          <w:p w:rsidR="00546510" w:rsidRPr="00A43D7A" w:rsidRDefault="00546510" w:rsidP="007C3B7A">
            <w:pPr>
              <w:spacing w:line="240" w:lineRule="auto"/>
              <w:ind w:firstLine="0"/>
              <w:jc w:val="center"/>
            </w:pPr>
            <w:r>
              <w:t>1,11</w:t>
            </w:r>
          </w:p>
        </w:tc>
        <w:tc>
          <w:tcPr>
            <w:tcW w:w="741" w:type="dxa"/>
            <w:vAlign w:val="center"/>
          </w:tcPr>
          <w:p w:rsidR="00546510" w:rsidRPr="00A43D7A" w:rsidRDefault="00546510" w:rsidP="007C3B7A">
            <w:pPr>
              <w:spacing w:line="240" w:lineRule="auto"/>
              <w:ind w:firstLine="0"/>
              <w:jc w:val="center"/>
            </w:pPr>
            <w:r>
              <w:t>1,1</w:t>
            </w:r>
          </w:p>
        </w:tc>
        <w:tc>
          <w:tcPr>
            <w:tcW w:w="741" w:type="dxa"/>
            <w:vAlign w:val="center"/>
          </w:tcPr>
          <w:p w:rsidR="00546510" w:rsidRPr="00A43D7A" w:rsidRDefault="00546510" w:rsidP="007C3B7A">
            <w:pPr>
              <w:spacing w:line="240" w:lineRule="auto"/>
              <w:ind w:firstLine="0"/>
              <w:jc w:val="center"/>
            </w:pPr>
            <w:r w:rsidRPr="00A43D7A">
              <w:t>1,</w:t>
            </w:r>
            <w:r>
              <w:t>09</w:t>
            </w:r>
          </w:p>
        </w:tc>
      </w:tr>
    </w:tbl>
    <w:p w:rsidR="00546510" w:rsidRDefault="00546510" w:rsidP="00546510">
      <w:pPr>
        <w:ind w:firstLine="0"/>
        <w:jc w:val="center"/>
        <w:rPr>
          <w:b/>
          <w:lang w:val="en-US"/>
        </w:rPr>
      </w:pPr>
    </w:p>
    <w:p w:rsidR="00546510" w:rsidRPr="00F824A9" w:rsidRDefault="00546510" w:rsidP="00546510">
      <w:r>
        <w:t xml:space="preserve">В таблице </w:t>
      </w:r>
      <w:r w:rsidR="007C3B7A">
        <w:fldChar w:fldCharType="begin"/>
      </w:r>
      <w:r w:rsidR="007C3B7A">
        <w:instrText xml:space="preserve"> REF tbl_k2_maz_wm \h </w:instrText>
      </w:r>
      <w:r w:rsidR="007C3B7A">
        <w:fldChar w:fldCharType="separate"/>
      </w:r>
      <w:r w:rsidR="00171714">
        <w:rPr>
          <w:noProof/>
        </w:rPr>
        <w:t>2</w:t>
      </w:r>
      <w:r w:rsidR="00171714">
        <w:t>.</w:t>
      </w:r>
      <w:r w:rsidR="00171714">
        <w:rPr>
          <w:noProof/>
        </w:rPr>
        <w:t>8</w:t>
      </w:r>
      <w:r w:rsidR="007C3B7A">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мазуте.</w:t>
      </w:r>
    </w:p>
    <w:p w:rsidR="007C3B7A" w:rsidRPr="007C3B7A" w:rsidRDefault="007C3B7A" w:rsidP="007C3B7A">
      <w:pPr>
        <w:pStyle w:val="af"/>
        <w:keepNext/>
      </w:pPr>
      <w:r>
        <w:t xml:space="preserve">Таблица </w:t>
      </w:r>
      <w:bookmarkStart w:id="44" w:name="tbl_k2_maz_wm"/>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8</w:t>
        </w:r>
      </w:fldSimple>
      <w:bookmarkEnd w:id="44"/>
      <w:r w:rsidRPr="007C3B7A">
        <w:t xml:space="preserve"> Режимная карта К-2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7C3B7A">
            <w:pPr>
              <w:spacing w:line="240" w:lineRule="auto"/>
              <w:ind w:firstLine="0"/>
              <w:jc w:val="center"/>
              <w:rPr>
                <w:b/>
              </w:rPr>
            </w:pPr>
            <w:r>
              <w:rPr>
                <w:b/>
              </w:rPr>
              <w:t>Параметр</w:t>
            </w:r>
          </w:p>
        </w:tc>
        <w:tc>
          <w:tcPr>
            <w:tcW w:w="1644" w:type="dxa"/>
          </w:tcPr>
          <w:p w:rsidR="00546510" w:rsidRDefault="00546510" w:rsidP="007C3B7A">
            <w:pPr>
              <w:spacing w:line="240" w:lineRule="auto"/>
              <w:ind w:firstLine="0"/>
              <w:jc w:val="center"/>
              <w:rPr>
                <w:b/>
              </w:rPr>
            </w:pPr>
            <w:r>
              <w:rPr>
                <w:b/>
              </w:rPr>
              <w:t>Обозначение</w:t>
            </w:r>
          </w:p>
        </w:tc>
        <w:tc>
          <w:tcPr>
            <w:tcW w:w="1616"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525B86"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7C3B7A">
            <w:pPr>
              <w:spacing w:line="240" w:lineRule="auto"/>
              <w:ind w:firstLine="0"/>
              <w:jc w:val="center"/>
            </w:pPr>
            <w:r w:rsidRPr="00E45494">
              <w:t>т/ч</w:t>
            </w:r>
          </w:p>
        </w:tc>
        <w:tc>
          <w:tcPr>
            <w:tcW w:w="711" w:type="dxa"/>
            <w:vAlign w:val="center"/>
          </w:tcPr>
          <w:p w:rsidR="00546510" w:rsidRPr="00E45494" w:rsidRDefault="00546510" w:rsidP="007C3B7A">
            <w:pPr>
              <w:spacing w:line="240" w:lineRule="auto"/>
              <w:ind w:firstLine="0"/>
              <w:jc w:val="center"/>
            </w:pPr>
            <w:r w:rsidRPr="00E45494">
              <w:t>90</w:t>
            </w:r>
          </w:p>
        </w:tc>
        <w:tc>
          <w:tcPr>
            <w:tcW w:w="735" w:type="dxa"/>
            <w:vAlign w:val="center"/>
          </w:tcPr>
          <w:p w:rsidR="00546510" w:rsidRPr="00E45494" w:rsidRDefault="00546510" w:rsidP="007C3B7A">
            <w:pPr>
              <w:spacing w:line="240" w:lineRule="auto"/>
              <w:ind w:firstLine="0"/>
              <w:jc w:val="center"/>
            </w:pPr>
            <w:r w:rsidRPr="00E45494">
              <w:t>110</w:t>
            </w:r>
          </w:p>
        </w:tc>
        <w:tc>
          <w:tcPr>
            <w:tcW w:w="735" w:type="dxa"/>
            <w:vAlign w:val="center"/>
          </w:tcPr>
          <w:p w:rsidR="00546510" w:rsidRPr="00E45494" w:rsidRDefault="00546510" w:rsidP="007C3B7A">
            <w:pPr>
              <w:spacing w:line="240" w:lineRule="auto"/>
              <w:ind w:firstLine="0"/>
              <w:jc w:val="center"/>
            </w:pPr>
            <w:r w:rsidRPr="00E45494">
              <w:t>130</w:t>
            </w:r>
          </w:p>
        </w:tc>
        <w:tc>
          <w:tcPr>
            <w:tcW w:w="735" w:type="dxa"/>
            <w:vAlign w:val="center"/>
          </w:tcPr>
          <w:p w:rsidR="00546510" w:rsidRPr="00E45494" w:rsidRDefault="00546510" w:rsidP="007C3B7A">
            <w:pPr>
              <w:spacing w:line="240" w:lineRule="auto"/>
              <w:ind w:firstLine="0"/>
              <w:jc w:val="center"/>
            </w:pPr>
            <w:r w:rsidRPr="00E45494">
              <w:t>150</w:t>
            </w:r>
          </w:p>
        </w:tc>
        <w:tc>
          <w:tcPr>
            <w:tcW w:w="735" w:type="dxa"/>
            <w:vAlign w:val="center"/>
          </w:tcPr>
          <w:p w:rsidR="00546510" w:rsidRPr="00E45494" w:rsidRDefault="00546510" w:rsidP="007C3B7A">
            <w:pPr>
              <w:spacing w:line="240" w:lineRule="auto"/>
              <w:ind w:firstLine="0"/>
              <w:jc w:val="center"/>
            </w:pPr>
            <w:r w:rsidRPr="00E45494">
              <w:t>170</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525B86"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jc w:val="center"/>
            </w:pPr>
            <w:r w:rsidRPr="00E45494">
              <w:t>Ы8,</w:t>
            </w:r>
            <w:r>
              <w:t>7</w:t>
            </w:r>
          </w:p>
        </w:tc>
        <w:tc>
          <w:tcPr>
            <w:tcW w:w="735" w:type="dxa"/>
            <w:vAlign w:val="center"/>
          </w:tcPr>
          <w:p w:rsidR="00546510" w:rsidRPr="00E45494" w:rsidRDefault="00546510" w:rsidP="007C3B7A">
            <w:pPr>
              <w:spacing w:line="240" w:lineRule="auto"/>
              <w:jc w:val="center"/>
            </w:pPr>
            <w:r>
              <w:t>88,03</w:t>
            </w:r>
          </w:p>
        </w:tc>
        <w:tc>
          <w:tcPr>
            <w:tcW w:w="735" w:type="dxa"/>
            <w:vAlign w:val="center"/>
          </w:tcPr>
          <w:p w:rsidR="00546510" w:rsidRPr="00E45494" w:rsidRDefault="00546510" w:rsidP="007C3B7A">
            <w:pPr>
              <w:spacing w:line="240" w:lineRule="auto"/>
              <w:jc w:val="center"/>
            </w:pPr>
            <w:r>
              <w:t>77,85</w:t>
            </w:r>
          </w:p>
        </w:tc>
        <w:tc>
          <w:tcPr>
            <w:tcW w:w="735" w:type="dxa"/>
            <w:vAlign w:val="center"/>
          </w:tcPr>
          <w:p w:rsidR="00546510" w:rsidRPr="00E45494" w:rsidRDefault="00546510" w:rsidP="007C3B7A">
            <w:pPr>
              <w:spacing w:line="240" w:lineRule="auto"/>
              <w:jc w:val="center"/>
            </w:pPr>
            <w:r>
              <w:t>77,69</w:t>
            </w:r>
          </w:p>
        </w:tc>
        <w:tc>
          <w:tcPr>
            <w:tcW w:w="735" w:type="dxa"/>
            <w:vAlign w:val="center"/>
          </w:tcPr>
          <w:p w:rsidR="00546510" w:rsidRPr="00E45494" w:rsidRDefault="00546510" w:rsidP="007C3B7A">
            <w:pPr>
              <w:spacing w:line="240" w:lineRule="auto"/>
              <w:jc w:val="center"/>
            </w:pPr>
            <w:r>
              <w:t>77,63</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525B86"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ind w:firstLine="0"/>
              <w:jc w:val="center"/>
            </w:pPr>
            <w:r w:rsidRPr="00E45494">
              <w:t>1,1</w:t>
            </w:r>
            <w:r>
              <w:t>3</w:t>
            </w:r>
          </w:p>
        </w:tc>
        <w:tc>
          <w:tcPr>
            <w:tcW w:w="735" w:type="dxa"/>
            <w:vAlign w:val="center"/>
          </w:tcPr>
          <w:p w:rsidR="00546510" w:rsidRPr="00E45494" w:rsidRDefault="00546510" w:rsidP="007C3B7A">
            <w:pPr>
              <w:spacing w:line="240" w:lineRule="auto"/>
              <w:ind w:firstLine="0"/>
              <w:jc w:val="center"/>
            </w:pPr>
            <w:r w:rsidRPr="00E45494">
              <w:t>0,9</w:t>
            </w:r>
            <w:r>
              <w:t>3</w:t>
            </w:r>
          </w:p>
        </w:tc>
        <w:tc>
          <w:tcPr>
            <w:tcW w:w="735" w:type="dxa"/>
            <w:vAlign w:val="center"/>
          </w:tcPr>
          <w:p w:rsidR="00546510" w:rsidRPr="00E45494" w:rsidRDefault="00546510" w:rsidP="007C3B7A">
            <w:pPr>
              <w:spacing w:line="240" w:lineRule="auto"/>
              <w:ind w:firstLine="0"/>
              <w:jc w:val="center"/>
            </w:pPr>
            <w:r w:rsidRPr="00E45494">
              <w:t>0,</w:t>
            </w:r>
            <w:r>
              <w:t>78</w:t>
            </w:r>
          </w:p>
        </w:tc>
        <w:tc>
          <w:tcPr>
            <w:tcW w:w="735" w:type="dxa"/>
            <w:vAlign w:val="center"/>
          </w:tcPr>
          <w:p w:rsidR="00546510" w:rsidRPr="00E45494" w:rsidRDefault="00546510" w:rsidP="007C3B7A">
            <w:pPr>
              <w:spacing w:line="240" w:lineRule="auto"/>
              <w:ind w:firstLine="0"/>
              <w:jc w:val="center"/>
            </w:pPr>
            <w:r w:rsidRPr="00E45494">
              <w:t>0,</w:t>
            </w:r>
            <w:r>
              <w:t>68</w:t>
            </w:r>
          </w:p>
        </w:tc>
        <w:tc>
          <w:tcPr>
            <w:tcW w:w="735" w:type="dxa"/>
            <w:vAlign w:val="center"/>
          </w:tcPr>
          <w:p w:rsidR="00546510" w:rsidRPr="00E45494" w:rsidRDefault="00546510" w:rsidP="007C3B7A">
            <w:pPr>
              <w:spacing w:line="240" w:lineRule="auto"/>
              <w:ind w:firstLine="0"/>
              <w:jc w:val="center"/>
            </w:pPr>
            <w:r w:rsidRPr="00E45494">
              <w:t>0,6</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525B86"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7C3B7A">
            <w:pPr>
              <w:spacing w:line="240" w:lineRule="auto"/>
              <w:ind w:firstLine="0"/>
              <w:jc w:val="center"/>
            </w:pPr>
            <w:r>
              <w:t>170</w:t>
            </w:r>
          </w:p>
        </w:tc>
        <w:tc>
          <w:tcPr>
            <w:tcW w:w="735" w:type="dxa"/>
            <w:vAlign w:val="center"/>
          </w:tcPr>
          <w:p w:rsidR="00546510" w:rsidRPr="00E45494" w:rsidRDefault="00546510" w:rsidP="007C3B7A">
            <w:pPr>
              <w:spacing w:line="240" w:lineRule="auto"/>
              <w:ind w:firstLine="0"/>
              <w:jc w:val="center"/>
            </w:pPr>
            <w:r>
              <w:t>172</w:t>
            </w:r>
          </w:p>
        </w:tc>
        <w:tc>
          <w:tcPr>
            <w:tcW w:w="735" w:type="dxa"/>
            <w:vAlign w:val="center"/>
          </w:tcPr>
          <w:p w:rsidR="00546510" w:rsidRPr="00E45494" w:rsidRDefault="00546510" w:rsidP="007C3B7A">
            <w:pPr>
              <w:spacing w:line="240" w:lineRule="auto"/>
              <w:ind w:firstLine="0"/>
              <w:jc w:val="center"/>
            </w:pPr>
            <w:r>
              <w:t>176</w:t>
            </w:r>
          </w:p>
        </w:tc>
        <w:tc>
          <w:tcPr>
            <w:tcW w:w="735" w:type="dxa"/>
            <w:vAlign w:val="center"/>
          </w:tcPr>
          <w:p w:rsidR="00546510" w:rsidRPr="00E45494" w:rsidRDefault="00546510" w:rsidP="007C3B7A">
            <w:pPr>
              <w:spacing w:line="240" w:lineRule="auto"/>
              <w:ind w:firstLine="0"/>
              <w:jc w:val="center"/>
            </w:pPr>
            <w:r>
              <w:t>179</w:t>
            </w:r>
          </w:p>
        </w:tc>
        <w:tc>
          <w:tcPr>
            <w:tcW w:w="735" w:type="dxa"/>
            <w:vAlign w:val="center"/>
          </w:tcPr>
          <w:p w:rsidR="00546510" w:rsidRPr="00E45494" w:rsidRDefault="00546510" w:rsidP="007C3B7A">
            <w:pPr>
              <w:spacing w:line="240" w:lineRule="auto"/>
              <w:ind w:firstLine="0"/>
              <w:jc w:val="center"/>
            </w:pPr>
            <w:r>
              <w:t>181</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525B86"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62</w:t>
            </w:r>
          </w:p>
        </w:tc>
        <w:tc>
          <w:tcPr>
            <w:tcW w:w="735" w:type="dxa"/>
            <w:vAlign w:val="center"/>
          </w:tcPr>
          <w:p w:rsidR="00546510" w:rsidRPr="00E45494" w:rsidRDefault="00546510" w:rsidP="007C3B7A">
            <w:pPr>
              <w:spacing w:line="240" w:lineRule="auto"/>
              <w:ind w:firstLine="0"/>
              <w:jc w:val="center"/>
            </w:pPr>
            <w:r w:rsidRPr="00E45494">
              <w:t>1,</w:t>
            </w:r>
            <w:r>
              <w:t>46</w:t>
            </w:r>
          </w:p>
        </w:tc>
        <w:tc>
          <w:tcPr>
            <w:tcW w:w="735" w:type="dxa"/>
            <w:vAlign w:val="center"/>
          </w:tcPr>
          <w:p w:rsidR="00546510" w:rsidRPr="00E45494" w:rsidRDefault="00546510" w:rsidP="007C3B7A">
            <w:pPr>
              <w:spacing w:line="240" w:lineRule="auto"/>
              <w:ind w:firstLine="0"/>
              <w:jc w:val="center"/>
            </w:pPr>
            <w:r w:rsidRPr="00E45494">
              <w:t>1,</w:t>
            </w:r>
            <w:r>
              <w:t>38</w:t>
            </w:r>
          </w:p>
        </w:tc>
        <w:tc>
          <w:tcPr>
            <w:tcW w:w="735" w:type="dxa"/>
            <w:vAlign w:val="center"/>
          </w:tcPr>
          <w:p w:rsidR="00546510" w:rsidRPr="00E45494" w:rsidRDefault="00546510" w:rsidP="007C3B7A">
            <w:pPr>
              <w:spacing w:line="240" w:lineRule="auto"/>
              <w:ind w:firstLine="0"/>
              <w:jc w:val="center"/>
            </w:pPr>
            <w:r w:rsidRPr="00E45494">
              <w:t>1,</w:t>
            </w:r>
            <w:r>
              <w:t>32</w:t>
            </w:r>
          </w:p>
        </w:tc>
        <w:tc>
          <w:tcPr>
            <w:tcW w:w="735" w:type="dxa"/>
            <w:vAlign w:val="center"/>
          </w:tcPr>
          <w:p w:rsidR="00546510" w:rsidRPr="00E45494" w:rsidRDefault="00546510" w:rsidP="007C3B7A">
            <w:pPr>
              <w:spacing w:line="240" w:lineRule="auto"/>
              <w:ind w:firstLine="0"/>
              <w:jc w:val="center"/>
            </w:pPr>
            <w:r w:rsidRPr="00E45494">
              <w:t>1,</w:t>
            </w:r>
            <w:r>
              <w:t>29</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525B86"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48</w:t>
            </w:r>
          </w:p>
        </w:tc>
        <w:tc>
          <w:tcPr>
            <w:tcW w:w="735" w:type="dxa"/>
            <w:vAlign w:val="center"/>
          </w:tcPr>
          <w:p w:rsidR="00546510" w:rsidRPr="00E45494" w:rsidRDefault="00546510" w:rsidP="007C3B7A">
            <w:pPr>
              <w:spacing w:line="240" w:lineRule="auto"/>
              <w:ind w:firstLine="0"/>
              <w:jc w:val="center"/>
            </w:pPr>
            <w:r w:rsidRPr="00E45494">
              <w:t>1,</w:t>
            </w:r>
            <w:r>
              <w:t>34</w:t>
            </w:r>
          </w:p>
        </w:tc>
        <w:tc>
          <w:tcPr>
            <w:tcW w:w="735" w:type="dxa"/>
            <w:vAlign w:val="center"/>
          </w:tcPr>
          <w:p w:rsidR="00546510" w:rsidRPr="00E45494" w:rsidRDefault="00546510" w:rsidP="007C3B7A">
            <w:pPr>
              <w:spacing w:line="240" w:lineRule="auto"/>
              <w:ind w:firstLine="0"/>
              <w:jc w:val="center"/>
            </w:pPr>
            <w:r w:rsidRPr="00E45494">
              <w:t>1,</w:t>
            </w:r>
            <w:r>
              <w:t>27</w:t>
            </w:r>
          </w:p>
        </w:tc>
        <w:tc>
          <w:tcPr>
            <w:tcW w:w="735" w:type="dxa"/>
            <w:vAlign w:val="center"/>
          </w:tcPr>
          <w:p w:rsidR="00546510" w:rsidRPr="00E45494" w:rsidRDefault="00546510" w:rsidP="007C3B7A">
            <w:pPr>
              <w:spacing w:line="240" w:lineRule="auto"/>
              <w:ind w:firstLine="0"/>
              <w:jc w:val="center"/>
            </w:pPr>
            <w:r w:rsidRPr="00E45494">
              <w:t>1,</w:t>
            </w:r>
            <w:r>
              <w:t>21</w:t>
            </w:r>
          </w:p>
        </w:tc>
        <w:tc>
          <w:tcPr>
            <w:tcW w:w="735" w:type="dxa"/>
            <w:vAlign w:val="center"/>
          </w:tcPr>
          <w:p w:rsidR="00546510" w:rsidRPr="00E45494" w:rsidRDefault="00546510" w:rsidP="007C3B7A">
            <w:pPr>
              <w:spacing w:line="240" w:lineRule="auto"/>
              <w:ind w:firstLine="0"/>
              <w:jc w:val="center"/>
            </w:pPr>
            <w:r w:rsidRPr="00E45494">
              <w:t>1,</w:t>
            </w:r>
            <w:r>
              <w:t>19</w:t>
            </w:r>
          </w:p>
        </w:tc>
      </w:tr>
    </w:tbl>
    <w:p w:rsidR="000219C4" w:rsidRDefault="000219C4" w:rsidP="000219C4">
      <w:pPr>
        <w:rPr>
          <w:b/>
          <w:lang w:val="en-US"/>
        </w:rPr>
      </w:pPr>
    </w:p>
    <w:p w:rsidR="00546510" w:rsidRPr="004207BF" w:rsidRDefault="00546510" w:rsidP="000219C4">
      <w:pPr>
        <w:ind w:firstLine="0"/>
        <w:rPr>
          <w:b/>
        </w:rPr>
      </w:pPr>
      <w:r w:rsidRPr="004207BF">
        <w:rPr>
          <w:b/>
        </w:rPr>
        <w:t>Котлоагрегат K-3</w:t>
      </w:r>
    </w:p>
    <w:p w:rsidR="00546510" w:rsidRDefault="00546510" w:rsidP="00546510">
      <w:r>
        <w:t>В таблице</w:t>
      </w:r>
      <w:r w:rsidR="004207BF" w:rsidRPr="004207BF">
        <w:t xml:space="preserve"> </w:t>
      </w:r>
      <w:r w:rsidR="004207BF">
        <w:fldChar w:fldCharType="begin"/>
      </w:r>
      <w:r w:rsidR="004207BF">
        <w:instrText xml:space="preserve"> REF tbl_k3_gas_wm \h </w:instrText>
      </w:r>
      <w:r w:rsidR="004207BF">
        <w:fldChar w:fldCharType="separate"/>
      </w:r>
      <w:r w:rsidR="00171714">
        <w:rPr>
          <w:noProof/>
        </w:rPr>
        <w:t>2</w:t>
      </w:r>
      <w:r w:rsidR="00171714">
        <w:t>.</w:t>
      </w:r>
      <w:r w:rsidR="00171714">
        <w:rPr>
          <w:noProof/>
        </w:rPr>
        <w:t>9</w:t>
      </w:r>
      <w:r w:rsidR="004207BF">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природном газе.</w:t>
      </w:r>
    </w:p>
    <w:p w:rsidR="004207BF" w:rsidRPr="004207BF" w:rsidRDefault="004207BF" w:rsidP="004207BF">
      <w:pPr>
        <w:pStyle w:val="af"/>
        <w:keepNext/>
      </w:pPr>
      <w:r>
        <w:t xml:space="preserve">Таблица </w:t>
      </w:r>
      <w:bookmarkStart w:id="45" w:name="tbl_k3_gas_wm"/>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9</w:t>
        </w:r>
      </w:fldSimple>
      <w:bookmarkEnd w:id="45"/>
      <w:r w:rsidRPr="004207BF">
        <w:t xml:space="preserve"> Режимная карта К-3 при работе на природном газе</w:t>
      </w:r>
    </w:p>
    <w:tbl>
      <w:tblPr>
        <w:tblStyle w:val="a4"/>
        <w:tblW w:w="0" w:type="auto"/>
        <w:tblLayout w:type="fixed"/>
        <w:tblLook w:val="04A0" w:firstRow="1" w:lastRow="0" w:firstColumn="1" w:lastColumn="0" w:noHBand="0" w:noVBand="1"/>
      </w:tblPr>
      <w:tblGrid>
        <w:gridCol w:w="2660"/>
        <w:gridCol w:w="1685"/>
        <w:gridCol w:w="1575"/>
        <w:gridCol w:w="687"/>
        <w:gridCol w:w="741"/>
        <w:gridCol w:w="741"/>
        <w:gridCol w:w="741"/>
        <w:gridCol w:w="741"/>
      </w:tblGrid>
      <w:tr w:rsidR="00546510" w:rsidTr="001E7BF0">
        <w:tc>
          <w:tcPr>
            <w:tcW w:w="2660" w:type="dxa"/>
          </w:tcPr>
          <w:p w:rsidR="00546510" w:rsidRDefault="00546510" w:rsidP="00F26586">
            <w:pPr>
              <w:spacing w:line="240" w:lineRule="auto"/>
              <w:ind w:firstLine="0"/>
              <w:jc w:val="center"/>
              <w:rPr>
                <w:b/>
              </w:rPr>
            </w:pPr>
            <w:r>
              <w:rPr>
                <w:b/>
              </w:rPr>
              <w:t>Параметр</w:t>
            </w:r>
          </w:p>
        </w:tc>
        <w:tc>
          <w:tcPr>
            <w:tcW w:w="1685" w:type="dxa"/>
          </w:tcPr>
          <w:p w:rsidR="00546510" w:rsidRDefault="00546510" w:rsidP="00F26586">
            <w:pPr>
              <w:spacing w:line="240" w:lineRule="auto"/>
              <w:ind w:firstLine="0"/>
              <w:jc w:val="center"/>
              <w:rPr>
                <w:b/>
              </w:rPr>
            </w:pPr>
            <w:r>
              <w:rPr>
                <w:b/>
              </w:rPr>
              <w:t>Обозначение</w:t>
            </w:r>
          </w:p>
        </w:tc>
        <w:tc>
          <w:tcPr>
            <w:tcW w:w="1575" w:type="dxa"/>
          </w:tcPr>
          <w:p w:rsidR="00546510" w:rsidRDefault="00546510" w:rsidP="00F26586">
            <w:pPr>
              <w:spacing w:line="240" w:lineRule="auto"/>
              <w:ind w:firstLine="0"/>
              <w:jc w:val="center"/>
              <w:rPr>
                <w:b/>
              </w:rPr>
            </w:pPr>
            <w:r>
              <w:rPr>
                <w:b/>
              </w:rPr>
              <w:t>Ед. измерения</w:t>
            </w:r>
          </w:p>
        </w:tc>
        <w:tc>
          <w:tcPr>
            <w:tcW w:w="3651" w:type="dxa"/>
            <w:gridSpan w:val="5"/>
          </w:tcPr>
          <w:p w:rsidR="00546510" w:rsidRDefault="00546510" w:rsidP="00F2658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Паропроизводительность</w:t>
            </w:r>
          </w:p>
        </w:tc>
        <w:tc>
          <w:tcPr>
            <w:tcW w:w="1685" w:type="dxa"/>
            <w:vAlign w:val="center"/>
          </w:tcPr>
          <w:p w:rsidR="00546510" w:rsidRPr="00A43D7A" w:rsidRDefault="00525B86"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F26586">
            <w:pPr>
              <w:spacing w:line="240" w:lineRule="auto"/>
              <w:ind w:firstLine="0"/>
              <w:jc w:val="center"/>
            </w:pPr>
            <w:r w:rsidRPr="00A43D7A">
              <w:t>т/ч</w:t>
            </w:r>
          </w:p>
        </w:tc>
        <w:tc>
          <w:tcPr>
            <w:tcW w:w="687" w:type="dxa"/>
            <w:vAlign w:val="center"/>
          </w:tcPr>
          <w:p w:rsidR="00546510" w:rsidRPr="00A43D7A" w:rsidRDefault="00546510" w:rsidP="00F26586">
            <w:pPr>
              <w:spacing w:line="240" w:lineRule="auto"/>
              <w:ind w:firstLine="0"/>
              <w:jc w:val="center"/>
            </w:pPr>
            <w:r w:rsidRPr="00A43D7A">
              <w:t>90</w:t>
            </w:r>
          </w:p>
        </w:tc>
        <w:tc>
          <w:tcPr>
            <w:tcW w:w="741" w:type="dxa"/>
            <w:vAlign w:val="center"/>
          </w:tcPr>
          <w:p w:rsidR="00546510" w:rsidRPr="00A43D7A" w:rsidRDefault="00546510" w:rsidP="00F26586">
            <w:pPr>
              <w:spacing w:line="240" w:lineRule="auto"/>
              <w:ind w:firstLine="0"/>
              <w:jc w:val="center"/>
            </w:pPr>
            <w:r w:rsidRPr="00A43D7A">
              <w:t>110</w:t>
            </w:r>
          </w:p>
        </w:tc>
        <w:tc>
          <w:tcPr>
            <w:tcW w:w="741" w:type="dxa"/>
            <w:vAlign w:val="center"/>
          </w:tcPr>
          <w:p w:rsidR="00546510" w:rsidRPr="00A43D7A" w:rsidRDefault="00546510" w:rsidP="00F26586">
            <w:pPr>
              <w:spacing w:line="240" w:lineRule="auto"/>
              <w:ind w:firstLine="0"/>
              <w:jc w:val="center"/>
            </w:pPr>
            <w:r w:rsidRPr="00A43D7A">
              <w:t>130</w:t>
            </w:r>
          </w:p>
        </w:tc>
        <w:tc>
          <w:tcPr>
            <w:tcW w:w="741" w:type="dxa"/>
            <w:vAlign w:val="center"/>
          </w:tcPr>
          <w:p w:rsidR="00546510" w:rsidRPr="00A43D7A" w:rsidRDefault="00546510" w:rsidP="00F26586">
            <w:pPr>
              <w:spacing w:line="240" w:lineRule="auto"/>
              <w:ind w:firstLine="0"/>
              <w:jc w:val="center"/>
            </w:pPr>
            <w:r w:rsidRPr="00A43D7A">
              <w:t>150</w:t>
            </w:r>
          </w:p>
        </w:tc>
        <w:tc>
          <w:tcPr>
            <w:tcW w:w="741" w:type="dxa"/>
            <w:vAlign w:val="center"/>
          </w:tcPr>
          <w:p w:rsidR="00546510" w:rsidRPr="00A43D7A" w:rsidRDefault="00546510" w:rsidP="00F26586">
            <w:pPr>
              <w:spacing w:line="240" w:lineRule="auto"/>
              <w:ind w:firstLine="0"/>
              <w:jc w:val="center"/>
            </w:pPr>
            <w:r w:rsidRPr="00A43D7A">
              <w:t>170</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с уходящими газами</w:t>
            </w:r>
          </w:p>
        </w:tc>
        <w:tc>
          <w:tcPr>
            <w:tcW w:w="1685" w:type="dxa"/>
            <w:vAlign w:val="center"/>
          </w:tcPr>
          <w:p w:rsidR="00546510" w:rsidRPr="00A43D7A" w:rsidRDefault="00525B86" w:rsidP="00F2658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jc w:val="center"/>
            </w:pPr>
            <w:r>
              <w:t>66,74</w:t>
            </w:r>
          </w:p>
        </w:tc>
        <w:tc>
          <w:tcPr>
            <w:tcW w:w="741" w:type="dxa"/>
            <w:vAlign w:val="center"/>
          </w:tcPr>
          <w:p w:rsidR="00546510" w:rsidRPr="00A43D7A" w:rsidRDefault="00546510" w:rsidP="00F26586">
            <w:pPr>
              <w:spacing w:line="240" w:lineRule="auto"/>
              <w:jc w:val="center"/>
            </w:pPr>
            <w:r>
              <w:t>66,18</w:t>
            </w:r>
          </w:p>
        </w:tc>
        <w:tc>
          <w:tcPr>
            <w:tcW w:w="741" w:type="dxa"/>
            <w:vAlign w:val="center"/>
          </w:tcPr>
          <w:p w:rsidR="00546510" w:rsidRPr="00A43D7A" w:rsidRDefault="00546510" w:rsidP="00F26586">
            <w:pPr>
              <w:spacing w:line="240" w:lineRule="auto"/>
              <w:jc w:val="center"/>
            </w:pPr>
            <w:r>
              <w:t>55,95</w:t>
            </w:r>
          </w:p>
        </w:tc>
        <w:tc>
          <w:tcPr>
            <w:tcW w:w="741" w:type="dxa"/>
            <w:vAlign w:val="center"/>
          </w:tcPr>
          <w:p w:rsidR="00546510" w:rsidRPr="00A43D7A" w:rsidRDefault="00546510" w:rsidP="00F26586">
            <w:pPr>
              <w:spacing w:line="240" w:lineRule="auto"/>
              <w:jc w:val="center"/>
            </w:pPr>
            <w:r>
              <w:t>55,84</w:t>
            </w:r>
          </w:p>
        </w:tc>
        <w:tc>
          <w:tcPr>
            <w:tcW w:w="741" w:type="dxa"/>
            <w:vAlign w:val="center"/>
          </w:tcPr>
          <w:p w:rsidR="00546510" w:rsidRPr="00A43D7A" w:rsidRDefault="00546510" w:rsidP="00F26586">
            <w:pPr>
              <w:spacing w:line="240" w:lineRule="auto"/>
              <w:jc w:val="center"/>
            </w:pPr>
            <w:r>
              <w:t>55,74</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85" w:type="dxa"/>
            <w:vAlign w:val="center"/>
          </w:tcPr>
          <w:p w:rsidR="00546510" w:rsidRPr="00A43D7A" w:rsidRDefault="00525B86" w:rsidP="00F2658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ind w:firstLine="0"/>
              <w:jc w:val="center"/>
            </w:pPr>
            <w:r w:rsidRPr="00A43D7A">
              <w:t>1,19</w:t>
            </w:r>
          </w:p>
        </w:tc>
        <w:tc>
          <w:tcPr>
            <w:tcW w:w="741" w:type="dxa"/>
            <w:vAlign w:val="center"/>
          </w:tcPr>
          <w:p w:rsidR="00546510" w:rsidRPr="00A43D7A" w:rsidRDefault="00546510" w:rsidP="00F26586">
            <w:pPr>
              <w:spacing w:line="240" w:lineRule="auto"/>
              <w:ind w:firstLine="0"/>
              <w:jc w:val="center"/>
            </w:pPr>
            <w:r>
              <w:t>1,07</w:t>
            </w:r>
          </w:p>
        </w:tc>
        <w:tc>
          <w:tcPr>
            <w:tcW w:w="741" w:type="dxa"/>
            <w:vAlign w:val="center"/>
          </w:tcPr>
          <w:p w:rsidR="00546510" w:rsidRPr="00A43D7A" w:rsidRDefault="00546510" w:rsidP="00F26586">
            <w:pPr>
              <w:spacing w:line="240" w:lineRule="auto"/>
              <w:ind w:firstLine="0"/>
              <w:jc w:val="center"/>
            </w:pPr>
            <w:r>
              <w:t>0,95</w:t>
            </w:r>
          </w:p>
        </w:tc>
        <w:tc>
          <w:tcPr>
            <w:tcW w:w="741" w:type="dxa"/>
            <w:vAlign w:val="center"/>
          </w:tcPr>
          <w:p w:rsidR="00546510" w:rsidRPr="00A43D7A" w:rsidRDefault="00546510" w:rsidP="00F26586">
            <w:pPr>
              <w:spacing w:line="240" w:lineRule="auto"/>
              <w:ind w:firstLine="0"/>
              <w:jc w:val="center"/>
            </w:pPr>
            <w:r w:rsidRPr="00A43D7A">
              <w:t>0,</w:t>
            </w:r>
            <w:r>
              <w:t>87</w:t>
            </w:r>
          </w:p>
        </w:tc>
        <w:tc>
          <w:tcPr>
            <w:tcW w:w="741" w:type="dxa"/>
            <w:vAlign w:val="center"/>
          </w:tcPr>
          <w:p w:rsidR="00546510" w:rsidRPr="00A43D7A" w:rsidRDefault="00546510" w:rsidP="00F26586">
            <w:pPr>
              <w:spacing w:line="240" w:lineRule="auto"/>
              <w:ind w:firstLine="0"/>
              <w:jc w:val="center"/>
            </w:pPr>
            <w:r w:rsidRPr="00A43D7A">
              <w:t>0,</w:t>
            </w:r>
            <w:r>
              <w:t>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Температура уходящих газов</w:t>
            </w:r>
          </w:p>
        </w:tc>
        <w:tc>
          <w:tcPr>
            <w:tcW w:w="1685" w:type="dxa"/>
            <w:vAlign w:val="center"/>
          </w:tcPr>
          <w:p w:rsidR="00546510" w:rsidRPr="00A43D7A" w:rsidRDefault="00525B86"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F26586">
            <w:pPr>
              <w:spacing w:line="240" w:lineRule="auto"/>
              <w:ind w:firstLine="0"/>
              <w:jc w:val="center"/>
            </w:pPr>
            <w:r>
              <w:t>150</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 xml:space="preserve">Коэффициент избытка </w:t>
            </w:r>
            <w:r w:rsidRPr="00A43D7A">
              <w:rPr>
                <w:sz w:val="22"/>
                <w:szCs w:val="22"/>
              </w:rPr>
              <w:lastRenderedPageBreak/>
              <w:t>воздуха в уходящих газах</w:t>
            </w:r>
          </w:p>
        </w:tc>
        <w:tc>
          <w:tcPr>
            <w:tcW w:w="1685" w:type="dxa"/>
            <w:vAlign w:val="center"/>
          </w:tcPr>
          <w:p w:rsidR="00546510" w:rsidRPr="00A43D7A" w:rsidRDefault="00525B86"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rsidRPr="00A43D7A">
              <w:t>1,</w:t>
            </w:r>
            <w:r>
              <w:t>39</w:t>
            </w:r>
          </w:p>
        </w:tc>
        <w:tc>
          <w:tcPr>
            <w:tcW w:w="741" w:type="dxa"/>
            <w:vAlign w:val="center"/>
          </w:tcPr>
          <w:p w:rsidR="00546510" w:rsidRPr="00A43D7A" w:rsidRDefault="00546510" w:rsidP="00F26586">
            <w:pPr>
              <w:spacing w:line="240" w:lineRule="auto"/>
              <w:ind w:firstLine="0"/>
              <w:jc w:val="center"/>
            </w:pPr>
            <w:r>
              <w:t>1,29</w:t>
            </w:r>
          </w:p>
        </w:tc>
        <w:tc>
          <w:tcPr>
            <w:tcW w:w="741" w:type="dxa"/>
            <w:vAlign w:val="center"/>
          </w:tcPr>
          <w:p w:rsidR="00546510" w:rsidRPr="00A43D7A" w:rsidRDefault="00546510" w:rsidP="00F26586">
            <w:pPr>
              <w:spacing w:line="240" w:lineRule="auto"/>
              <w:ind w:firstLine="0"/>
              <w:jc w:val="center"/>
            </w:pPr>
            <w:r>
              <w:t>1,24</w:t>
            </w:r>
          </w:p>
        </w:tc>
        <w:tc>
          <w:tcPr>
            <w:tcW w:w="741" w:type="dxa"/>
            <w:vAlign w:val="center"/>
          </w:tcPr>
          <w:p w:rsidR="00546510" w:rsidRPr="00A43D7A" w:rsidRDefault="00546510" w:rsidP="00F26586">
            <w:pPr>
              <w:spacing w:line="240" w:lineRule="auto"/>
              <w:ind w:firstLine="0"/>
              <w:jc w:val="center"/>
            </w:pPr>
            <w:r>
              <w:t>1,22</w:t>
            </w:r>
          </w:p>
        </w:tc>
        <w:tc>
          <w:tcPr>
            <w:tcW w:w="741" w:type="dxa"/>
            <w:vAlign w:val="center"/>
          </w:tcPr>
          <w:p w:rsidR="00546510" w:rsidRPr="00A43D7A" w:rsidRDefault="00546510" w:rsidP="00F26586">
            <w:pPr>
              <w:spacing w:line="240" w:lineRule="auto"/>
              <w:ind w:firstLine="0"/>
              <w:jc w:val="center"/>
            </w:pPr>
            <w:r>
              <w:t>1,21</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685" w:type="dxa"/>
            <w:vAlign w:val="center"/>
          </w:tcPr>
          <w:p w:rsidR="00546510" w:rsidRPr="00A43D7A" w:rsidRDefault="00525B86" w:rsidP="00F2658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t>1,21</w:t>
            </w:r>
          </w:p>
        </w:tc>
        <w:tc>
          <w:tcPr>
            <w:tcW w:w="741" w:type="dxa"/>
            <w:vAlign w:val="center"/>
          </w:tcPr>
          <w:p w:rsidR="00546510" w:rsidRPr="00A43D7A" w:rsidRDefault="00546510" w:rsidP="00F26586">
            <w:pPr>
              <w:spacing w:line="240" w:lineRule="auto"/>
              <w:ind w:firstLine="0"/>
              <w:jc w:val="center"/>
            </w:pPr>
            <w:r>
              <w:t>1,12</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rsidRPr="00A43D7A">
              <w:t>1,</w:t>
            </w:r>
            <w:r>
              <w:t>1</w:t>
            </w:r>
          </w:p>
        </w:tc>
      </w:tr>
    </w:tbl>
    <w:p w:rsidR="00546510" w:rsidRDefault="00546510" w:rsidP="00546510">
      <w:pPr>
        <w:ind w:firstLine="0"/>
        <w:jc w:val="center"/>
        <w:rPr>
          <w:b/>
          <w:lang w:val="en-US"/>
        </w:rPr>
      </w:pPr>
    </w:p>
    <w:p w:rsidR="00546510" w:rsidRPr="00F824A9" w:rsidRDefault="00546510" w:rsidP="00546510">
      <w:r>
        <w:t xml:space="preserve">В таблице </w:t>
      </w:r>
      <w:r w:rsidR="00353132">
        <w:fldChar w:fldCharType="begin"/>
      </w:r>
      <w:r w:rsidR="00353132">
        <w:instrText xml:space="preserve"> REF tbl_k3_maz_wm \h </w:instrText>
      </w:r>
      <w:r w:rsidR="00353132">
        <w:fldChar w:fldCharType="separate"/>
      </w:r>
      <w:r w:rsidR="00171714">
        <w:rPr>
          <w:noProof/>
        </w:rPr>
        <w:t>2</w:t>
      </w:r>
      <w:r w:rsidR="00171714">
        <w:t>.</w:t>
      </w:r>
      <w:r w:rsidR="00171714">
        <w:rPr>
          <w:noProof/>
        </w:rPr>
        <w:t>10</w:t>
      </w:r>
      <w:r w:rsidR="00353132">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мазуте.</w:t>
      </w:r>
    </w:p>
    <w:p w:rsidR="00353132" w:rsidRPr="00353132" w:rsidRDefault="00353132" w:rsidP="00353132">
      <w:pPr>
        <w:pStyle w:val="af"/>
        <w:keepNext/>
      </w:pPr>
      <w:r>
        <w:t xml:space="preserve">Таблица </w:t>
      </w:r>
      <w:bookmarkStart w:id="46" w:name="tbl_k3_maz_wm"/>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10</w:t>
        </w:r>
      </w:fldSimple>
      <w:bookmarkEnd w:id="46"/>
      <w:r w:rsidRPr="00353132">
        <w:t xml:space="preserve"> Режимная карта К-3 при работе на мазуте</w:t>
      </w:r>
    </w:p>
    <w:tbl>
      <w:tblPr>
        <w:tblStyle w:val="a4"/>
        <w:tblW w:w="0" w:type="auto"/>
        <w:tblLayout w:type="fixed"/>
        <w:tblLook w:val="04A0" w:firstRow="1" w:lastRow="0" w:firstColumn="1" w:lastColumn="0" w:noHBand="0" w:noVBand="1"/>
      </w:tblPr>
      <w:tblGrid>
        <w:gridCol w:w="2660"/>
        <w:gridCol w:w="1644"/>
        <w:gridCol w:w="1616"/>
        <w:gridCol w:w="992"/>
        <w:gridCol w:w="993"/>
        <w:gridCol w:w="992"/>
        <w:gridCol w:w="674"/>
      </w:tblGrid>
      <w:tr w:rsidR="00546510" w:rsidTr="001E7BF0">
        <w:tc>
          <w:tcPr>
            <w:tcW w:w="2660" w:type="dxa"/>
          </w:tcPr>
          <w:p w:rsidR="00546510" w:rsidRDefault="00546510" w:rsidP="00353132">
            <w:pPr>
              <w:spacing w:line="240" w:lineRule="auto"/>
              <w:ind w:firstLine="0"/>
              <w:jc w:val="center"/>
              <w:rPr>
                <w:b/>
              </w:rPr>
            </w:pPr>
            <w:r>
              <w:rPr>
                <w:b/>
              </w:rPr>
              <w:t>Параметр</w:t>
            </w:r>
          </w:p>
        </w:tc>
        <w:tc>
          <w:tcPr>
            <w:tcW w:w="1644" w:type="dxa"/>
          </w:tcPr>
          <w:p w:rsidR="00546510" w:rsidRDefault="00546510" w:rsidP="00353132">
            <w:pPr>
              <w:spacing w:line="240" w:lineRule="auto"/>
              <w:ind w:firstLine="0"/>
              <w:jc w:val="center"/>
              <w:rPr>
                <w:b/>
              </w:rPr>
            </w:pPr>
            <w:r>
              <w:rPr>
                <w:b/>
              </w:rPr>
              <w:t>Обозначение</w:t>
            </w:r>
          </w:p>
        </w:tc>
        <w:tc>
          <w:tcPr>
            <w:tcW w:w="1616" w:type="dxa"/>
          </w:tcPr>
          <w:p w:rsidR="00546510" w:rsidRDefault="00546510" w:rsidP="00353132">
            <w:pPr>
              <w:spacing w:line="240" w:lineRule="auto"/>
              <w:ind w:firstLine="0"/>
              <w:jc w:val="center"/>
              <w:rPr>
                <w:b/>
              </w:rPr>
            </w:pPr>
            <w:r>
              <w:rPr>
                <w:b/>
              </w:rPr>
              <w:t>Ед. измерения</w:t>
            </w:r>
          </w:p>
        </w:tc>
        <w:tc>
          <w:tcPr>
            <w:tcW w:w="3651" w:type="dxa"/>
            <w:gridSpan w:val="4"/>
          </w:tcPr>
          <w:p w:rsidR="00546510" w:rsidRDefault="00546510" w:rsidP="00353132">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525B86"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353132">
            <w:pPr>
              <w:spacing w:line="240" w:lineRule="auto"/>
              <w:ind w:firstLine="0"/>
              <w:jc w:val="center"/>
            </w:pPr>
            <w:r w:rsidRPr="00E45494">
              <w:t>т/ч</w:t>
            </w:r>
          </w:p>
        </w:tc>
        <w:tc>
          <w:tcPr>
            <w:tcW w:w="992" w:type="dxa"/>
            <w:vAlign w:val="center"/>
          </w:tcPr>
          <w:p w:rsidR="00546510" w:rsidRPr="00E45494" w:rsidRDefault="00546510" w:rsidP="00353132">
            <w:pPr>
              <w:spacing w:line="240" w:lineRule="auto"/>
              <w:ind w:firstLine="0"/>
              <w:jc w:val="center"/>
            </w:pPr>
            <w:r w:rsidRPr="00E45494">
              <w:t>110</w:t>
            </w:r>
          </w:p>
        </w:tc>
        <w:tc>
          <w:tcPr>
            <w:tcW w:w="993" w:type="dxa"/>
            <w:vAlign w:val="center"/>
          </w:tcPr>
          <w:p w:rsidR="00546510" w:rsidRPr="00E45494" w:rsidRDefault="00546510" w:rsidP="00353132">
            <w:pPr>
              <w:spacing w:line="240" w:lineRule="auto"/>
              <w:ind w:firstLine="0"/>
              <w:jc w:val="center"/>
            </w:pPr>
            <w:r w:rsidRPr="00E45494">
              <w:t>130</w:t>
            </w:r>
          </w:p>
        </w:tc>
        <w:tc>
          <w:tcPr>
            <w:tcW w:w="992" w:type="dxa"/>
            <w:vAlign w:val="center"/>
          </w:tcPr>
          <w:p w:rsidR="00546510" w:rsidRPr="00E45494" w:rsidRDefault="00546510" w:rsidP="00353132">
            <w:pPr>
              <w:spacing w:line="240" w:lineRule="auto"/>
              <w:ind w:firstLine="0"/>
              <w:jc w:val="center"/>
            </w:pPr>
            <w:r w:rsidRPr="00E45494">
              <w:t>150</w:t>
            </w:r>
          </w:p>
        </w:tc>
        <w:tc>
          <w:tcPr>
            <w:tcW w:w="674" w:type="dxa"/>
            <w:vAlign w:val="center"/>
          </w:tcPr>
          <w:p w:rsidR="00546510" w:rsidRPr="00E45494" w:rsidRDefault="00546510" w:rsidP="00353132">
            <w:pPr>
              <w:spacing w:line="240" w:lineRule="auto"/>
              <w:ind w:firstLine="0"/>
              <w:jc w:val="center"/>
            </w:pPr>
            <w:r w:rsidRPr="00E45494">
              <w:t>170</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525B86" w:rsidP="00353132">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t>9,37</w:t>
            </w:r>
          </w:p>
        </w:tc>
        <w:tc>
          <w:tcPr>
            <w:tcW w:w="993" w:type="dxa"/>
            <w:vAlign w:val="center"/>
          </w:tcPr>
          <w:p w:rsidR="00546510" w:rsidRPr="00E45494" w:rsidRDefault="00546510" w:rsidP="00353132">
            <w:pPr>
              <w:spacing w:line="240" w:lineRule="auto"/>
              <w:ind w:firstLine="0"/>
              <w:jc w:val="center"/>
            </w:pPr>
            <w:r>
              <w:t>8,91</w:t>
            </w:r>
          </w:p>
        </w:tc>
        <w:tc>
          <w:tcPr>
            <w:tcW w:w="992" w:type="dxa"/>
            <w:vAlign w:val="center"/>
          </w:tcPr>
          <w:p w:rsidR="00546510" w:rsidRPr="00E45494" w:rsidRDefault="00546510" w:rsidP="00353132">
            <w:pPr>
              <w:spacing w:line="240" w:lineRule="auto"/>
              <w:ind w:firstLine="0"/>
              <w:jc w:val="center"/>
            </w:pPr>
            <w:r>
              <w:t>8,42</w:t>
            </w:r>
          </w:p>
        </w:tc>
        <w:tc>
          <w:tcPr>
            <w:tcW w:w="674" w:type="dxa"/>
            <w:vAlign w:val="center"/>
          </w:tcPr>
          <w:p w:rsidR="00546510" w:rsidRPr="00E45494" w:rsidRDefault="00546510" w:rsidP="00353132">
            <w:pPr>
              <w:spacing w:line="240" w:lineRule="auto"/>
              <w:ind w:firstLine="0"/>
              <w:jc w:val="center"/>
            </w:pPr>
            <w:r>
              <w:t>8,21</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525B86" w:rsidP="00353132">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rsidRPr="00E45494">
              <w:t>0,</w:t>
            </w:r>
            <w:r>
              <w:t>77</w:t>
            </w:r>
          </w:p>
        </w:tc>
        <w:tc>
          <w:tcPr>
            <w:tcW w:w="993" w:type="dxa"/>
            <w:vAlign w:val="center"/>
          </w:tcPr>
          <w:p w:rsidR="00546510" w:rsidRPr="00E45494" w:rsidRDefault="00546510" w:rsidP="00353132">
            <w:pPr>
              <w:spacing w:line="240" w:lineRule="auto"/>
              <w:ind w:firstLine="0"/>
              <w:jc w:val="center"/>
            </w:pPr>
            <w:r w:rsidRPr="00E45494">
              <w:t>0,</w:t>
            </w:r>
            <w:r>
              <w:t>65</w:t>
            </w:r>
          </w:p>
        </w:tc>
        <w:tc>
          <w:tcPr>
            <w:tcW w:w="992" w:type="dxa"/>
            <w:vAlign w:val="center"/>
          </w:tcPr>
          <w:p w:rsidR="00546510" w:rsidRPr="00E45494" w:rsidRDefault="00546510" w:rsidP="00353132">
            <w:pPr>
              <w:spacing w:line="240" w:lineRule="auto"/>
              <w:ind w:firstLine="0"/>
              <w:jc w:val="center"/>
            </w:pPr>
            <w:r w:rsidRPr="00E45494">
              <w:t>0,</w:t>
            </w:r>
            <w:r>
              <w:t>57</w:t>
            </w:r>
          </w:p>
        </w:tc>
        <w:tc>
          <w:tcPr>
            <w:tcW w:w="674" w:type="dxa"/>
            <w:vAlign w:val="center"/>
          </w:tcPr>
          <w:p w:rsidR="00546510" w:rsidRPr="00E45494" w:rsidRDefault="00546510" w:rsidP="00353132">
            <w:pPr>
              <w:spacing w:line="240" w:lineRule="auto"/>
              <w:ind w:firstLine="0"/>
              <w:jc w:val="center"/>
            </w:pPr>
            <w:r w:rsidRPr="00E45494">
              <w:t>0,</w:t>
            </w:r>
            <w:r>
              <w:t>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525B86"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992" w:type="dxa"/>
            <w:vAlign w:val="center"/>
          </w:tcPr>
          <w:p w:rsidR="00546510" w:rsidRPr="00E45494" w:rsidRDefault="00546510" w:rsidP="00353132">
            <w:pPr>
              <w:spacing w:line="240" w:lineRule="auto"/>
              <w:ind w:firstLine="0"/>
              <w:jc w:val="center"/>
            </w:pPr>
            <w:r>
              <w:t>180</w:t>
            </w:r>
          </w:p>
        </w:tc>
        <w:tc>
          <w:tcPr>
            <w:tcW w:w="993" w:type="dxa"/>
            <w:vAlign w:val="center"/>
          </w:tcPr>
          <w:p w:rsidR="00546510" w:rsidRPr="00E45494" w:rsidRDefault="00546510" w:rsidP="00353132">
            <w:pPr>
              <w:spacing w:line="240" w:lineRule="auto"/>
              <w:ind w:firstLine="0"/>
              <w:jc w:val="center"/>
            </w:pPr>
            <w:r>
              <w:t>182</w:t>
            </w:r>
          </w:p>
        </w:tc>
        <w:tc>
          <w:tcPr>
            <w:tcW w:w="992" w:type="dxa"/>
            <w:vAlign w:val="center"/>
          </w:tcPr>
          <w:p w:rsidR="00546510" w:rsidRPr="00E45494" w:rsidRDefault="00546510" w:rsidP="00353132">
            <w:pPr>
              <w:spacing w:line="240" w:lineRule="auto"/>
              <w:ind w:firstLine="0"/>
              <w:jc w:val="center"/>
            </w:pPr>
            <w:r>
              <w:t>184</w:t>
            </w:r>
          </w:p>
        </w:tc>
        <w:tc>
          <w:tcPr>
            <w:tcW w:w="674" w:type="dxa"/>
            <w:vAlign w:val="center"/>
          </w:tcPr>
          <w:p w:rsidR="00546510" w:rsidRPr="00E45494" w:rsidRDefault="00546510" w:rsidP="00353132">
            <w:pPr>
              <w:spacing w:line="240" w:lineRule="auto"/>
              <w:ind w:firstLine="0"/>
              <w:jc w:val="center"/>
            </w:pPr>
            <w:r>
              <w:t>185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525B86"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88</w:t>
            </w:r>
          </w:p>
        </w:tc>
        <w:tc>
          <w:tcPr>
            <w:tcW w:w="993" w:type="dxa"/>
            <w:vAlign w:val="center"/>
          </w:tcPr>
          <w:p w:rsidR="00546510" w:rsidRPr="00E45494" w:rsidRDefault="00546510" w:rsidP="00353132">
            <w:pPr>
              <w:spacing w:line="240" w:lineRule="auto"/>
              <w:ind w:firstLine="0"/>
              <w:jc w:val="center"/>
            </w:pPr>
            <w:r w:rsidRPr="00E45494">
              <w:t>1,</w:t>
            </w:r>
            <w:r>
              <w:t>75</w:t>
            </w:r>
          </w:p>
        </w:tc>
        <w:tc>
          <w:tcPr>
            <w:tcW w:w="992" w:type="dxa"/>
            <w:vAlign w:val="center"/>
          </w:tcPr>
          <w:p w:rsidR="00546510" w:rsidRPr="00E45494" w:rsidRDefault="00546510" w:rsidP="00353132">
            <w:pPr>
              <w:spacing w:line="240" w:lineRule="auto"/>
              <w:ind w:firstLine="0"/>
              <w:jc w:val="center"/>
            </w:pPr>
            <w:r w:rsidRPr="00E45494">
              <w:t>1,</w:t>
            </w:r>
            <w:r>
              <w:t>62</w:t>
            </w:r>
          </w:p>
        </w:tc>
        <w:tc>
          <w:tcPr>
            <w:tcW w:w="674" w:type="dxa"/>
            <w:vAlign w:val="center"/>
          </w:tcPr>
          <w:p w:rsidR="00546510" w:rsidRPr="00E45494" w:rsidRDefault="00546510" w:rsidP="00353132">
            <w:pPr>
              <w:spacing w:line="240" w:lineRule="auto"/>
              <w:ind w:firstLine="0"/>
              <w:jc w:val="center"/>
            </w:pPr>
            <w:r w:rsidRPr="00E45494">
              <w:t>1,</w:t>
            </w:r>
            <w:r>
              <w:t>56</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525B86" w:rsidP="00353132">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74</w:t>
            </w:r>
          </w:p>
        </w:tc>
        <w:tc>
          <w:tcPr>
            <w:tcW w:w="993" w:type="dxa"/>
            <w:vAlign w:val="center"/>
          </w:tcPr>
          <w:p w:rsidR="00546510" w:rsidRPr="00E45494" w:rsidRDefault="00546510" w:rsidP="00353132">
            <w:pPr>
              <w:spacing w:line="240" w:lineRule="auto"/>
              <w:ind w:firstLine="0"/>
              <w:jc w:val="center"/>
            </w:pPr>
            <w:r w:rsidRPr="00E45494">
              <w:t>1,</w:t>
            </w:r>
            <w:r>
              <w:t>62</w:t>
            </w:r>
          </w:p>
        </w:tc>
        <w:tc>
          <w:tcPr>
            <w:tcW w:w="992" w:type="dxa"/>
            <w:vAlign w:val="center"/>
          </w:tcPr>
          <w:p w:rsidR="00546510" w:rsidRPr="00E45494" w:rsidRDefault="00546510" w:rsidP="00353132">
            <w:pPr>
              <w:spacing w:line="240" w:lineRule="auto"/>
              <w:ind w:firstLine="0"/>
              <w:jc w:val="center"/>
            </w:pPr>
            <w:r w:rsidRPr="00E45494">
              <w:t>1,</w:t>
            </w:r>
            <w:r>
              <w:t>5</w:t>
            </w:r>
          </w:p>
        </w:tc>
        <w:tc>
          <w:tcPr>
            <w:tcW w:w="674" w:type="dxa"/>
            <w:vAlign w:val="center"/>
          </w:tcPr>
          <w:p w:rsidR="00546510" w:rsidRPr="00E45494" w:rsidRDefault="00546510" w:rsidP="00353132">
            <w:pPr>
              <w:spacing w:line="240" w:lineRule="auto"/>
              <w:ind w:firstLine="0"/>
              <w:jc w:val="center"/>
            </w:pPr>
            <w:r w:rsidRPr="00E45494">
              <w:t>1,</w:t>
            </w:r>
            <w:r>
              <w:t>45</w:t>
            </w:r>
          </w:p>
        </w:tc>
      </w:tr>
    </w:tbl>
    <w:p w:rsidR="00546510" w:rsidRPr="004855D0" w:rsidRDefault="00546510" w:rsidP="00546510">
      <w:pPr>
        <w:rPr>
          <w:lang w:val="en-US"/>
        </w:rPr>
      </w:pPr>
    </w:p>
    <w:p w:rsidR="00546510" w:rsidRPr="00D32E86" w:rsidRDefault="00546510" w:rsidP="000219C4">
      <w:pPr>
        <w:ind w:firstLine="0"/>
        <w:rPr>
          <w:b/>
        </w:rPr>
      </w:pPr>
      <w:r w:rsidRPr="00D32E86">
        <w:rPr>
          <w:b/>
        </w:rPr>
        <w:t>Котлоагрегат K-4</w:t>
      </w:r>
    </w:p>
    <w:p w:rsidR="00546510" w:rsidRDefault="00546510" w:rsidP="00546510">
      <w:r>
        <w:t xml:space="preserve">В таблице </w:t>
      </w:r>
      <w:r w:rsidR="00D32E86">
        <w:fldChar w:fldCharType="begin"/>
      </w:r>
      <w:r w:rsidR="00D32E86">
        <w:instrText xml:space="preserve"> REF tbl_k4_gas_wm \h </w:instrText>
      </w:r>
      <w:r w:rsidR="00D32E86">
        <w:fldChar w:fldCharType="separate"/>
      </w:r>
      <w:r w:rsidR="00171714">
        <w:rPr>
          <w:noProof/>
        </w:rPr>
        <w:t>2</w:t>
      </w:r>
      <w:r w:rsidR="00171714">
        <w:t>.</w:t>
      </w:r>
      <w:r w:rsidR="00171714">
        <w:rPr>
          <w:noProof/>
        </w:rPr>
        <w:t>11</w:t>
      </w:r>
      <w:r w:rsidR="00D32E86">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природном газе.</w:t>
      </w:r>
    </w:p>
    <w:p w:rsidR="00D32E86" w:rsidRPr="00D32E86" w:rsidRDefault="00D32E86" w:rsidP="00D32E86">
      <w:pPr>
        <w:pStyle w:val="af"/>
        <w:keepNext/>
      </w:pPr>
      <w:r>
        <w:t xml:space="preserve">Таблица </w:t>
      </w:r>
      <w:bookmarkStart w:id="47" w:name="tbl_k4_gas_wm"/>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11</w:t>
        </w:r>
      </w:fldSimple>
      <w:bookmarkEnd w:id="47"/>
      <w:r w:rsidRPr="00D32E86">
        <w:t xml:space="preserve"> Режимная карта К-4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3677B">
            <w:pPr>
              <w:spacing w:line="240" w:lineRule="auto"/>
              <w:ind w:firstLine="0"/>
              <w:jc w:val="center"/>
              <w:rPr>
                <w:b/>
              </w:rPr>
            </w:pPr>
            <w:r>
              <w:rPr>
                <w:b/>
              </w:rPr>
              <w:t>Параметр</w:t>
            </w:r>
          </w:p>
        </w:tc>
        <w:tc>
          <w:tcPr>
            <w:tcW w:w="1276" w:type="dxa"/>
          </w:tcPr>
          <w:p w:rsidR="00546510" w:rsidRDefault="00546510" w:rsidP="00E3677B">
            <w:pPr>
              <w:spacing w:line="240" w:lineRule="auto"/>
              <w:ind w:firstLine="0"/>
              <w:jc w:val="center"/>
              <w:rPr>
                <w:b/>
              </w:rPr>
            </w:pPr>
            <w:r>
              <w:rPr>
                <w:b/>
              </w:rPr>
              <w:t>Обозначение</w:t>
            </w:r>
          </w:p>
        </w:tc>
        <w:tc>
          <w:tcPr>
            <w:tcW w:w="1559" w:type="dxa"/>
          </w:tcPr>
          <w:p w:rsidR="00546510" w:rsidRDefault="00546510" w:rsidP="00E3677B">
            <w:pPr>
              <w:spacing w:line="240" w:lineRule="auto"/>
              <w:ind w:firstLine="0"/>
              <w:jc w:val="center"/>
              <w:rPr>
                <w:b/>
              </w:rPr>
            </w:pPr>
            <w:r>
              <w:rPr>
                <w:b/>
              </w:rPr>
              <w:t>Ед. измерения</w:t>
            </w:r>
          </w:p>
        </w:tc>
        <w:tc>
          <w:tcPr>
            <w:tcW w:w="4395" w:type="dxa"/>
            <w:gridSpan w:val="6"/>
          </w:tcPr>
          <w:p w:rsidR="00546510" w:rsidRDefault="00546510" w:rsidP="00E3677B">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25B86"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3677B">
            <w:pPr>
              <w:spacing w:line="240" w:lineRule="auto"/>
              <w:ind w:firstLine="0"/>
              <w:jc w:val="center"/>
            </w:pPr>
            <w:r w:rsidRPr="00A43D7A">
              <w:t>т/ч</w:t>
            </w:r>
          </w:p>
        </w:tc>
        <w:tc>
          <w:tcPr>
            <w:tcW w:w="851" w:type="dxa"/>
            <w:vAlign w:val="center"/>
          </w:tcPr>
          <w:p w:rsidR="00546510" w:rsidRPr="00A43D7A" w:rsidRDefault="00546510" w:rsidP="00E3677B">
            <w:pPr>
              <w:spacing w:line="240" w:lineRule="auto"/>
              <w:ind w:firstLine="0"/>
              <w:jc w:val="center"/>
            </w:pPr>
            <w:r>
              <w:t>130</w:t>
            </w:r>
          </w:p>
        </w:tc>
        <w:tc>
          <w:tcPr>
            <w:tcW w:w="708" w:type="dxa"/>
            <w:vAlign w:val="center"/>
          </w:tcPr>
          <w:p w:rsidR="00546510" w:rsidRPr="00A43D7A" w:rsidRDefault="00546510" w:rsidP="00E3677B">
            <w:pPr>
              <w:spacing w:line="240" w:lineRule="auto"/>
              <w:ind w:firstLine="0"/>
              <w:jc w:val="center"/>
            </w:pPr>
            <w:r>
              <w:t>150</w:t>
            </w:r>
          </w:p>
        </w:tc>
        <w:tc>
          <w:tcPr>
            <w:tcW w:w="709" w:type="dxa"/>
            <w:vAlign w:val="center"/>
          </w:tcPr>
          <w:p w:rsidR="00546510" w:rsidRPr="00A43D7A" w:rsidRDefault="00546510" w:rsidP="00E3677B">
            <w:pPr>
              <w:spacing w:line="240" w:lineRule="auto"/>
              <w:ind w:firstLine="0"/>
              <w:jc w:val="center"/>
            </w:pPr>
            <w:r>
              <w:t>170</w:t>
            </w:r>
          </w:p>
        </w:tc>
        <w:tc>
          <w:tcPr>
            <w:tcW w:w="709" w:type="dxa"/>
            <w:vAlign w:val="center"/>
          </w:tcPr>
          <w:p w:rsidR="00546510" w:rsidRPr="00A43D7A" w:rsidRDefault="00546510" w:rsidP="00E3677B">
            <w:pPr>
              <w:spacing w:line="240" w:lineRule="auto"/>
              <w:ind w:firstLine="0"/>
              <w:jc w:val="center"/>
            </w:pPr>
            <w:r>
              <w:t>190</w:t>
            </w:r>
          </w:p>
        </w:tc>
        <w:tc>
          <w:tcPr>
            <w:tcW w:w="709" w:type="dxa"/>
            <w:vAlign w:val="center"/>
          </w:tcPr>
          <w:p w:rsidR="00546510" w:rsidRPr="00A43D7A" w:rsidRDefault="00546510" w:rsidP="00E3677B">
            <w:pPr>
              <w:spacing w:line="240" w:lineRule="auto"/>
              <w:ind w:firstLine="0"/>
              <w:jc w:val="center"/>
            </w:pPr>
            <w:r>
              <w:t>210</w:t>
            </w:r>
          </w:p>
        </w:tc>
        <w:tc>
          <w:tcPr>
            <w:tcW w:w="709" w:type="dxa"/>
            <w:vAlign w:val="center"/>
          </w:tcPr>
          <w:p w:rsidR="00546510" w:rsidRDefault="00546510" w:rsidP="00E3677B">
            <w:pPr>
              <w:spacing w:line="240" w:lineRule="auto"/>
              <w:ind w:firstLine="0"/>
              <w:jc w:val="center"/>
            </w:pPr>
            <w:r>
              <w:t>230</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25B86" w:rsidP="00E3677B">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5,57</w:t>
            </w:r>
          </w:p>
        </w:tc>
        <w:tc>
          <w:tcPr>
            <w:tcW w:w="708" w:type="dxa"/>
            <w:vAlign w:val="center"/>
          </w:tcPr>
          <w:p w:rsidR="00546510" w:rsidRPr="00A43D7A" w:rsidRDefault="00546510" w:rsidP="00E3677B">
            <w:pPr>
              <w:spacing w:line="240" w:lineRule="auto"/>
              <w:ind w:firstLine="0"/>
              <w:jc w:val="center"/>
            </w:pPr>
            <w:r>
              <w:t>5,66</w:t>
            </w:r>
          </w:p>
        </w:tc>
        <w:tc>
          <w:tcPr>
            <w:tcW w:w="709" w:type="dxa"/>
            <w:vAlign w:val="center"/>
          </w:tcPr>
          <w:p w:rsidR="00546510" w:rsidRPr="00A43D7A" w:rsidRDefault="00546510" w:rsidP="00E3677B">
            <w:pPr>
              <w:spacing w:line="240" w:lineRule="auto"/>
              <w:ind w:firstLine="0"/>
              <w:jc w:val="center"/>
            </w:pPr>
            <w:r>
              <w:t>5,7</w:t>
            </w:r>
          </w:p>
        </w:tc>
        <w:tc>
          <w:tcPr>
            <w:tcW w:w="709" w:type="dxa"/>
            <w:vAlign w:val="center"/>
          </w:tcPr>
          <w:p w:rsidR="00546510" w:rsidRPr="00A43D7A" w:rsidRDefault="00546510" w:rsidP="00E3677B">
            <w:pPr>
              <w:spacing w:line="240" w:lineRule="auto"/>
              <w:ind w:firstLine="0"/>
              <w:jc w:val="center"/>
            </w:pPr>
            <w:r>
              <w:t>5,75</w:t>
            </w:r>
          </w:p>
        </w:tc>
        <w:tc>
          <w:tcPr>
            <w:tcW w:w="709" w:type="dxa"/>
            <w:vAlign w:val="center"/>
          </w:tcPr>
          <w:p w:rsidR="00546510" w:rsidRPr="00A43D7A" w:rsidRDefault="00546510" w:rsidP="00E3677B">
            <w:pPr>
              <w:spacing w:line="240" w:lineRule="auto"/>
              <w:ind w:firstLine="0"/>
              <w:jc w:val="center"/>
            </w:pPr>
            <w:r>
              <w:t>5,79</w:t>
            </w:r>
          </w:p>
        </w:tc>
        <w:tc>
          <w:tcPr>
            <w:tcW w:w="709" w:type="dxa"/>
            <w:vAlign w:val="center"/>
          </w:tcPr>
          <w:p w:rsidR="00546510" w:rsidRDefault="00546510" w:rsidP="00E3677B">
            <w:pPr>
              <w:spacing w:line="240" w:lineRule="auto"/>
              <w:ind w:firstLine="0"/>
              <w:jc w:val="center"/>
            </w:pPr>
            <w:r>
              <w:t>5,84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525B86" w:rsidP="00E3677B">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1</w:t>
            </w:r>
          </w:p>
        </w:tc>
        <w:tc>
          <w:tcPr>
            <w:tcW w:w="708" w:type="dxa"/>
            <w:vAlign w:val="center"/>
          </w:tcPr>
          <w:p w:rsidR="00546510" w:rsidRPr="00A43D7A" w:rsidRDefault="00546510" w:rsidP="00E3677B">
            <w:pPr>
              <w:spacing w:line="240" w:lineRule="auto"/>
              <w:ind w:firstLine="0"/>
              <w:jc w:val="center"/>
            </w:pPr>
            <w:r>
              <w:t>0,87</w:t>
            </w:r>
          </w:p>
        </w:tc>
        <w:tc>
          <w:tcPr>
            <w:tcW w:w="709" w:type="dxa"/>
            <w:vAlign w:val="center"/>
          </w:tcPr>
          <w:p w:rsidR="00546510" w:rsidRPr="00A43D7A" w:rsidRDefault="00546510" w:rsidP="00E3677B">
            <w:pPr>
              <w:spacing w:line="240" w:lineRule="auto"/>
              <w:ind w:firstLine="0"/>
              <w:jc w:val="center"/>
            </w:pPr>
            <w:r>
              <w:t>0,77</w:t>
            </w:r>
          </w:p>
        </w:tc>
        <w:tc>
          <w:tcPr>
            <w:tcW w:w="709" w:type="dxa"/>
            <w:vAlign w:val="center"/>
          </w:tcPr>
          <w:p w:rsidR="00546510" w:rsidRPr="00A43D7A" w:rsidRDefault="00546510" w:rsidP="00E3677B">
            <w:pPr>
              <w:spacing w:line="240" w:lineRule="auto"/>
              <w:ind w:firstLine="0"/>
              <w:jc w:val="center"/>
            </w:pPr>
            <w:r>
              <w:t>0,69</w:t>
            </w:r>
          </w:p>
        </w:tc>
        <w:tc>
          <w:tcPr>
            <w:tcW w:w="709" w:type="dxa"/>
            <w:vAlign w:val="center"/>
          </w:tcPr>
          <w:p w:rsidR="00546510" w:rsidRPr="00A43D7A" w:rsidRDefault="00546510" w:rsidP="00E3677B">
            <w:pPr>
              <w:spacing w:line="240" w:lineRule="auto"/>
              <w:ind w:firstLine="0"/>
              <w:jc w:val="center"/>
            </w:pPr>
            <w:r>
              <w:t>0,62</w:t>
            </w:r>
          </w:p>
        </w:tc>
        <w:tc>
          <w:tcPr>
            <w:tcW w:w="709" w:type="dxa"/>
            <w:vAlign w:val="center"/>
          </w:tcPr>
          <w:p w:rsidR="00546510" w:rsidRPr="00A43D7A" w:rsidRDefault="00546510" w:rsidP="00E3677B">
            <w:pPr>
              <w:spacing w:line="240" w:lineRule="auto"/>
              <w:ind w:firstLine="0"/>
              <w:jc w:val="center"/>
            </w:pPr>
            <w:r>
              <w:t>0,57</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 xml:space="preserve">Температура </w:t>
            </w:r>
            <w:r w:rsidRPr="00A43D7A">
              <w:rPr>
                <w:sz w:val="22"/>
                <w:szCs w:val="22"/>
              </w:rPr>
              <w:lastRenderedPageBreak/>
              <w:t>уходящих газов</w:t>
            </w:r>
          </w:p>
        </w:tc>
        <w:tc>
          <w:tcPr>
            <w:tcW w:w="1276" w:type="dxa"/>
            <w:vAlign w:val="center"/>
          </w:tcPr>
          <w:p w:rsidR="00546510" w:rsidRPr="00A43D7A" w:rsidRDefault="00525B86"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3677B">
            <w:pPr>
              <w:spacing w:line="240" w:lineRule="auto"/>
              <w:ind w:firstLine="0"/>
              <w:jc w:val="center"/>
            </w:pPr>
            <w:r>
              <w:t>149</w:t>
            </w:r>
          </w:p>
        </w:tc>
        <w:tc>
          <w:tcPr>
            <w:tcW w:w="708" w:type="dxa"/>
            <w:vAlign w:val="center"/>
          </w:tcPr>
          <w:p w:rsidR="00546510" w:rsidRPr="00A43D7A" w:rsidRDefault="00546510" w:rsidP="00E3677B">
            <w:pPr>
              <w:spacing w:line="240" w:lineRule="auto"/>
              <w:ind w:firstLine="0"/>
              <w:jc w:val="center"/>
            </w:pPr>
            <w:r>
              <w:t>151</w:t>
            </w:r>
          </w:p>
        </w:tc>
        <w:tc>
          <w:tcPr>
            <w:tcW w:w="709" w:type="dxa"/>
            <w:vAlign w:val="center"/>
          </w:tcPr>
          <w:p w:rsidR="00546510" w:rsidRPr="00A43D7A" w:rsidRDefault="00546510" w:rsidP="00E3677B">
            <w:pPr>
              <w:spacing w:line="240" w:lineRule="auto"/>
              <w:ind w:firstLine="0"/>
              <w:jc w:val="center"/>
            </w:pPr>
            <w:r>
              <w:t>152</w:t>
            </w:r>
          </w:p>
        </w:tc>
        <w:tc>
          <w:tcPr>
            <w:tcW w:w="709" w:type="dxa"/>
            <w:vAlign w:val="center"/>
          </w:tcPr>
          <w:p w:rsidR="00546510" w:rsidRPr="00A43D7A" w:rsidRDefault="00546510" w:rsidP="00E3677B">
            <w:pPr>
              <w:spacing w:line="240" w:lineRule="auto"/>
              <w:ind w:firstLine="0"/>
              <w:jc w:val="center"/>
            </w:pPr>
            <w:r>
              <w:t>153</w:t>
            </w:r>
          </w:p>
        </w:tc>
        <w:tc>
          <w:tcPr>
            <w:tcW w:w="709" w:type="dxa"/>
            <w:vAlign w:val="center"/>
          </w:tcPr>
          <w:p w:rsidR="00546510" w:rsidRPr="00A43D7A" w:rsidRDefault="00546510" w:rsidP="00E3677B">
            <w:pPr>
              <w:spacing w:line="240" w:lineRule="auto"/>
              <w:ind w:firstLine="0"/>
              <w:jc w:val="center"/>
            </w:pPr>
            <w:r>
              <w:t>154</w:t>
            </w:r>
          </w:p>
        </w:tc>
        <w:tc>
          <w:tcPr>
            <w:tcW w:w="709" w:type="dxa"/>
            <w:vAlign w:val="center"/>
          </w:tcPr>
          <w:p w:rsidR="00546510" w:rsidRDefault="00546510" w:rsidP="00E3677B">
            <w:pPr>
              <w:spacing w:line="240" w:lineRule="auto"/>
              <w:ind w:firstLine="0"/>
              <w:jc w:val="center"/>
            </w:pPr>
            <w:r>
              <w:t>155</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lastRenderedPageBreak/>
              <w:t>Коэффициент избытка воздуха в уходящих газах</w:t>
            </w:r>
          </w:p>
        </w:tc>
        <w:tc>
          <w:tcPr>
            <w:tcW w:w="1276" w:type="dxa"/>
            <w:vAlign w:val="center"/>
          </w:tcPr>
          <w:p w:rsidR="00546510" w:rsidRPr="00A43D7A" w:rsidRDefault="00525B86"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1,17</w:t>
            </w:r>
          </w:p>
        </w:tc>
        <w:tc>
          <w:tcPr>
            <w:tcW w:w="708" w:type="dxa"/>
            <w:vAlign w:val="center"/>
          </w:tcPr>
          <w:p w:rsidR="00546510" w:rsidRPr="00A43D7A" w:rsidRDefault="00546510" w:rsidP="00E3677B">
            <w:pPr>
              <w:spacing w:line="240" w:lineRule="auto"/>
              <w:ind w:firstLine="0"/>
              <w:jc w:val="center"/>
            </w:pPr>
            <w:r>
              <w:t>1,16</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1,14</w:t>
            </w:r>
          </w:p>
        </w:tc>
        <w:tc>
          <w:tcPr>
            <w:tcW w:w="709" w:type="dxa"/>
            <w:vAlign w:val="center"/>
          </w:tcPr>
          <w:p w:rsidR="00546510" w:rsidRDefault="00546510" w:rsidP="00E3677B">
            <w:pPr>
              <w:spacing w:line="240" w:lineRule="auto"/>
              <w:ind w:firstLine="0"/>
              <w:jc w:val="center"/>
            </w:pPr>
            <w:r>
              <w:t>1,14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25B86" w:rsidP="00E3677B">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1,08</w:t>
            </w:r>
          </w:p>
        </w:tc>
        <w:tc>
          <w:tcPr>
            <w:tcW w:w="708"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r>
    </w:tbl>
    <w:p w:rsidR="00546510" w:rsidRDefault="00546510" w:rsidP="00546510">
      <w:pPr>
        <w:ind w:firstLine="0"/>
        <w:jc w:val="center"/>
        <w:rPr>
          <w:b/>
          <w:lang w:val="en-US"/>
        </w:rPr>
      </w:pPr>
    </w:p>
    <w:p w:rsidR="00546510" w:rsidRPr="00F824A9" w:rsidRDefault="00546510" w:rsidP="00546510">
      <w:r>
        <w:t xml:space="preserve">В таблице </w:t>
      </w:r>
      <w:r w:rsidR="00C1560E">
        <w:fldChar w:fldCharType="begin"/>
      </w:r>
      <w:r w:rsidR="00C1560E">
        <w:instrText xml:space="preserve"> REF tbl_k4_maz_wm \h </w:instrText>
      </w:r>
      <w:r w:rsidR="00C1560E">
        <w:fldChar w:fldCharType="separate"/>
      </w:r>
      <w:r w:rsidR="00171714">
        <w:rPr>
          <w:noProof/>
        </w:rPr>
        <w:t>2</w:t>
      </w:r>
      <w:r w:rsidR="00171714">
        <w:t>.</w:t>
      </w:r>
      <w:r w:rsidR="00171714">
        <w:rPr>
          <w:noProof/>
        </w:rPr>
        <w:t>12</w:t>
      </w:r>
      <w:r w:rsidR="00C1560E">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мазуте.</w:t>
      </w:r>
    </w:p>
    <w:p w:rsidR="00C1560E" w:rsidRPr="00C1560E" w:rsidRDefault="00C1560E" w:rsidP="00C1560E">
      <w:pPr>
        <w:pStyle w:val="af"/>
        <w:keepNext/>
      </w:pPr>
      <w:r>
        <w:t xml:space="preserve">Таблица </w:t>
      </w:r>
      <w:bookmarkStart w:id="48" w:name="tbl_k4_maz_wm"/>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12</w:t>
        </w:r>
      </w:fldSimple>
      <w:bookmarkEnd w:id="48"/>
      <w:r w:rsidRPr="00C1560E">
        <w:t xml:space="preserve"> Режимная карта К-4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770E0">
            <w:pPr>
              <w:spacing w:line="240" w:lineRule="auto"/>
              <w:ind w:firstLine="0"/>
              <w:jc w:val="center"/>
              <w:rPr>
                <w:b/>
              </w:rPr>
            </w:pPr>
            <w:r>
              <w:rPr>
                <w:b/>
              </w:rPr>
              <w:t>Параметр</w:t>
            </w:r>
          </w:p>
        </w:tc>
        <w:tc>
          <w:tcPr>
            <w:tcW w:w="1276" w:type="dxa"/>
          </w:tcPr>
          <w:p w:rsidR="00546510" w:rsidRDefault="00546510" w:rsidP="00E770E0">
            <w:pPr>
              <w:spacing w:line="240" w:lineRule="auto"/>
              <w:ind w:firstLine="0"/>
              <w:jc w:val="center"/>
              <w:rPr>
                <w:b/>
              </w:rPr>
            </w:pPr>
            <w:r>
              <w:rPr>
                <w:b/>
              </w:rPr>
              <w:t>Обозначение</w:t>
            </w:r>
          </w:p>
        </w:tc>
        <w:tc>
          <w:tcPr>
            <w:tcW w:w="1559" w:type="dxa"/>
          </w:tcPr>
          <w:p w:rsidR="00546510" w:rsidRDefault="00546510" w:rsidP="00E770E0">
            <w:pPr>
              <w:spacing w:line="240" w:lineRule="auto"/>
              <w:ind w:firstLine="0"/>
              <w:jc w:val="center"/>
              <w:rPr>
                <w:b/>
              </w:rPr>
            </w:pPr>
            <w:r>
              <w:rPr>
                <w:b/>
              </w:rPr>
              <w:t>Ед. измерения</w:t>
            </w:r>
          </w:p>
        </w:tc>
        <w:tc>
          <w:tcPr>
            <w:tcW w:w="4395" w:type="dxa"/>
            <w:gridSpan w:val="6"/>
          </w:tcPr>
          <w:p w:rsidR="00546510" w:rsidRDefault="00546510" w:rsidP="00E770E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25B86"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770E0">
            <w:pPr>
              <w:spacing w:line="240" w:lineRule="auto"/>
              <w:ind w:firstLine="0"/>
              <w:jc w:val="center"/>
            </w:pPr>
            <w:r w:rsidRPr="00A43D7A">
              <w:t>т/ч</w:t>
            </w:r>
          </w:p>
        </w:tc>
        <w:tc>
          <w:tcPr>
            <w:tcW w:w="851" w:type="dxa"/>
            <w:vAlign w:val="center"/>
          </w:tcPr>
          <w:p w:rsidR="00546510" w:rsidRPr="00A43D7A" w:rsidRDefault="00546510" w:rsidP="00E770E0">
            <w:pPr>
              <w:spacing w:line="240" w:lineRule="auto"/>
              <w:ind w:firstLine="0"/>
              <w:jc w:val="center"/>
            </w:pPr>
            <w:r>
              <w:t>130</w:t>
            </w:r>
          </w:p>
        </w:tc>
        <w:tc>
          <w:tcPr>
            <w:tcW w:w="708" w:type="dxa"/>
            <w:vAlign w:val="center"/>
          </w:tcPr>
          <w:p w:rsidR="00546510" w:rsidRPr="00A43D7A" w:rsidRDefault="00546510" w:rsidP="00E770E0">
            <w:pPr>
              <w:spacing w:line="240" w:lineRule="auto"/>
              <w:ind w:firstLine="0"/>
              <w:jc w:val="center"/>
            </w:pPr>
            <w:r>
              <w:t>150</w:t>
            </w:r>
          </w:p>
        </w:tc>
        <w:tc>
          <w:tcPr>
            <w:tcW w:w="709" w:type="dxa"/>
            <w:vAlign w:val="center"/>
          </w:tcPr>
          <w:p w:rsidR="00546510" w:rsidRPr="00A43D7A" w:rsidRDefault="00546510" w:rsidP="00E770E0">
            <w:pPr>
              <w:spacing w:line="240" w:lineRule="auto"/>
              <w:ind w:firstLine="0"/>
              <w:jc w:val="center"/>
            </w:pPr>
            <w:r>
              <w:t>170</w:t>
            </w:r>
          </w:p>
        </w:tc>
        <w:tc>
          <w:tcPr>
            <w:tcW w:w="709" w:type="dxa"/>
            <w:vAlign w:val="center"/>
          </w:tcPr>
          <w:p w:rsidR="00546510" w:rsidRPr="00A43D7A" w:rsidRDefault="00546510" w:rsidP="00E770E0">
            <w:pPr>
              <w:spacing w:line="240" w:lineRule="auto"/>
              <w:ind w:firstLine="0"/>
              <w:jc w:val="center"/>
            </w:pPr>
            <w:r>
              <w:t>190</w:t>
            </w:r>
          </w:p>
        </w:tc>
        <w:tc>
          <w:tcPr>
            <w:tcW w:w="709" w:type="dxa"/>
            <w:vAlign w:val="center"/>
          </w:tcPr>
          <w:p w:rsidR="00546510" w:rsidRPr="00A43D7A" w:rsidRDefault="00546510" w:rsidP="00E770E0">
            <w:pPr>
              <w:spacing w:line="240" w:lineRule="auto"/>
              <w:ind w:firstLine="0"/>
              <w:jc w:val="center"/>
            </w:pPr>
            <w:r>
              <w:t>210</w:t>
            </w:r>
          </w:p>
        </w:tc>
        <w:tc>
          <w:tcPr>
            <w:tcW w:w="709" w:type="dxa"/>
            <w:vAlign w:val="center"/>
          </w:tcPr>
          <w:p w:rsidR="00546510" w:rsidRDefault="00546510" w:rsidP="00E770E0">
            <w:pPr>
              <w:spacing w:line="240" w:lineRule="auto"/>
              <w:ind w:firstLine="0"/>
              <w:jc w:val="center"/>
            </w:pPr>
            <w:r>
              <w:t>230</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25B86" w:rsidP="00E770E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7,71</w:t>
            </w:r>
          </w:p>
        </w:tc>
        <w:tc>
          <w:tcPr>
            <w:tcW w:w="708" w:type="dxa"/>
            <w:vAlign w:val="center"/>
          </w:tcPr>
          <w:p w:rsidR="00546510" w:rsidRPr="00A43D7A" w:rsidRDefault="00546510" w:rsidP="00E770E0">
            <w:pPr>
              <w:spacing w:line="240" w:lineRule="auto"/>
              <w:ind w:firstLine="0"/>
              <w:jc w:val="center"/>
            </w:pPr>
            <w:r>
              <w:t>7,72</w:t>
            </w:r>
          </w:p>
        </w:tc>
        <w:tc>
          <w:tcPr>
            <w:tcW w:w="709" w:type="dxa"/>
            <w:vAlign w:val="center"/>
          </w:tcPr>
          <w:p w:rsidR="00546510" w:rsidRPr="00A43D7A" w:rsidRDefault="00546510" w:rsidP="00E770E0">
            <w:pPr>
              <w:spacing w:line="240" w:lineRule="auto"/>
              <w:ind w:firstLine="0"/>
              <w:jc w:val="center"/>
            </w:pPr>
            <w:r>
              <w:t>7,73</w:t>
            </w:r>
          </w:p>
        </w:tc>
        <w:tc>
          <w:tcPr>
            <w:tcW w:w="709" w:type="dxa"/>
            <w:vAlign w:val="center"/>
          </w:tcPr>
          <w:p w:rsidR="00546510" w:rsidRPr="00A43D7A" w:rsidRDefault="00546510" w:rsidP="00E770E0">
            <w:pPr>
              <w:spacing w:line="240" w:lineRule="auto"/>
              <w:ind w:firstLine="0"/>
              <w:jc w:val="center"/>
            </w:pPr>
            <w:r>
              <w:t>7,78</w:t>
            </w:r>
          </w:p>
        </w:tc>
        <w:tc>
          <w:tcPr>
            <w:tcW w:w="709" w:type="dxa"/>
            <w:vAlign w:val="center"/>
          </w:tcPr>
          <w:p w:rsidR="00546510" w:rsidRPr="00A43D7A" w:rsidRDefault="00546510" w:rsidP="00E770E0">
            <w:pPr>
              <w:spacing w:line="240" w:lineRule="auto"/>
              <w:ind w:firstLine="0"/>
              <w:jc w:val="center"/>
            </w:pPr>
            <w:r>
              <w:t>7,84</w:t>
            </w:r>
          </w:p>
        </w:tc>
        <w:tc>
          <w:tcPr>
            <w:tcW w:w="709" w:type="dxa"/>
            <w:vAlign w:val="center"/>
          </w:tcPr>
          <w:p w:rsidR="00546510" w:rsidRDefault="00546510" w:rsidP="00E770E0">
            <w:pPr>
              <w:spacing w:line="240" w:lineRule="auto"/>
              <w:ind w:firstLine="0"/>
              <w:jc w:val="center"/>
            </w:pPr>
            <w:r>
              <w:t>7,94</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525B86" w:rsidP="00E770E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0,97</w:t>
            </w:r>
          </w:p>
        </w:tc>
        <w:tc>
          <w:tcPr>
            <w:tcW w:w="708" w:type="dxa"/>
            <w:vAlign w:val="center"/>
          </w:tcPr>
          <w:p w:rsidR="00546510" w:rsidRPr="00A43D7A" w:rsidRDefault="00546510" w:rsidP="00E770E0">
            <w:pPr>
              <w:spacing w:line="240" w:lineRule="auto"/>
              <w:ind w:firstLine="0"/>
              <w:jc w:val="center"/>
            </w:pPr>
            <w:r>
              <w:t>0,84</w:t>
            </w:r>
          </w:p>
        </w:tc>
        <w:tc>
          <w:tcPr>
            <w:tcW w:w="709" w:type="dxa"/>
            <w:vAlign w:val="center"/>
          </w:tcPr>
          <w:p w:rsidR="00546510" w:rsidRPr="00A43D7A" w:rsidRDefault="00546510" w:rsidP="00E770E0">
            <w:pPr>
              <w:spacing w:line="240" w:lineRule="auto"/>
              <w:ind w:firstLine="0"/>
              <w:jc w:val="center"/>
            </w:pPr>
            <w:r>
              <w:t>0,74</w:t>
            </w:r>
          </w:p>
        </w:tc>
        <w:tc>
          <w:tcPr>
            <w:tcW w:w="709" w:type="dxa"/>
            <w:vAlign w:val="center"/>
          </w:tcPr>
          <w:p w:rsidR="00546510" w:rsidRPr="00A43D7A" w:rsidRDefault="00546510" w:rsidP="00E770E0">
            <w:pPr>
              <w:spacing w:line="240" w:lineRule="auto"/>
              <w:ind w:firstLine="0"/>
              <w:jc w:val="center"/>
            </w:pPr>
            <w:r>
              <w:t>0,67</w:t>
            </w:r>
          </w:p>
        </w:tc>
        <w:tc>
          <w:tcPr>
            <w:tcW w:w="709" w:type="dxa"/>
            <w:vAlign w:val="center"/>
          </w:tcPr>
          <w:p w:rsidR="00546510" w:rsidRPr="00A43D7A" w:rsidRDefault="00546510" w:rsidP="00E770E0">
            <w:pPr>
              <w:spacing w:line="240" w:lineRule="auto"/>
              <w:ind w:firstLine="0"/>
              <w:jc w:val="center"/>
            </w:pPr>
            <w:r>
              <w:t>0,6</w:t>
            </w:r>
          </w:p>
        </w:tc>
        <w:tc>
          <w:tcPr>
            <w:tcW w:w="709" w:type="dxa"/>
            <w:vAlign w:val="center"/>
          </w:tcPr>
          <w:p w:rsidR="00546510" w:rsidRPr="00A43D7A" w:rsidRDefault="00546510" w:rsidP="00E770E0">
            <w:pPr>
              <w:spacing w:line="240" w:lineRule="auto"/>
              <w:ind w:firstLine="0"/>
              <w:jc w:val="center"/>
            </w:pPr>
            <w:r>
              <w:t>0,55</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525B86"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770E0">
            <w:pPr>
              <w:spacing w:line="240" w:lineRule="auto"/>
              <w:ind w:firstLine="0"/>
              <w:jc w:val="center"/>
            </w:pPr>
            <w:r>
              <w:t>175</w:t>
            </w:r>
          </w:p>
        </w:tc>
        <w:tc>
          <w:tcPr>
            <w:tcW w:w="708" w:type="dxa"/>
            <w:vAlign w:val="center"/>
          </w:tcPr>
          <w:p w:rsidR="00546510" w:rsidRPr="00A43D7A" w:rsidRDefault="00546510" w:rsidP="00E770E0">
            <w:pPr>
              <w:spacing w:line="240" w:lineRule="auto"/>
              <w:ind w:firstLine="0"/>
              <w:jc w:val="center"/>
            </w:pPr>
            <w:r>
              <w:t>176</w:t>
            </w:r>
          </w:p>
        </w:tc>
        <w:tc>
          <w:tcPr>
            <w:tcW w:w="709" w:type="dxa"/>
            <w:vAlign w:val="center"/>
          </w:tcPr>
          <w:p w:rsidR="00546510" w:rsidRPr="00A43D7A" w:rsidRDefault="00546510" w:rsidP="00E770E0">
            <w:pPr>
              <w:spacing w:line="240" w:lineRule="auto"/>
              <w:ind w:firstLine="0"/>
              <w:jc w:val="center"/>
            </w:pPr>
            <w:r>
              <w:t>177</w:t>
            </w:r>
          </w:p>
        </w:tc>
        <w:tc>
          <w:tcPr>
            <w:tcW w:w="709" w:type="dxa"/>
            <w:vAlign w:val="center"/>
          </w:tcPr>
          <w:p w:rsidR="00546510" w:rsidRPr="00A43D7A" w:rsidRDefault="00546510" w:rsidP="00E770E0">
            <w:pPr>
              <w:spacing w:line="240" w:lineRule="auto"/>
              <w:ind w:firstLine="0"/>
              <w:jc w:val="center"/>
            </w:pPr>
            <w:r>
              <w:t>178</w:t>
            </w:r>
          </w:p>
        </w:tc>
        <w:tc>
          <w:tcPr>
            <w:tcW w:w="709" w:type="dxa"/>
            <w:vAlign w:val="center"/>
          </w:tcPr>
          <w:p w:rsidR="00546510" w:rsidRPr="00A43D7A" w:rsidRDefault="00546510" w:rsidP="00E770E0">
            <w:pPr>
              <w:spacing w:line="240" w:lineRule="auto"/>
              <w:ind w:firstLine="0"/>
              <w:jc w:val="center"/>
            </w:pPr>
            <w:r>
              <w:t>180</w:t>
            </w:r>
          </w:p>
        </w:tc>
        <w:tc>
          <w:tcPr>
            <w:tcW w:w="709" w:type="dxa"/>
            <w:vAlign w:val="center"/>
          </w:tcPr>
          <w:p w:rsidR="00546510" w:rsidRDefault="00546510" w:rsidP="00E770E0">
            <w:pPr>
              <w:spacing w:line="240" w:lineRule="auto"/>
              <w:ind w:firstLine="0"/>
              <w:jc w:val="center"/>
            </w:pPr>
            <w:r>
              <w:t>182</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525B86"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1,42</w:t>
            </w:r>
          </w:p>
        </w:tc>
        <w:tc>
          <w:tcPr>
            <w:tcW w:w="708" w:type="dxa"/>
            <w:vAlign w:val="center"/>
          </w:tcPr>
          <w:p w:rsidR="00546510" w:rsidRPr="00A43D7A" w:rsidRDefault="00546510" w:rsidP="00E770E0">
            <w:pPr>
              <w:spacing w:line="240" w:lineRule="auto"/>
              <w:ind w:firstLine="0"/>
              <w:jc w:val="center"/>
            </w:pPr>
            <w:r>
              <w:t>1,41</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1,39</w:t>
            </w:r>
          </w:p>
        </w:tc>
        <w:tc>
          <w:tcPr>
            <w:tcW w:w="709" w:type="dxa"/>
            <w:vAlign w:val="center"/>
          </w:tcPr>
          <w:p w:rsidR="00546510" w:rsidRDefault="00546510" w:rsidP="00E770E0">
            <w:pPr>
              <w:spacing w:line="240" w:lineRule="auto"/>
              <w:ind w:firstLine="0"/>
              <w:jc w:val="center"/>
            </w:pPr>
            <w:r>
              <w:t>1,39</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25B86" w:rsidP="00E770E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1,3</w:t>
            </w:r>
          </w:p>
        </w:tc>
        <w:tc>
          <w:tcPr>
            <w:tcW w:w="708"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r>
    </w:tbl>
    <w:p w:rsidR="00546510" w:rsidRPr="004855D0" w:rsidRDefault="00546510" w:rsidP="00E770E0">
      <w:pPr>
        <w:ind w:firstLine="0"/>
        <w:rPr>
          <w:lang w:val="en-US"/>
        </w:rPr>
      </w:pPr>
    </w:p>
    <w:p w:rsidR="00546510" w:rsidRPr="00E770E0" w:rsidRDefault="00546510" w:rsidP="000219C4">
      <w:pPr>
        <w:ind w:firstLine="0"/>
        <w:rPr>
          <w:b/>
        </w:rPr>
      </w:pPr>
      <w:r w:rsidRPr="00E770E0">
        <w:rPr>
          <w:b/>
        </w:rPr>
        <w:t>Котлоагрегат K-5</w:t>
      </w:r>
    </w:p>
    <w:p w:rsidR="00546510" w:rsidRDefault="00546510" w:rsidP="00546510">
      <w:r>
        <w:t xml:space="preserve">В таблице </w:t>
      </w:r>
      <w:r w:rsidR="00FF3CE2">
        <w:fldChar w:fldCharType="begin"/>
      </w:r>
      <w:r w:rsidR="00FF3CE2">
        <w:instrText xml:space="preserve"> REF tbl_k5_gas_wm \h </w:instrText>
      </w:r>
      <w:r w:rsidR="00FF3CE2">
        <w:fldChar w:fldCharType="separate"/>
      </w:r>
      <w:r w:rsidR="00171714">
        <w:rPr>
          <w:noProof/>
        </w:rPr>
        <w:t>2</w:t>
      </w:r>
      <w:r w:rsidR="00171714">
        <w:t>.</w:t>
      </w:r>
      <w:r w:rsidR="00171714">
        <w:rPr>
          <w:noProof/>
        </w:rPr>
        <w:t>13</w:t>
      </w:r>
      <w:r w:rsidR="00FF3CE2">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природном газе.</w:t>
      </w:r>
    </w:p>
    <w:p w:rsidR="00FF3CE2" w:rsidRPr="00FF3CE2" w:rsidRDefault="00FF3CE2" w:rsidP="00FF3CE2">
      <w:pPr>
        <w:pStyle w:val="af"/>
        <w:keepNext/>
      </w:pPr>
      <w:r>
        <w:t xml:space="preserve">Таблица </w:t>
      </w:r>
      <w:bookmarkStart w:id="49" w:name="tbl_k5_gas_wm"/>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13</w:t>
        </w:r>
      </w:fldSimple>
      <w:bookmarkEnd w:id="49"/>
      <w:r w:rsidRPr="00FF3CE2">
        <w:t xml:space="preserve"> Режимная карта К-5</w:t>
      </w:r>
      <w:r>
        <w:t xml:space="preserve">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2A41FA">
            <w:pPr>
              <w:spacing w:line="240" w:lineRule="auto"/>
              <w:ind w:firstLine="0"/>
              <w:jc w:val="center"/>
              <w:rPr>
                <w:b/>
              </w:rPr>
            </w:pPr>
            <w:r>
              <w:rPr>
                <w:b/>
              </w:rPr>
              <w:t>Параметр</w:t>
            </w:r>
          </w:p>
        </w:tc>
        <w:tc>
          <w:tcPr>
            <w:tcW w:w="1276" w:type="dxa"/>
          </w:tcPr>
          <w:p w:rsidR="00546510" w:rsidRDefault="00546510" w:rsidP="002A41FA">
            <w:pPr>
              <w:spacing w:line="240" w:lineRule="auto"/>
              <w:ind w:firstLine="0"/>
              <w:jc w:val="center"/>
              <w:rPr>
                <w:b/>
              </w:rPr>
            </w:pPr>
            <w:r>
              <w:rPr>
                <w:b/>
              </w:rPr>
              <w:t>Обозначение</w:t>
            </w:r>
          </w:p>
        </w:tc>
        <w:tc>
          <w:tcPr>
            <w:tcW w:w="1559" w:type="dxa"/>
          </w:tcPr>
          <w:p w:rsidR="00546510" w:rsidRDefault="00546510" w:rsidP="002A41FA">
            <w:pPr>
              <w:spacing w:line="240" w:lineRule="auto"/>
              <w:ind w:firstLine="0"/>
              <w:jc w:val="center"/>
              <w:rPr>
                <w:b/>
              </w:rPr>
            </w:pPr>
            <w:r>
              <w:rPr>
                <w:b/>
              </w:rPr>
              <w:t>Ед. измерения</w:t>
            </w:r>
          </w:p>
        </w:tc>
        <w:tc>
          <w:tcPr>
            <w:tcW w:w="4395" w:type="dxa"/>
            <w:gridSpan w:val="6"/>
          </w:tcPr>
          <w:p w:rsidR="00546510" w:rsidRDefault="00546510" w:rsidP="002A41F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25B86"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2A41FA">
            <w:pPr>
              <w:spacing w:line="240" w:lineRule="auto"/>
              <w:ind w:firstLine="0"/>
              <w:jc w:val="center"/>
            </w:pPr>
            <w:r w:rsidRPr="00A43D7A">
              <w:t>т/ч</w:t>
            </w:r>
          </w:p>
        </w:tc>
        <w:tc>
          <w:tcPr>
            <w:tcW w:w="851" w:type="dxa"/>
            <w:vAlign w:val="center"/>
          </w:tcPr>
          <w:p w:rsidR="00546510" w:rsidRPr="00A43D7A" w:rsidRDefault="00546510" w:rsidP="002A41FA">
            <w:pPr>
              <w:spacing w:line="240" w:lineRule="auto"/>
              <w:ind w:firstLine="0"/>
              <w:jc w:val="center"/>
            </w:pPr>
            <w:r>
              <w:t>130</w:t>
            </w:r>
          </w:p>
        </w:tc>
        <w:tc>
          <w:tcPr>
            <w:tcW w:w="708" w:type="dxa"/>
            <w:vAlign w:val="center"/>
          </w:tcPr>
          <w:p w:rsidR="00546510" w:rsidRPr="00A43D7A" w:rsidRDefault="00546510" w:rsidP="002A41FA">
            <w:pPr>
              <w:spacing w:line="240" w:lineRule="auto"/>
              <w:ind w:firstLine="0"/>
              <w:jc w:val="center"/>
            </w:pPr>
            <w:r>
              <w:t>150</w:t>
            </w:r>
          </w:p>
        </w:tc>
        <w:tc>
          <w:tcPr>
            <w:tcW w:w="709" w:type="dxa"/>
            <w:vAlign w:val="center"/>
          </w:tcPr>
          <w:p w:rsidR="00546510" w:rsidRPr="00A43D7A" w:rsidRDefault="00546510" w:rsidP="002A41FA">
            <w:pPr>
              <w:spacing w:line="240" w:lineRule="auto"/>
              <w:ind w:firstLine="0"/>
              <w:jc w:val="center"/>
            </w:pPr>
            <w:r>
              <w:t>170</w:t>
            </w:r>
          </w:p>
        </w:tc>
        <w:tc>
          <w:tcPr>
            <w:tcW w:w="709" w:type="dxa"/>
            <w:vAlign w:val="center"/>
          </w:tcPr>
          <w:p w:rsidR="00546510" w:rsidRPr="00A43D7A" w:rsidRDefault="00546510" w:rsidP="002A41FA">
            <w:pPr>
              <w:spacing w:line="240" w:lineRule="auto"/>
              <w:ind w:firstLine="0"/>
              <w:jc w:val="center"/>
            </w:pPr>
            <w:r>
              <w:t>190</w:t>
            </w:r>
          </w:p>
        </w:tc>
        <w:tc>
          <w:tcPr>
            <w:tcW w:w="709" w:type="dxa"/>
            <w:vAlign w:val="center"/>
          </w:tcPr>
          <w:p w:rsidR="00546510" w:rsidRPr="00A43D7A" w:rsidRDefault="00546510" w:rsidP="002A41FA">
            <w:pPr>
              <w:spacing w:line="240" w:lineRule="auto"/>
              <w:ind w:firstLine="0"/>
              <w:jc w:val="center"/>
            </w:pPr>
            <w:r>
              <w:t>210</w:t>
            </w:r>
          </w:p>
        </w:tc>
        <w:tc>
          <w:tcPr>
            <w:tcW w:w="709" w:type="dxa"/>
            <w:vAlign w:val="center"/>
          </w:tcPr>
          <w:p w:rsidR="00546510" w:rsidRDefault="00546510" w:rsidP="002A41FA">
            <w:pPr>
              <w:spacing w:line="240" w:lineRule="auto"/>
              <w:ind w:firstLine="0"/>
              <w:jc w:val="center"/>
            </w:pPr>
            <w:r>
              <w:t>230</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25B86" w:rsidP="002A41F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5,25</w:t>
            </w:r>
          </w:p>
        </w:tc>
        <w:tc>
          <w:tcPr>
            <w:tcW w:w="708"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5,2</w:t>
            </w:r>
          </w:p>
        </w:tc>
        <w:tc>
          <w:tcPr>
            <w:tcW w:w="709"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5,33</w:t>
            </w:r>
          </w:p>
        </w:tc>
        <w:tc>
          <w:tcPr>
            <w:tcW w:w="709" w:type="dxa"/>
            <w:vAlign w:val="center"/>
          </w:tcPr>
          <w:p w:rsidR="00546510" w:rsidRDefault="00546510" w:rsidP="002A41FA">
            <w:pPr>
              <w:spacing w:line="240" w:lineRule="auto"/>
              <w:ind w:firstLine="0"/>
              <w:jc w:val="center"/>
            </w:pPr>
            <w:r>
              <w:t>5,42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lastRenderedPageBreak/>
              <w:t>Потери тепла в окружающую среду за счет конвекции и излучения</w:t>
            </w:r>
          </w:p>
        </w:tc>
        <w:tc>
          <w:tcPr>
            <w:tcW w:w="1276" w:type="dxa"/>
            <w:vAlign w:val="center"/>
          </w:tcPr>
          <w:p w:rsidR="00546510" w:rsidRPr="00A43D7A" w:rsidRDefault="00525B86" w:rsidP="002A41F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1,01</w:t>
            </w:r>
          </w:p>
        </w:tc>
        <w:tc>
          <w:tcPr>
            <w:tcW w:w="708" w:type="dxa"/>
            <w:vAlign w:val="center"/>
          </w:tcPr>
          <w:p w:rsidR="00546510" w:rsidRPr="00A43D7A" w:rsidRDefault="00546510" w:rsidP="002A41FA">
            <w:pPr>
              <w:spacing w:line="240" w:lineRule="auto"/>
              <w:ind w:firstLine="0"/>
              <w:jc w:val="center"/>
            </w:pPr>
            <w:r>
              <w:t>0,87</w:t>
            </w:r>
          </w:p>
        </w:tc>
        <w:tc>
          <w:tcPr>
            <w:tcW w:w="709" w:type="dxa"/>
            <w:vAlign w:val="center"/>
          </w:tcPr>
          <w:p w:rsidR="00546510" w:rsidRPr="00A43D7A" w:rsidRDefault="00546510" w:rsidP="002A41FA">
            <w:pPr>
              <w:spacing w:line="240" w:lineRule="auto"/>
              <w:ind w:firstLine="0"/>
              <w:jc w:val="center"/>
            </w:pPr>
            <w:r>
              <w:t>0,77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525B86"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2A41FA">
            <w:pPr>
              <w:spacing w:line="240" w:lineRule="auto"/>
              <w:ind w:firstLine="0"/>
              <w:jc w:val="center"/>
            </w:pPr>
            <w:r>
              <w:t>138</w:t>
            </w:r>
          </w:p>
        </w:tc>
        <w:tc>
          <w:tcPr>
            <w:tcW w:w="708" w:type="dxa"/>
            <w:vAlign w:val="center"/>
          </w:tcPr>
          <w:p w:rsidR="00546510" w:rsidRPr="00A43D7A" w:rsidRDefault="00546510" w:rsidP="002A41FA">
            <w:pPr>
              <w:spacing w:line="240" w:lineRule="auto"/>
              <w:ind w:firstLine="0"/>
              <w:jc w:val="center"/>
            </w:pPr>
            <w:r>
              <w:t>140</w:t>
            </w:r>
          </w:p>
        </w:tc>
        <w:tc>
          <w:tcPr>
            <w:tcW w:w="709" w:type="dxa"/>
            <w:vAlign w:val="center"/>
          </w:tcPr>
          <w:p w:rsidR="00546510" w:rsidRPr="00A43D7A" w:rsidRDefault="00546510" w:rsidP="002A41FA">
            <w:pPr>
              <w:spacing w:line="240" w:lineRule="auto"/>
              <w:ind w:firstLine="0"/>
              <w:jc w:val="center"/>
            </w:pPr>
            <w:r>
              <w:t>141</w:t>
            </w:r>
          </w:p>
        </w:tc>
        <w:tc>
          <w:tcPr>
            <w:tcW w:w="709" w:type="dxa"/>
            <w:vAlign w:val="center"/>
          </w:tcPr>
          <w:p w:rsidR="00546510" w:rsidRPr="00A43D7A" w:rsidRDefault="00546510" w:rsidP="002A41FA">
            <w:pPr>
              <w:spacing w:line="240" w:lineRule="auto"/>
              <w:ind w:firstLine="0"/>
              <w:jc w:val="center"/>
            </w:pPr>
            <w:r>
              <w:t>142</w:t>
            </w:r>
          </w:p>
        </w:tc>
        <w:tc>
          <w:tcPr>
            <w:tcW w:w="709" w:type="dxa"/>
            <w:vAlign w:val="center"/>
          </w:tcPr>
          <w:p w:rsidR="00546510" w:rsidRPr="00A43D7A" w:rsidRDefault="00546510" w:rsidP="002A41FA">
            <w:pPr>
              <w:spacing w:line="240" w:lineRule="auto"/>
              <w:ind w:firstLine="0"/>
              <w:jc w:val="center"/>
            </w:pPr>
            <w:r>
              <w:t>143</w:t>
            </w:r>
          </w:p>
        </w:tc>
        <w:tc>
          <w:tcPr>
            <w:tcW w:w="709" w:type="dxa"/>
            <w:vAlign w:val="center"/>
          </w:tcPr>
          <w:p w:rsidR="00546510" w:rsidRDefault="00546510" w:rsidP="002A41FA">
            <w:pPr>
              <w:spacing w:line="240" w:lineRule="auto"/>
              <w:ind w:firstLine="0"/>
              <w:jc w:val="center"/>
            </w:pPr>
            <w:r>
              <w:t>145</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525B86"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1,17</w:t>
            </w:r>
          </w:p>
        </w:tc>
        <w:tc>
          <w:tcPr>
            <w:tcW w:w="708" w:type="dxa"/>
            <w:vAlign w:val="center"/>
          </w:tcPr>
          <w:p w:rsidR="00546510" w:rsidRPr="00A43D7A" w:rsidRDefault="00546510" w:rsidP="002A41FA">
            <w:pPr>
              <w:spacing w:line="240" w:lineRule="auto"/>
              <w:ind w:firstLine="0"/>
              <w:jc w:val="center"/>
            </w:pPr>
            <w:r>
              <w:t>1,14</w:t>
            </w:r>
          </w:p>
        </w:tc>
        <w:tc>
          <w:tcPr>
            <w:tcW w:w="709" w:type="dxa"/>
            <w:vAlign w:val="center"/>
          </w:tcPr>
          <w:p w:rsidR="00546510" w:rsidRPr="00A43D7A" w:rsidRDefault="00546510" w:rsidP="002A41FA">
            <w:pPr>
              <w:spacing w:line="240" w:lineRule="auto"/>
              <w:ind w:firstLine="0"/>
              <w:jc w:val="center"/>
            </w:pPr>
            <w:r>
              <w:t>1,13</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Default="00546510" w:rsidP="002A41FA">
            <w:pPr>
              <w:spacing w:line="240" w:lineRule="auto"/>
              <w:ind w:firstLine="0"/>
              <w:jc w:val="center"/>
            </w:pPr>
            <w:r>
              <w:t>1,12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25B86" w:rsidP="002A41F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w:t>
            </w:r>
          </w:p>
        </w:tc>
        <w:tc>
          <w:tcPr>
            <w:tcW w:w="708" w:type="dxa"/>
            <w:vAlign w:val="center"/>
          </w:tcPr>
          <w:p w:rsidR="00546510" w:rsidRPr="00A43D7A" w:rsidRDefault="00546510" w:rsidP="002A41FA">
            <w:pPr>
              <w:spacing w:line="240" w:lineRule="auto"/>
              <w:ind w:firstLine="0"/>
              <w:jc w:val="center"/>
            </w:pPr>
            <w:r>
              <w:t>1,07</w:t>
            </w:r>
          </w:p>
        </w:tc>
        <w:tc>
          <w:tcPr>
            <w:tcW w:w="709" w:type="dxa"/>
            <w:vAlign w:val="center"/>
          </w:tcPr>
          <w:p w:rsidR="00546510" w:rsidRPr="00A43D7A" w:rsidRDefault="00546510" w:rsidP="002A41FA">
            <w:pPr>
              <w:spacing w:line="240" w:lineRule="auto"/>
              <w:ind w:firstLine="0"/>
              <w:jc w:val="center"/>
            </w:pPr>
            <w:r>
              <w:t>1,06</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r>
    </w:tbl>
    <w:p w:rsidR="00546510" w:rsidRDefault="00546510" w:rsidP="00546510">
      <w:pPr>
        <w:ind w:firstLine="0"/>
        <w:jc w:val="center"/>
        <w:rPr>
          <w:b/>
          <w:lang w:val="en-US"/>
        </w:rPr>
      </w:pPr>
    </w:p>
    <w:p w:rsidR="00546510" w:rsidRPr="00F824A9" w:rsidRDefault="00546510" w:rsidP="00546510">
      <w:r>
        <w:t xml:space="preserve">В таблице </w:t>
      </w:r>
      <w:r w:rsidR="006224A3">
        <w:fldChar w:fldCharType="begin"/>
      </w:r>
      <w:r w:rsidR="006224A3">
        <w:instrText xml:space="preserve"> REF tbl_k5_maz_wm \h </w:instrText>
      </w:r>
      <w:r w:rsidR="006224A3">
        <w:fldChar w:fldCharType="separate"/>
      </w:r>
      <w:r w:rsidR="00171714">
        <w:rPr>
          <w:noProof/>
        </w:rPr>
        <w:t>2</w:t>
      </w:r>
      <w:r w:rsidR="00171714">
        <w:t>.</w:t>
      </w:r>
      <w:r w:rsidR="00171714">
        <w:rPr>
          <w:noProof/>
        </w:rPr>
        <w:t>14</w:t>
      </w:r>
      <w:r w:rsidR="006224A3">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мазуте.</w:t>
      </w:r>
    </w:p>
    <w:p w:rsidR="006224A3" w:rsidRPr="006224A3" w:rsidRDefault="006224A3" w:rsidP="006224A3">
      <w:pPr>
        <w:pStyle w:val="af"/>
        <w:keepNext/>
      </w:pPr>
      <w:r>
        <w:t xml:space="preserve">Таблица </w:t>
      </w:r>
      <w:bookmarkStart w:id="50" w:name="tbl_k5_maz_wm"/>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14</w:t>
        </w:r>
      </w:fldSimple>
      <w:bookmarkEnd w:id="50"/>
      <w:r w:rsidRPr="006224A3">
        <w:t xml:space="preserve"> Режимная карта К-5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6224A3">
            <w:pPr>
              <w:spacing w:line="240" w:lineRule="auto"/>
              <w:ind w:firstLine="0"/>
              <w:jc w:val="center"/>
              <w:rPr>
                <w:b/>
              </w:rPr>
            </w:pPr>
            <w:r>
              <w:rPr>
                <w:b/>
              </w:rPr>
              <w:t>Параметр</w:t>
            </w:r>
          </w:p>
        </w:tc>
        <w:tc>
          <w:tcPr>
            <w:tcW w:w="1276" w:type="dxa"/>
          </w:tcPr>
          <w:p w:rsidR="00546510" w:rsidRDefault="00546510" w:rsidP="006224A3">
            <w:pPr>
              <w:spacing w:line="240" w:lineRule="auto"/>
              <w:ind w:firstLine="0"/>
              <w:jc w:val="center"/>
              <w:rPr>
                <w:b/>
              </w:rPr>
            </w:pPr>
            <w:r>
              <w:rPr>
                <w:b/>
              </w:rPr>
              <w:t>Обозначение</w:t>
            </w:r>
          </w:p>
        </w:tc>
        <w:tc>
          <w:tcPr>
            <w:tcW w:w="1559" w:type="dxa"/>
          </w:tcPr>
          <w:p w:rsidR="00546510" w:rsidRDefault="00546510" w:rsidP="006224A3">
            <w:pPr>
              <w:spacing w:line="240" w:lineRule="auto"/>
              <w:ind w:firstLine="0"/>
              <w:jc w:val="center"/>
              <w:rPr>
                <w:b/>
              </w:rPr>
            </w:pPr>
            <w:r>
              <w:rPr>
                <w:b/>
              </w:rPr>
              <w:t>Ед. измерения</w:t>
            </w:r>
          </w:p>
        </w:tc>
        <w:tc>
          <w:tcPr>
            <w:tcW w:w="4395" w:type="dxa"/>
            <w:gridSpan w:val="4"/>
          </w:tcPr>
          <w:p w:rsidR="00546510" w:rsidRDefault="00546510" w:rsidP="006224A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25B86"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6224A3">
            <w:pPr>
              <w:spacing w:line="240" w:lineRule="auto"/>
              <w:ind w:firstLine="0"/>
              <w:jc w:val="center"/>
            </w:pPr>
            <w:r w:rsidRPr="00A43D7A">
              <w:t>т/ч</w:t>
            </w:r>
          </w:p>
        </w:tc>
        <w:tc>
          <w:tcPr>
            <w:tcW w:w="1276" w:type="dxa"/>
            <w:vAlign w:val="center"/>
          </w:tcPr>
          <w:p w:rsidR="00546510" w:rsidRPr="00A43D7A" w:rsidRDefault="00546510" w:rsidP="006224A3">
            <w:pPr>
              <w:spacing w:line="240" w:lineRule="auto"/>
              <w:ind w:firstLine="0"/>
              <w:jc w:val="center"/>
            </w:pPr>
            <w:r>
              <w:t>170</w:t>
            </w:r>
          </w:p>
        </w:tc>
        <w:tc>
          <w:tcPr>
            <w:tcW w:w="1134" w:type="dxa"/>
            <w:vAlign w:val="center"/>
          </w:tcPr>
          <w:p w:rsidR="00546510" w:rsidRPr="00A43D7A" w:rsidRDefault="00546510" w:rsidP="006224A3">
            <w:pPr>
              <w:spacing w:line="240" w:lineRule="auto"/>
              <w:ind w:firstLine="0"/>
              <w:jc w:val="center"/>
            </w:pPr>
            <w:r>
              <w:t>190</w:t>
            </w:r>
          </w:p>
        </w:tc>
        <w:tc>
          <w:tcPr>
            <w:tcW w:w="1134" w:type="dxa"/>
            <w:vAlign w:val="center"/>
          </w:tcPr>
          <w:p w:rsidR="00546510" w:rsidRPr="00A43D7A" w:rsidRDefault="00546510" w:rsidP="006224A3">
            <w:pPr>
              <w:spacing w:line="240" w:lineRule="auto"/>
              <w:ind w:firstLine="0"/>
              <w:jc w:val="center"/>
            </w:pPr>
            <w:r>
              <w:t>210</w:t>
            </w:r>
          </w:p>
        </w:tc>
        <w:tc>
          <w:tcPr>
            <w:tcW w:w="851" w:type="dxa"/>
            <w:vAlign w:val="center"/>
          </w:tcPr>
          <w:p w:rsidR="00546510" w:rsidRDefault="00546510" w:rsidP="006224A3">
            <w:pPr>
              <w:spacing w:line="240" w:lineRule="auto"/>
              <w:ind w:firstLine="0"/>
              <w:jc w:val="center"/>
            </w:pPr>
            <w:r>
              <w:t>230</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25B86" w:rsidP="006224A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7,41</w:t>
            </w:r>
          </w:p>
        </w:tc>
        <w:tc>
          <w:tcPr>
            <w:tcW w:w="1134" w:type="dxa"/>
            <w:vAlign w:val="center"/>
          </w:tcPr>
          <w:p w:rsidR="00546510" w:rsidRPr="00A43D7A" w:rsidRDefault="00546510" w:rsidP="006224A3">
            <w:pPr>
              <w:spacing w:line="240" w:lineRule="auto"/>
              <w:ind w:firstLine="0"/>
              <w:jc w:val="center"/>
            </w:pPr>
            <w:r>
              <w:t>6,79</w:t>
            </w:r>
          </w:p>
        </w:tc>
        <w:tc>
          <w:tcPr>
            <w:tcW w:w="1134" w:type="dxa"/>
            <w:vAlign w:val="center"/>
          </w:tcPr>
          <w:p w:rsidR="00546510" w:rsidRPr="00A43D7A" w:rsidRDefault="00546510" w:rsidP="006224A3">
            <w:pPr>
              <w:spacing w:line="240" w:lineRule="auto"/>
              <w:ind w:firstLine="0"/>
              <w:jc w:val="center"/>
            </w:pPr>
            <w:r>
              <w:t>6,7</w:t>
            </w:r>
          </w:p>
        </w:tc>
        <w:tc>
          <w:tcPr>
            <w:tcW w:w="851" w:type="dxa"/>
            <w:vAlign w:val="center"/>
          </w:tcPr>
          <w:p w:rsidR="00546510" w:rsidRDefault="00546510" w:rsidP="006224A3">
            <w:pPr>
              <w:spacing w:line="240" w:lineRule="auto"/>
              <w:ind w:firstLine="0"/>
              <w:jc w:val="center"/>
            </w:pPr>
            <w:r>
              <w:t>6,5</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525B86" w:rsidP="006224A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0,77</w:t>
            </w:r>
          </w:p>
        </w:tc>
        <w:tc>
          <w:tcPr>
            <w:tcW w:w="1134" w:type="dxa"/>
            <w:vAlign w:val="center"/>
          </w:tcPr>
          <w:p w:rsidR="00546510" w:rsidRPr="00A43D7A" w:rsidRDefault="00546510" w:rsidP="006224A3">
            <w:pPr>
              <w:spacing w:line="240" w:lineRule="auto"/>
              <w:ind w:firstLine="0"/>
              <w:jc w:val="center"/>
            </w:pPr>
            <w:r>
              <w:t>0,69</w:t>
            </w:r>
          </w:p>
        </w:tc>
        <w:tc>
          <w:tcPr>
            <w:tcW w:w="1134" w:type="dxa"/>
            <w:vAlign w:val="center"/>
          </w:tcPr>
          <w:p w:rsidR="00546510" w:rsidRPr="00A43D7A" w:rsidRDefault="00546510" w:rsidP="006224A3">
            <w:pPr>
              <w:spacing w:line="240" w:lineRule="auto"/>
              <w:ind w:firstLine="0"/>
              <w:jc w:val="center"/>
            </w:pPr>
            <w:r>
              <w:t>0,62</w:t>
            </w:r>
          </w:p>
        </w:tc>
        <w:tc>
          <w:tcPr>
            <w:tcW w:w="851" w:type="dxa"/>
            <w:vAlign w:val="center"/>
          </w:tcPr>
          <w:p w:rsidR="00546510" w:rsidRPr="00A43D7A" w:rsidRDefault="00546510" w:rsidP="006224A3">
            <w:pPr>
              <w:spacing w:line="240" w:lineRule="auto"/>
              <w:ind w:firstLine="0"/>
              <w:jc w:val="center"/>
            </w:pPr>
            <w:r>
              <w:t>0,57</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525B86"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6224A3">
            <w:pPr>
              <w:spacing w:line="240" w:lineRule="auto"/>
              <w:ind w:firstLine="0"/>
              <w:jc w:val="center"/>
            </w:pPr>
            <w:r>
              <w:t>164</w:t>
            </w:r>
          </w:p>
        </w:tc>
        <w:tc>
          <w:tcPr>
            <w:tcW w:w="1134" w:type="dxa"/>
            <w:vAlign w:val="center"/>
          </w:tcPr>
          <w:p w:rsidR="00546510" w:rsidRPr="00A43D7A" w:rsidRDefault="00546510" w:rsidP="006224A3">
            <w:pPr>
              <w:spacing w:line="240" w:lineRule="auto"/>
              <w:ind w:firstLine="0"/>
              <w:jc w:val="center"/>
            </w:pPr>
            <w:r>
              <w:t>165</w:t>
            </w:r>
          </w:p>
        </w:tc>
        <w:tc>
          <w:tcPr>
            <w:tcW w:w="1134" w:type="dxa"/>
            <w:vAlign w:val="center"/>
          </w:tcPr>
          <w:p w:rsidR="00546510" w:rsidRPr="00A43D7A" w:rsidRDefault="00546510" w:rsidP="006224A3">
            <w:pPr>
              <w:spacing w:line="240" w:lineRule="auto"/>
              <w:ind w:firstLine="0"/>
              <w:jc w:val="center"/>
            </w:pPr>
            <w:r>
              <w:t>162</w:t>
            </w:r>
          </w:p>
        </w:tc>
        <w:tc>
          <w:tcPr>
            <w:tcW w:w="851" w:type="dxa"/>
            <w:vAlign w:val="center"/>
          </w:tcPr>
          <w:p w:rsidR="00546510" w:rsidRDefault="00546510" w:rsidP="006224A3">
            <w:pPr>
              <w:spacing w:line="240" w:lineRule="auto"/>
              <w:ind w:firstLine="0"/>
              <w:jc w:val="center"/>
            </w:pPr>
            <w:r>
              <w:t>162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525B86"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1,54</w:t>
            </w:r>
          </w:p>
        </w:tc>
        <w:tc>
          <w:tcPr>
            <w:tcW w:w="1134" w:type="dxa"/>
            <w:vAlign w:val="center"/>
          </w:tcPr>
          <w:p w:rsidR="00546510" w:rsidRPr="00A43D7A" w:rsidRDefault="00546510" w:rsidP="006224A3">
            <w:pPr>
              <w:spacing w:line="240" w:lineRule="auto"/>
              <w:ind w:firstLine="0"/>
              <w:jc w:val="center"/>
            </w:pPr>
            <w:r>
              <w:t>1,43</w:t>
            </w:r>
          </w:p>
        </w:tc>
        <w:tc>
          <w:tcPr>
            <w:tcW w:w="1134" w:type="dxa"/>
            <w:vAlign w:val="center"/>
          </w:tcPr>
          <w:p w:rsidR="00546510" w:rsidRPr="00A43D7A" w:rsidRDefault="00546510" w:rsidP="006224A3">
            <w:pPr>
              <w:spacing w:line="240" w:lineRule="auto"/>
              <w:ind w:firstLine="0"/>
              <w:jc w:val="center"/>
            </w:pPr>
            <w:r>
              <w:t>1,43</w:t>
            </w:r>
          </w:p>
        </w:tc>
        <w:tc>
          <w:tcPr>
            <w:tcW w:w="851" w:type="dxa"/>
            <w:vAlign w:val="center"/>
          </w:tcPr>
          <w:p w:rsidR="00546510" w:rsidRDefault="00546510" w:rsidP="006224A3">
            <w:pPr>
              <w:spacing w:line="240" w:lineRule="auto"/>
              <w:ind w:firstLine="0"/>
              <w:jc w:val="center"/>
            </w:pPr>
            <w:r>
              <w:t>1,42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25B86" w:rsidP="006224A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1,3</w:t>
            </w:r>
          </w:p>
        </w:tc>
        <w:tc>
          <w:tcPr>
            <w:tcW w:w="1134" w:type="dxa"/>
            <w:vAlign w:val="center"/>
          </w:tcPr>
          <w:p w:rsidR="00546510" w:rsidRPr="00A43D7A" w:rsidRDefault="00546510" w:rsidP="006224A3">
            <w:pPr>
              <w:spacing w:line="240" w:lineRule="auto"/>
              <w:ind w:firstLine="0"/>
              <w:jc w:val="center"/>
            </w:pPr>
            <w:r>
              <w:t>1,19</w:t>
            </w:r>
          </w:p>
        </w:tc>
        <w:tc>
          <w:tcPr>
            <w:tcW w:w="1134" w:type="dxa"/>
            <w:vAlign w:val="center"/>
          </w:tcPr>
          <w:p w:rsidR="00546510" w:rsidRPr="00A43D7A" w:rsidRDefault="00546510" w:rsidP="006224A3">
            <w:pPr>
              <w:spacing w:line="240" w:lineRule="auto"/>
              <w:ind w:firstLine="0"/>
              <w:jc w:val="center"/>
            </w:pPr>
            <w:r>
              <w:t>1,19</w:t>
            </w:r>
          </w:p>
        </w:tc>
        <w:tc>
          <w:tcPr>
            <w:tcW w:w="851" w:type="dxa"/>
            <w:vAlign w:val="center"/>
          </w:tcPr>
          <w:p w:rsidR="00546510" w:rsidRPr="00A43D7A" w:rsidRDefault="00546510" w:rsidP="006224A3">
            <w:pPr>
              <w:spacing w:line="240" w:lineRule="auto"/>
              <w:ind w:firstLine="0"/>
              <w:jc w:val="center"/>
            </w:pPr>
            <w:r>
              <w:t>1,19</w:t>
            </w:r>
          </w:p>
        </w:tc>
      </w:tr>
    </w:tbl>
    <w:p w:rsidR="00546510" w:rsidRDefault="00546510" w:rsidP="00546510"/>
    <w:p w:rsidR="00546510" w:rsidRPr="004C5754" w:rsidRDefault="00546510" w:rsidP="000219C4">
      <w:pPr>
        <w:ind w:firstLine="0"/>
        <w:rPr>
          <w:b/>
        </w:rPr>
      </w:pPr>
      <w:r w:rsidRPr="004C5754">
        <w:rPr>
          <w:b/>
        </w:rPr>
        <w:t>Котлоагрегат K-6</w:t>
      </w:r>
    </w:p>
    <w:p w:rsidR="00546510" w:rsidRPr="002A0457" w:rsidRDefault="00546510" w:rsidP="00546510">
      <w:r>
        <w:t xml:space="preserve">В таблице </w:t>
      </w:r>
      <w:r w:rsidR="007D35C6">
        <w:fldChar w:fldCharType="begin"/>
      </w:r>
      <w:r w:rsidR="007D35C6">
        <w:instrText xml:space="preserve"> REF tbl_k6_gas_wm \h </w:instrText>
      </w:r>
      <w:r w:rsidR="007D35C6">
        <w:fldChar w:fldCharType="separate"/>
      </w:r>
      <w:r w:rsidR="00171714">
        <w:rPr>
          <w:noProof/>
        </w:rPr>
        <w:t>2</w:t>
      </w:r>
      <w:r w:rsidR="00171714">
        <w:t>.</w:t>
      </w:r>
      <w:r w:rsidR="00171714">
        <w:rPr>
          <w:noProof/>
        </w:rPr>
        <w:t>15</w:t>
      </w:r>
      <w:r w:rsidR="007D35C6">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природном газе.</w:t>
      </w:r>
    </w:p>
    <w:p w:rsidR="008D30B8" w:rsidRPr="002A0457" w:rsidRDefault="008D30B8" w:rsidP="00546510"/>
    <w:p w:rsidR="007D35C6" w:rsidRPr="007D35C6" w:rsidRDefault="007D35C6" w:rsidP="007D35C6">
      <w:pPr>
        <w:pStyle w:val="af"/>
        <w:keepNext/>
      </w:pPr>
      <w:r>
        <w:lastRenderedPageBreak/>
        <w:t xml:space="preserve">Таблица </w:t>
      </w:r>
      <w:bookmarkStart w:id="51" w:name="tbl_k6_gas_wm"/>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15</w:t>
        </w:r>
      </w:fldSimple>
      <w:bookmarkEnd w:id="51"/>
      <w:r w:rsidRPr="007D35C6">
        <w:t xml:space="preserve"> </w:t>
      </w:r>
      <w:r w:rsidRPr="004C5754">
        <w:t>Режимная карта К-6 при работе на природном газе</w:t>
      </w:r>
    </w:p>
    <w:tbl>
      <w:tblPr>
        <w:tblStyle w:val="a4"/>
        <w:tblW w:w="9606" w:type="dxa"/>
        <w:tblLayout w:type="fixed"/>
        <w:tblLook w:val="04A0" w:firstRow="1" w:lastRow="0" w:firstColumn="1" w:lastColumn="0" w:noHBand="0" w:noVBand="1"/>
      </w:tblPr>
      <w:tblGrid>
        <w:gridCol w:w="2660"/>
        <w:gridCol w:w="1134"/>
        <w:gridCol w:w="1417"/>
        <w:gridCol w:w="851"/>
        <w:gridCol w:w="708"/>
        <w:gridCol w:w="709"/>
        <w:gridCol w:w="709"/>
        <w:gridCol w:w="709"/>
        <w:gridCol w:w="709"/>
      </w:tblGrid>
      <w:tr w:rsidR="00546510" w:rsidTr="00D1623C">
        <w:tc>
          <w:tcPr>
            <w:tcW w:w="2660" w:type="dxa"/>
          </w:tcPr>
          <w:p w:rsidR="00546510" w:rsidRDefault="00546510" w:rsidP="004C5754">
            <w:pPr>
              <w:spacing w:line="240" w:lineRule="auto"/>
              <w:ind w:firstLine="0"/>
              <w:jc w:val="center"/>
              <w:rPr>
                <w:b/>
              </w:rPr>
            </w:pPr>
            <w:r>
              <w:rPr>
                <w:b/>
              </w:rPr>
              <w:t>Параметр</w:t>
            </w:r>
          </w:p>
        </w:tc>
        <w:tc>
          <w:tcPr>
            <w:tcW w:w="1134" w:type="dxa"/>
          </w:tcPr>
          <w:p w:rsidR="00546510" w:rsidRDefault="00546510" w:rsidP="004C5754">
            <w:pPr>
              <w:spacing w:line="240" w:lineRule="auto"/>
              <w:ind w:firstLine="0"/>
              <w:jc w:val="center"/>
              <w:rPr>
                <w:b/>
              </w:rPr>
            </w:pPr>
            <w:r>
              <w:rPr>
                <w:b/>
              </w:rPr>
              <w:t>Обозначение</w:t>
            </w:r>
          </w:p>
        </w:tc>
        <w:tc>
          <w:tcPr>
            <w:tcW w:w="1417" w:type="dxa"/>
          </w:tcPr>
          <w:p w:rsidR="00546510" w:rsidRDefault="00546510" w:rsidP="004C5754">
            <w:pPr>
              <w:spacing w:line="240" w:lineRule="auto"/>
              <w:ind w:firstLine="0"/>
              <w:jc w:val="center"/>
              <w:rPr>
                <w:b/>
              </w:rPr>
            </w:pPr>
            <w:r>
              <w:rPr>
                <w:b/>
              </w:rPr>
              <w:t>Ед. измерения</w:t>
            </w:r>
          </w:p>
        </w:tc>
        <w:tc>
          <w:tcPr>
            <w:tcW w:w="4395" w:type="dxa"/>
            <w:gridSpan w:val="6"/>
          </w:tcPr>
          <w:p w:rsidR="00546510" w:rsidRDefault="00546510" w:rsidP="004C5754">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Паропроизводительность</w:t>
            </w:r>
          </w:p>
        </w:tc>
        <w:tc>
          <w:tcPr>
            <w:tcW w:w="1134" w:type="dxa"/>
            <w:vAlign w:val="center"/>
          </w:tcPr>
          <w:p w:rsidR="00546510" w:rsidRPr="00A43D7A" w:rsidRDefault="00525B86"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17" w:type="dxa"/>
            <w:vAlign w:val="center"/>
          </w:tcPr>
          <w:p w:rsidR="00546510" w:rsidRPr="00A43D7A" w:rsidRDefault="00546510" w:rsidP="004C5754">
            <w:pPr>
              <w:spacing w:line="240" w:lineRule="auto"/>
              <w:ind w:firstLine="0"/>
              <w:jc w:val="center"/>
            </w:pPr>
            <w:r w:rsidRPr="00A43D7A">
              <w:t>т/ч</w:t>
            </w:r>
          </w:p>
        </w:tc>
        <w:tc>
          <w:tcPr>
            <w:tcW w:w="851" w:type="dxa"/>
            <w:vAlign w:val="center"/>
          </w:tcPr>
          <w:p w:rsidR="00546510" w:rsidRPr="00A43D7A" w:rsidRDefault="00546510" w:rsidP="004C5754">
            <w:pPr>
              <w:spacing w:line="240" w:lineRule="auto"/>
              <w:ind w:firstLine="0"/>
              <w:jc w:val="center"/>
            </w:pPr>
            <w:r>
              <w:t>130</w:t>
            </w:r>
          </w:p>
        </w:tc>
        <w:tc>
          <w:tcPr>
            <w:tcW w:w="708" w:type="dxa"/>
            <w:vAlign w:val="center"/>
          </w:tcPr>
          <w:p w:rsidR="00546510" w:rsidRPr="00A43D7A" w:rsidRDefault="00546510" w:rsidP="004C5754">
            <w:pPr>
              <w:spacing w:line="240" w:lineRule="auto"/>
              <w:ind w:firstLine="0"/>
              <w:jc w:val="center"/>
            </w:pPr>
            <w:r>
              <w:t>150</w:t>
            </w:r>
          </w:p>
        </w:tc>
        <w:tc>
          <w:tcPr>
            <w:tcW w:w="709" w:type="dxa"/>
            <w:vAlign w:val="center"/>
          </w:tcPr>
          <w:p w:rsidR="00546510" w:rsidRPr="00A43D7A" w:rsidRDefault="00546510" w:rsidP="004C5754">
            <w:pPr>
              <w:spacing w:line="240" w:lineRule="auto"/>
              <w:ind w:firstLine="0"/>
              <w:jc w:val="center"/>
            </w:pPr>
            <w:r>
              <w:t>170</w:t>
            </w:r>
          </w:p>
        </w:tc>
        <w:tc>
          <w:tcPr>
            <w:tcW w:w="709" w:type="dxa"/>
            <w:vAlign w:val="center"/>
          </w:tcPr>
          <w:p w:rsidR="00546510" w:rsidRPr="00A43D7A" w:rsidRDefault="00546510" w:rsidP="004C5754">
            <w:pPr>
              <w:spacing w:line="240" w:lineRule="auto"/>
              <w:ind w:firstLine="0"/>
              <w:jc w:val="center"/>
            </w:pPr>
            <w:r>
              <w:t>190</w:t>
            </w:r>
          </w:p>
        </w:tc>
        <w:tc>
          <w:tcPr>
            <w:tcW w:w="709" w:type="dxa"/>
            <w:vAlign w:val="center"/>
          </w:tcPr>
          <w:p w:rsidR="00546510" w:rsidRPr="00A43D7A" w:rsidRDefault="00546510" w:rsidP="004C5754">
            <w:pPr>
              <w:spacing w:line="240" w:lineRule="auto"/>
              <w:ind w:firstLine="0"/>
              <w:jc w:val="center"/>
            </w:pPr>
            <w:r>
              <w:t>210</w:t>
            </w:r>
          </w:p>
        </w:tc>
        <w:tc>
          <w:tcPr>
            <w:tcW w:w="709" w:type="dxa"/>
            <w:vAlign w:val="center"/>
          </w:tcPr>
          <w:p w:rsidR="00546510" w:rsidRDefault="00546510" w:rsidP="004C5754">
            <w:pPr>
              <w:spacing w:line="240" w:lineRule="auto"/>
              <w:ind w:firstLine="0"/>
              <w:jc w:val="center"/>
            </w:pPr>
            <w:r>
              <w:t>230</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с уходящими газами</w:t>
            </w:r>
          </w:p>
        </w:tc>
        <w:tc>
          <w:tcPr>
            <w:tcW w:w="1134" w:type="dxa"/>
            <w:vAlign w:val="center"/>
          </w:tcPr>
          <w:p w:rsidR="00546510" w:rsidRPr="00A43D7A" w:rsidRDefault="00525B86" w:rsidP="004C5754">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5,62</w:t>
            </w:r>
          </w:p>
        </w:tc>
        <w:tc>
          <w:tcPr>
            <w:tcW w:w="708" w:type="dxa"/>
            <w:vAlign w:val="center"/>
          </w:tcPr>
          <w:p w:rsidR="00546510" w:rsidRPr="00A43D7A" w:rsidRDefault="00546510" w:rsidP="004C5754">
            <w:pPr>
              <w:spacing w:line="240" w:lineRule="auto"/>
              <w:ind w:firstLine="0"/>
              <w:jc w:val="center"/>
            </w:pPr>
            <w:r>
              <w:t>5,66</w:t>
            </w:r>
          </w:p>
        </w:tc>
        <w:tc>
          <w:tcPr>
            <w:tcW w:w="709" w:type="dxa"/>
            <w:vAlign w:val="center"/>
          </w:tcPr>
          <w:p w:rsidR="00546510" w:rsidRPr="00A43D7A" w:rsidRDefault="00546510" w:rsidP="004C5754">
            <w:pPr>
              <w:spacing w:line="240" w:lineRule="auto"/>
              <w:ind w:firstLine="0"/>
              <w:jc w:val="center"/>
            </w:pPr>
            <w:r>
              <w:t>5,69</w:t>
            </w:r>
          </w:p>
        </w:tc>
        <w:tc>
          <w:tcPr>
            <w:tcW w:w="709" w:type="dxa"/>
            <w:vAlign w:val="center"/>
          </w:tcPr>
          <w:p w:rsidR="00546510" w:rsidRPr="00A43D7A" w:rsidRDefault="00546510" w:rsidP="004C5754">
            <w:pPr>
              <w:spacing w:line="240" w:lineRule="auto"/>
              <w:ind w:firstLine="0"/>
              <w:jc w:val="center"/>
            </w:pPr>
            <w:r>
              <w:t>5,73</w:t>
            </w:r>
          </w:p>
        </w:tc>
        <w:tc>
          <w:tcPr>
            <w:tcW w:w="709" w:type="dxa"/>
            <w:vAlign w:val="center"/>
          </w:tcPr>
          <w:p w:rsidR="00546510" w:rsidRPr="00A43D7A" w:rsidRDefault="00546510" w:rsidP="004C5754">
            <w:pPr>
              <w:spacing w:line="240" w:lineRule="auto"/>
              <w:ind w:firstLine="0"/>
              <w:jc w:val="center"/>
            </w:pPr>
            <w:r>
              <w:t>5,78</w:t>
            </w:r>
          </w:p>
        </w:tc>
        <w:tc>
          <w:tcPr>
            <w:tcW w:w="709" w:type="dxa"/>
            <w:vAlign w:val="center"/>
          </w:tcPr>
          <w:p w:rsidR="00546510" w:rsidRDefault="00546510" w:rsidP="004C5754">
            <w:pPr>
              <w:spacing w:line="240" w:lineRule="auto"/>
              <w:ind w:firstLine="0"/>
              <w:jc w:val="center"/>
            </w:pPr>
            <w:r>
              <w:t>5,8</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134" w:type="dxa"/>
            <w:vAlign w:val="center"/>
          </w:tcPr>
          <w:p w:rsidR="00546510" w:rsidRPr="00A43D7A" w:rsidRDefault="00525B86" w:rsidP="004C5754">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1,01</w:t>
            </w:r>
          </w:p>
        </w:tc>
        <w:tc>
          <w:tcPr>
            <w:tcW w:w="708" w:type="dxa"/>
            <w:vAlign w:val="center"/>
          </w:tcPr>
          <w:p w:rsidR="00546510" w:rsidRPr="00A43D7A" w:rsidRDefault="00546510" w:rsidP="004C5754">
            <w:pPr>
              <w:spacing w:line="240" w:lineRule="auto"/>
              <w:ind w:firstLine="0"/>
              <w:jc w:val="center"/>
            </w:pPr>
            <w:r>
              <w:t>0,87</w:t>
            </w:r>
          </w:p>
        </w:tc>
        <w:tc>
          <w:tcPr>
            <w:tcW w:w="709" w:type="dxa"/>
            <w:vAlign w:val="center"/>
          </w:tcPr>
          <w:p w:rsidR="00546510" w:rsidRPr="00A43D7A" w:rsidRDefault="00546510" w:rsidP="004C5754">
            <w:pPr>
              <w:spacing w:line="240" w:lineRule="auto"/>
              <w:ind w:firstLine="0"/>
              <w:jc w:val="center"/>
            </w:pPr>
            <w:r>
              <w:t>0,77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Температура уходящих газов</w:t>
            </w:r>
          </w:p>
        </w:tc>
        <w:tc>
          <w:tcPr>
            <w:tcW w:w="1134" w:type="dxa"/>
            <w:vAlign w:val="center"/>
          </w:tcPr>
          <w:p w:rsidR="00546510" w:rsidRPr="00A43D7A" w:rsidRDefault="00525B86"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4C5754">
            <w:pPr>
              <w:spacing w:line="240" w:lineRule="auto"/>
              <w:ind w:firstLine="0"/>
              <w:jc w:val="center"/>
            </w:pPr>
            <w:r>
              <w:t>142</w:t>
            </w:r>
          </w:p>
        </w:tc>
        <w:tc>
          <w:tcPr>
            <w:tcW w:w="708" w:type="dxa"/>
            <w:vAlign w:val="center"/>
          </w:tcPr>
          <w:p w:rsidR="00546510" w:rsidRPr="00A43D7A" w:rsidRDefault="00546510" w:rsidP="004C5754">
            <w:pPr>
              <w:spacing w:line="240" w:lineRule="auto"/>
              <w:ind w:firstLine="0"/>
              <w:jc w:val="center"/>
            </w:pPr>
            <w:r>
              <w:t>146</w:t>
            </w:r>
          </w:p>
        </w:tc>
        <w:tc>
          <w:tcPr>
            <w:tcW w:w="709" w:type="dxa"/>
            <w:vAlign w:val="center"/>
          </w:tcPr>
          <w:p w:rsidR="00546510" w:rsidRPr="00A43D7A" w:rsidRDefault="00546510" w:rsidP="004C5754">
            <w:pPr>
              <w:spacing w:line="240" w:lineRule="auto"/>
              <w:ind w:firstLine="0"/>
              <w:jc w:val="center"/>
            </w:pPr>
            <w:r>
              <w:t>149</w:t>
            </w:r>
          </w:p>
        </w:tc>
        <w:tc>
          <w:tcPr>
            <w:tcW w:w="709" w:type="dxa"/>
            <w:vAlign w:val="center"/>
          </w:tcPr>
          <w:p w:rsidR="00546510" w:rsidRPr="00A43D7A" w:rsidRDefault="00546510" w:rsidP="004C5754">
            <w:pPr>
              <w:spacing w:line="240" w:lineRule="auto"/>
              <w:ind w:firstLine="0"/>
              <w:jc w:val="center"/>
            </w:pPr>
            <w:r>
              <w:t>151</w:t>
            </w:r>
          </w:p>
        </w:tc>
        <w:tc>
          <w:tcPr>
            <w:tcW w:w="709" w:type="dxa"/>
            <w:vAlign w:val="center"/>
          </w:tcPr>
          <w:p w:rsidR="00546510" w:rsidRPr="00A43D7A" w:rsidRDefault="00546510" w:rsidP="004C5754">
            <w:pPr>
              <w:spacing w:line="240" w:lineRule="auto"/>
              <w:ind w:firstLine="0"/>
              <w:jc w:val="center"/>
            </w:pPr>
            <w:r>
              <w:t>153</w:t>
            </w:r>
          </w:p>
        </w:tc>
        <w:tc>
          <w:tcPr>
            <w:tcW w:w="709" w:type="dxa"/>
            <w:vAlign w:val="center"/>
          </w:tcPr>
          <w:p w:rsidR="00546510" w:rsidRDefault="00546510" w:rsidP="004C5754">
            <w:pPr>
              <w:spacing w:line="240" w:lineRule="auto"/>
              <w:ind w:firstLine="0"/>
              <w:jc w:val="center"/>
            </w:pPr>
            <w:r>
              <w:t>155</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уходящих газах</w:t>
            </w:r>
          </w:p>
        </w:tc>
        <w:tc>
          <w:tcPr>
            <w:tcW w:w="1134" w:type="dxa"/>
            <w:vAlign w:val="center"/>
          </w:tcPr>
          <w:p w:rsidR="00546510" w:rsidRPr="00A43D7A" w:rsidRDefault="00525B86"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1,20</w:t>
            </w:r>
          </w:p>
        </w:tc>
        <w:tc>
          <w:tcPr>
            <w:tcW w:w="708" w:type="dxa"/>
            <w:vAlign w:val="center"/>
          </w:tcPr>
          <w:p w:rsidR="00546510" w:rsidRPr="00A43D7A" w:rsidRDefault="00546510" w:rsidP="004C5754">
            <w:pPr>
              <w:spacing w:line="240" w:lineRule="auto"/>
              <w:ind w:firstLine="0"/>
              <w:jc w:val="center"/>
            </w:pPr>
            <w:r>
              <w:t>1,17</w:t>
            </w:r>
          </w:p>
        </w:tc>
        <w:tc>
          <w:tcPr>
            <w:tcW w:w="709" w:type="dxa"/>
            <w:vAlign w:val="center"/>
          </w:tcPr>
          <w:p w:rsidR="00546510" w:rsidRPr="00A43D7A" w:rsidRDefault="00546510" w:rsidP="004C5754">
            <w:pPr>
              <w:spacing w:line="240" w:lineRule="auto"/>
              <w:ind w:firstLine="0"/>
              <w:jc w:val="center"/>
            </w:pPr>
            <w:r>
              <w:t>1,14</w:t>
            </w:r>
          </w:p>
        </w:tc>
        <w:tc>
          <w:tcPr>
            <w:tcW w:w="709" w:type="dxa"/>
            <w:vAlign w:val="center"/>
          </w:tcPr>
          <w:p w:rsidR="00546510" w:rsidRPr="00A43D7A" w:rsidRDefault="00546510" w:rsidP="004C5754">
            <w:pPr>
              <w:spacing w:line="240" w:lineRule="auto"/>
              <w:ind w:firstLine="0"/>
              <w:jc w:val="center"/>
            </w:pPr>
            <w:r>
              <w:t>1,13</w:t>
            </w:r>
          </w:p>
        </w:tc>
        <w:tc>
          <w:tcPr>
            <w:tcW w:w="709"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Default="00546510" w:rsidP="004C5754">
            <w:pPr>
              <w:spacing w:line="240" w:lineRule="auto"/>
              <w:ind w:firstLine="0"/>
              <w:jc w:val="center"/>
            </w:pPr>
            <w:r>
              <w:t>1,12</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134" w:type="dxa"/>
            <w:vAlign w:val="center"/>
          </w:tcPr>
          <w:p w:rsidR="00546510" w:rsidRPr="00A43D7A" w:rsidRDefault="00525B86" w:rsidP="004C5754">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1.13</w:t>
            </w:r>
          </w:p>
        </w:tc>
        <w:tc>
          <w:tcPr>
            <w:tcW w:w="708"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Pr="00A43D7A" w:rsidRDefault="00546510" w:rsidP="004C5754">
            <w:pPr>
              <w:spacing w:line="240" w:lineRule="auto"/>
              <w:ind w:firstLine="0"/>
              <w:jc w:val="center"/>
            </w:pPr>
            <w:r>
              <w:t>1,11</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r>
    </w:tbl>
    <w:p w:rsidR="00546510" w:rsidRPr="002E1C3E" w:rsidRDefault="00546510" w:rsidP="00546510">
      <w:pPr>
        <w:ind w:firstLine="0"/>
        <w:jc w:val="center"/>
        <w:rPr>
          <w:b/>
        </w:rPr>
      </w:pPr>
    </w:p>
    <w:p w:rsidR="00546510" w:rsidRPr="00F824A9" w:rsidRDefault="00546510" w:rsidP="00546510">
      <w:r>
        <w:t xml:space="preserve">В таблице </w:t>
      </w:r>
      <w:r w:rsidR="00D1623C">
        <w:fldChar w:fldCharType="begin"/>
      </w:r>
      <w:r w:rsidR="00D1623C">
        <w:instrText xml:space="preserve"> REF tbl_k6_maz_wm \h </w:instrText>
      </w:r>
      <w:r w:rsidR="00D1623C">
        <w:fldChar w:fldCharType="separate"/>
      </w:r>
      <w:r w:rsidR="00171714">
        <w:rPr>
          <w:noProof/>
        </w:rPr>
        <w:t>2</w:t>
      </w:r>
      <w:r w:rsidR="00171714">
        <w:t>.</w:t>
      </w:r>
      <w:r w:rsidR="00171714">
        <w:rPr>
          <w:noProof/>
        </w:rPr>
        <w:t>16</w:t>
      </w:r>
      <w:r w:rsidR="00D1623C">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мазуте.</w:t>
      </w:r>
    </w:p>
    <w:p w:rsidR="00D1623C" w:rsidRPr="00D1623C" w:rsidRDefault="00D1623C" w:rsidP="00D1623C">
      <w:pPr>
        <w:pStyle w:val="af"/>
        <w:keepNext/>
      </w:pPr>
      <w:r>
        <w:t xml:space="preserve">Таблица </w:t>
      </w:r>
      <w:bookmarkStart w:id="52" w:name="tbl_k6_maz_wm"/>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16</w:t>
        </w:r>
      </w:fldSimple>
      <w:bookmarkEnd w:id="52"/>
      <w:r w:rsidRPr="00D1623C">
        <w:t xml:space="preserve"> Режимная карта К-6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A454B0">
            <w:pPr>
              <w:spacing w:line="240" w:lineRule="auto"/>
              <w:ind w:firstLine="0"/>
              <w:jc w:val="center"/>
              <w:rPr>
                <w:b/>
              </w:rPr>
            </w:pPr>
            <w:r>
              <w:rPr>
                <w:b/>
              </w:rPr>
              <w:t>Параметр</w:t>
            </w:r>
          </w:p>
        </w:tc>
        <w:tc>
          <w:tcPr>
            <w:tcW w:w="1276" w:type="dxa"/>
          </w:tcPr>
          <w:p w:rsidR="00546510" w:rsidRDefault="00546510" w:rsidP="00A454B0">
            <w:pPr>
              <w:spacing w:line="240" w:lineRule="auto"/>
              <w:ind w:firstLine="0"/>
              <w:jc w:val="center"/>
              <w:rPr>
                <w:b/>
              </w:rPr>
            </w:pPr>
            <w:r>
              <w:rPr>
                <w:b/>
              </w:rPr>
              <w:t>Обозначение</w:t>
            </w:r>
          </w:p>
        </w:tc>
        <w:tc>
          <w:tcPr>
            <w:tcW w:w="1559" w:type="dxa"/>
          </w:tcPr>
          <w:p w:rsidR="00546510" w:rsidRDefault="00546510" w:rsidP="00A454B0">
            <w:pPr>
              <w:spacing w:line="240" w:lineRule="auto"/>
              <w:ind w:firstLine="0"/>
              <w:jc w:val="center"/>
              <w:rPr>
                <w:b/>
              </w:rPr>
            </w:pPr>
            <w:r>
              <w:rPr>
                <w:b/>
              </w:rPr>
              <w:t>Ед. измерения</w:t>
            </w:r>
          </w:p>
        </w:tc>
        <w:tc>
          <w:tcPr>
            <w:tcW w:w="4395" w:type="dxa"/>
            <w:gridSpan w:val="4"/>
          </w:tcPr>
          <w:p w:rsidR="00546510" w:rsidRDefault="00546510" w:rsidP="00A454B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25B86"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A454B0">
            <w:pPr>
              <w:spacing w:line="240" w:lineRule="auto"/>
              <w:ind w:firstLine="0"/>
              <w:jc w:val="center"/>
            </w:pPr>
            <w:r w:rsidRPr="00A43D7A">
              <w:t>т/ч</w:t>
            </w:r>
          </w:p>
        </w:tc>
        <w:tc>
          <w:tcPr>
            <w:tcW w:w="1276" w:type="dxa"/>
            <w:vAlign w:val="center"/>
          </w:tcPr>
          <w:p w:rsidR="00546510" w:rsidRPr="00A43D7A" w:rsidRDefault="00546510" w:rsidP="00A454B0">
            <w:pPr>
              <w:spacing w:line="240" w:lineRule="auto"/>
              <w:ind w:firstLine="0"/>
              <w:jc w:val="center"/>
            </w:pPr>
            <w:r>
              <w:t>170</w:t>
            </w:r>
          </w:p>
        </w:tc>
        <w:tc>
          <w:tcPr>
            <w:tcW w:w="1134" w:type="dxa"/>
            <w:vAlign w:val="center"/>
          </w:tcPr>
          <w:p w:rsidR="00546510" w:rsidRPr="00A43D7A" w:rsidRDefault="00546510" w:rsidP="00A454B0">
            <w:pPr>
              <w:spacing w:line="240" w:lineRule="auto"/>
              <w:ind w:firstLine="0"/>
              <w:jc w:val="center"/>
            </w:pPr>
            <w:r>
              <w:t>190</w:t>
            </w:r>
          </w:p>
        </w:tc>
        <w:tc>
          <w:tcPr>
            <w:tcW w:w="1134" w:type="dxa"/>
            <w:vAlign w:val="center"/>
          </w:tcPr>
          <w:p w:rsidR="00546510" w:rsidRPr="00A43D7A" w:rsidRDefault="00546510" w:rsidP="00A454B0">
            <w:pPr>
              <w:spacing w:line="240" w:lineRule="auto"/>
              <w:ind w:firstLine="0"/>
              <w:jc w:val="center"/>
            </w:pPr>
            <w:r>
              <w:t>210</w:t>
            </w:r>
          </w:p>
        </w:tc>
        <w:tc>
          <w:tcPr>
            <w:tcW w:w="851" w:type="dxa"/>
            <w:vAlign w:val="center"/>
          </w:tcPr>
          <w:p w:rsidR="00546510" w:rsidRDefault="00546510" w:rsidP="00A454B0">
            <w:pPr>
              <w:spacing w:line="240" w:lineRule="auto"/>
              <w:ind w:firstLine="0"/>
              <w:jc w:val="center"/>
            </w:pPr>
            <w:r>
              <w:t>230</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25B86" w:rsidP="00A454B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8,47</w:t>
            </w:r>
          </w:p>
        </w:tc>
        <w:tc>
          <w:tcPr>
            <w:tcW w:w="1134" w:type="dxa"/>
            <w:vAlign w:val="center"/>
          </w:tcPr>
          <w:p w:rsidR="00546510" w:rsidRPr="00A43D7A" w:rsidRDefault="00546510" w:rsidP="00A454B0">
            <w:pPr>
              <w:spacing w:line="240" w:lineRule="auto"/>
              <w:ind w:firstLine="0"/>
              <w:jc w:val="center"/>
            </w:pPr>
            <w:r>
              <w:t>8,1</w:t>
            </w:r>
          </w:p>
        </w:tc>
        <w:tc>
          <w:tcPr>
            <w:tcW w:w="1134" w:type="dxa"/>
            <w:vAlign w:val="center"/>
          </w:tcPr>
          <w:p w:rsidR="00546510" w:rsidRPr="00A43D7A" w:rsidRDefault="00546510" w:rsidP="00A454B0">
            <w:pPr>
              <w:spacing w:line="240" w:lineRule="auto"/>
              <w:ind w:firstLine="0"/>
              <w:jc w:val="center"/>
            </w:pPr>
            <w:r>
              <w:t>7,56</w:t>
            </w:r>
          </w:p>
        </w:tc>
        <w:tc>
          <w:tcPr>
            <w:tcW w:w="851" w:type="dxa"/>
            <w:vAlign w:val="center"/>
          </w:tcPr>
          <w:p w:rsidR="00546510" w:rsidRDefault="00546510" w:rsidP="00A454B0">
            <w:pPr>
              <w:spacing w:line="240" w:lineRule="auto"/>
              <w:ind w:firstLine="0"/>
              <w:jc w:val="center"/>
            </w:pPr>
            <w:r>
              <w:t>7,32</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525B86" w:rsidP="00A454B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0,74</w:t>
            </w:r>
          </w:p>
        </w:tc>
        <w:tc>
          <w:tcPr>
            <w:tcW w:w="1134" w:type="dxa"/>
            <w:vAlign w:val="center"/>
          </w:tcPr>
          <w:p w:rsidR="00546510" w:rsidRPr="00A43D7A" w:rsidRDefault="00546510" w:rsidP="00A454B0">
            <w:pPr>
              <w:spacing w:line="240" w:lineRule="auto"/>
              <w:ind w:firstLine="0"/>
              <w:jc w:val="center"/>
            </w:pPr>
            <w:r>
              <w:t>0,67</w:t>
            </w:r>
          </w:p>
        </w:tc>
        <w:tc>
          <w:tcPr>
            <w:tcW w:w="1134" w:type="dxa"/>
            <w:vAlign w:val="center"/>
          </w:tcPr>
          <w:p w:rsidR="00546510" w:rsidRPr="00A43D7A" w:rsidRDefault="00546510" w:rsidP="00A454B0">
            <w:pPr>
              <w:spacing w:line="240" w:lineRule="auto"/>
              <w:ind w:firstLine="0"/>
              <w:jc w:val="center"/>
            </w:pPr>
            <w:r>
              <w:t>0,6</w:t>
            </w:r>
          </w:p>
        </w:tc>
        <w:tc>
          <w:tcPr>
            <w:tcW w:w="851" w:type="dxa"/>
            <w:vAlign w:val="center"/>
          </w:tcPr>
          <w:p w:rsidR="00546510" w:rsidRPr="00A43D7A" w:rsidRDefault="00546510" w:rsidP="00A454B0">
            <w:pPr>
              <w:spacing w:line="240" w:lineRule="auto"/>
              <w:ind w:firstLine="0"/>
              <w:jc w:val="center"/>
            </w:pPr>
            <w:r>
              <w:t>0,55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525B86"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A454B0">
            <w:pPr>
              <w:spacing w:line="240" w:lineRule="auto"/>
              <w:ind w:firstLine="0"/>
              <w:jc w:val="center"/>
            </w:pPr>
            <w:r>
              <w:t>183</w:t>
            </w:r>
          </w:p>
        </w:tc>
        <w:tc>
          <w:tcPr>
            <w:tcW w:w="1134" w:type="dxa"/>
            <w:vAlign w:val="center"/>
          </w:tcPr>
          <w:p w:rsidR="00546510" w:rsidRPr="00A43D7A" w:rsidRDefault="00546510" w:rsidP="00A454B0">
            <w:pPr>
              <w:spacing w:line="240" w:lineRule="auto"/>
              <w:ind w:firstLine="0"/>
              <w:jc w:val="center"/>
            </w:pPr>
            <w:r>
              <w:t>184</w:t>
            </w:r>
          </w:p>
        </w:tc>
        <w:tc>
          <w:tcPr>
            <w:tcW w:w="1134" w:type="dxa"/>
            <w:vAlign w:val="center"/>
          </w:tcPr>
          <w:p w:rsidR="00546510" w:rsidRPr="00A43D7A" w:rsidRDefault="00546510" w:rsidP="00A454B0">
            <w:pPr>
              <w:spacing w:line="240" w:lineRule="auto"/>
              <w:ind w:firstLine="0"/>
              <w:jc w:val="center"/>
            </w:pPr>
            <w:r>
              <w:t>184</w:t>
            </w:r>
          </w:p>
        </w:tc>
        <w:tc>
          <w:tcPr>
            <w:tcW w:w="851" w:type="dxa"/>
            <w:vAlign w:val="center"/>
          </w:tcPr>
          <w:p w:rsidR="00546510" w:rsidRDefault="00546510" w:rsidP="00A454B0">
            <w:pPr>
              <w:spacing w:line="240" w:lineRule="auto"/>
              <w:ind w:firstLine="0"/>
              <w:jc w:val="center"/>
            </w:pPr>
            <w:r>
              <w:t>185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525B86"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1,61</w:t>
            </w:r>
          </w:p>
        </w:tc>
        <w:tc>
          <w:tcPr>
            <w:tcW w:w="1134"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w:t>
            </w:r>
          </w:p>
        </w:tc>
        <w:tc>
          <w:tcPr>
            <w:tcW w:w="851" w:type="dxa"/>
            <w:vAlign w:val="center"/>
          </w:tcPr>
          <w:p w:rsidR="00546510" w:rsidRDefault="00546510" w:rsidP="00A454B0">
            <w:pPr>
              <w:spacing w:line="240" w:lineRule="auto"/>
              <w:ind w:firstLine="0"/>
              <w:jc w:val="center"/>
            </w:pPr>
            <w:r>
              <w:t>1,34</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25B86" w:rsidP="00A454B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1,43</w:t>
            </w:r>
          </w:p>
        </w:tc>
        <w:tc>
          <w:tcPr>
            <w:tcW w:w="1134" w:type="dxa"/>
            <w:vAlign w:val="center"/>
          </w:tcPr>
          <w:p w:rsidR="00546510" w:rsidRPr="00A43D7A" w:rsidRDefault="00546510" w:rsidP="00A454B0">
            <w:pPr>
              <w:spacing w:line="240" w:lineRule="auto"/>
              <w:ind w:firstLine="0"/>
              <w:jc w:val="center"/>
            </w:pPr>
            <w:r>
              <w:t>1,32</w:t>
            </w:r>
          </w:p>
        </w:tc>
        <w:tc>
          <w:tcPr>
            <w:tcW w:w="851" w:type="dxa"/>
            <w:vAlign w:val="center"/>
          </w:tcPr>
          <w:p w:rsidR="00546510" w:rsidRPr="00A43D7A" w:rsidRDefault="00546510" w:rsidP="00A454B0">
            <w:pPr>
              <w:spacing w:line="240" w:lineRule="auto"/>
              <w:ind w:firstLine="0"/>
              <w:jc w:val="center"/>
            </w:pPr>
            <w:r>
              <w:t>1,26</w:t>
            </w:r>
          </w:p>
        </w:tc>
      </w:tr>
    </w:tbl>
    <w:p w:rsidR="00546510" w:rsidRPr="005F09BA" w:rsidRDefault="00546510" w:rsidP="00546510">
      <w:pPr>
        <w:ind w:firstLine="0"/>
        <w:jc w:val="center"/>
        <w:rPr>
          <w:b/>
          <w:lang w:val="en-US"/>
        </w:rPr>
      </w:pPr>
    </w:p>
    <w:p w:rsidR="00546510" w:rsidRPr="00A454B0" w:rsidRDefault="00546510" w:rsidP="00A454B0">
      <w:pPr>
        <w:pStyle w:val="3"/>
      </w:pPr>
      <w:bookmarkStart w:id="53" w:name="_Toc389395784"/>
      <w:r w:rsidRPr="00A454B0">
        <w:lastRenderedPageBreak/>
        <w:t>Построение регрессионных полиномов</w:t>
      </w:r>
      <w:bookmarkEnd w:id="53"/>
    </w:p>
    <w:p w:rsidR="002A0457" w:rsidRDefault="00546510" w:rsidP="002A0457">
      <w:r>
        <w:t xml:space="preserve">В </w:t>
      </w:r>
      <w:sdt>
        <w:sdtPr>
          <w:id w:val="-1304076453"/>
          <w:citation/>
        </w:sdtPr>
        <w:sdtEndPr/>
        <w:sdtContent>
          <w:r w:rsidR="00CA74DF">
            <w:fldChar w:fldCharType="begin"/>
          </w:r>
          <w:r w:rsidR="00CA74DF" w:rsidRPr="00CA74DF">
            <w:instrText xml:space="preserve"> </w:instrText>
          </w:r>
          <w:r w:rsidR="00CA74DF">
            <w:rPr>
              <w:lang w:val="en-US"/>
            </w:rPr>
            <w:instrText>CITATION</w:instrText>
          </w:r>
          <w:r w:rsidR="00CA74DF" w:rsidRPr="00CA74DF">
            <w:instrText xml:space="preserve"> Дил05 \</w:instrText>
          </w:r>
          <w:r w:rsidR="00CA74DF">
            <w:rPr>
              <w:lang w:val="en-US"/>
            </w:rPr>
            <w:instrText>l</w:instrText>
          </w:r>
          <w:r w:rsidR="00CA74DF" w:rsidRPr="00CA74DF">
            <w:instrText xml:space="preserve"> 1033 </w:instrText>
          </w:r>
          <w:r w:rsidR="00CA74DF">
            <w:fldChar w:fldCharType="separate"/>
          </w:r>
          <w:r w:rsidR="009648CB" w:rsidRPr="005F34FC">
            <w:rPr>
              <w:noProof/>
            </w:rPr>
            <w:t>[11]</w:t>
          </w:r>
          <w:r w:rsidR="00CA74DF">
            <w:fldChar w:fldCharType="end"/>
          </w:r>
        </w:sdtContent>
      </w:sdt>
      <w:r w:rsidR="00CA74DF" w:rsidRPr="00CA74DF">
        <w:t xml:space="preserve"> </w:t>
      </w:r>
      <w:r>
        <w:t xml:space="preserve">рассматриваются условия функционирования </w:t>
      </w:r>
      <w:proofErr w:type="gramStart"/>
      <w:r>
        <w:t>Могилевской</w:t>
      </w:r>
      <w:proofErr w:type="gramEnd"/>
      <w:r>
        <w:t xml:space="preserve"> ТЭЦ-2. Для выделенных параметров, описанных в </w:t>
      </w:r>
      <w:r w:rsidR="00CA74DF">
        <w:t xml:space="preserve">разделе </w:t>
      </w:r>
      <w:r w:rsidR="00CA74DF">
        <w:fldChar w:fldCharType="begin"/>
      </w:r>
      <w:r w:rsidR="00CA74DF">
        <w:instrText xml:space="preserve"> REF _Ref388627715 \r \h </w:instrText>
      </w:r>
      <w:r w:rsidR="00CA74DF">
        <w:fldChar w:fldCharType="separate"/>
      </w:r>
      <w:r w:rsidR="00171714">
        <w:t>2.2.5</w:t>
      </w:r>
      <w:r w:rsidR="00CA74DF">
        <w:fldChar w:fldCharType="end"/>
      </w:r>
      <w:r>
        <w:t xml:space="preserve">, в </w:t>
      </w:r>
      <w:sdt>
        <w:sdtPr>
          <w:id w:val="1027140382"/>
          <w:citation/>
        </w:sdtPr>
        <w:sdtEndPr/>
        <w:sdtContent>
          <w:r w:rsidR="00CA74DF">
            <w:fldChar w:fldCharType="begin"/>
          </w:r>
          <w:r w:rsidR="00CA74DF">
            <w:instrText xml:space="preserve"> CITATION Дил05 \l 1049 </w:instrText>
          </w:r>
          <w:r w:rsidR="00CA74DF">
            <w:fldChar w:fldCharType="separate"/>
          </w:r>
          <w:r w:rsidR="009648CB">
            <w:rPr>
              <w:noProof/>
            </w:rPr>
            <w:t>[11]</w:t>
          </w:r>
          <w:r w:rsidR="00CA74DF">
            <w:fldChar w:fldCharType="end"/>
          </w:r>
        </w:sdtContent>
      </w:sdt>
      <w:r w:rsidR="00CA74DF">
        <w:t xml:space="preserve"> </w:t>
      </w:r>
      <w:r w:rsidRPr="003337EC">
        <w:t>ме</w:t>
      </w:r>
      <w:r>
        <w:t xml:space="preserve">тодами регрессионного анализа были установлены их функциональные зависимости от текущей паровой нагрузки котлоагрегатов. В ходе этого анализа было выявлено, что наиболее удовлетворительным видом функциональных зависимостей являются регрессионные полиномы третьей степени </w:t>
      </w:r>
      <w:sdt>
        <w:sdtPr>
          <w:id w:val="-535431250"/>
          <w:citation/>
        </w:sdtPr>
        <w:sdtEndPr/>
        <w:sdtContent>
          <w:r w:rsidR="0066266C">
            <w:fldChar w:fldCharType="begin"/>
          </w:r>
          <w:r w:rsidR="0066266C">
            <w:instrText xml:space="preserve"> CITATION Дил05 \l 1049 </w:instrText>
          </w:r>
          <w:r w:rsidR="0066266C">
            <w:fldChar w:fldCharType="separate"/>
          </w:r>
          <w:r w:rsidR="009648CB">
            <w:rPr>
              <w:noProof/>
            </w:rPr>
            <w:t>[11]</w:t>
          </w:r>
          <w:r w:rsidR="0066266C">
            <w:fldChar w:fldCharType="end"/>
          </w:r>
        </w:sdtContent>
      </w:sdt>
      <w:r w:rsidR="0066266C">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A0457" w:rsidTr="00DB31DA">
        <w:tc>
          <w:tcPr>
            <w:tcW w:w="8330" w:type="dxa"/>
            <w:vAlign w:val="center"/>
          </w:tcPr>
          <w:p w:rsidR="002A0457" w:rsidRPr="008F7971" w:rsidRDefault="002A0457" w:rsidP="00DB31DA">
            <w:pPr>
              <w:ind w:firstLine="0"/>
            </w:pPr>
            <m:oMathPara>
              <m:oMathParaPr>
                <m:jc m:val="center"/>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 xml:space="preserve">, </m:t>
                </m:r>
              </m:oMath>
            </m:oMathPara>
          </w:p>
        </w:tc>
        <w:tc>
          <w:tcPr>
            <w:tcW w:w="1241" w:type="dxa"/>
            <w:vAlign w:val="center"/>
          </w:tcPr>
          <w:p w:rsidR="002A0457" w:rsidRPr="002978D6" w:rsidRDefault="002A0457" w:rsidP="00DB31DA">
            <w:pPr>
              <w:ind w:firstLine="0"/>
            </w:pPr>
            <w:bookmarkStart w:id="54" w:name="_Ref388628048"/>
            <w:r>
              <w:rPr>
                <w:lang w:val="en-US"/>
              </w:rPr>
              <w:t>(</w:t>
            </w:r>
            <w:fldSimple w:instr=" STYLEREF 1 \s ">
              <w:r w:rsidR="00171714">
                <w:rPr>
                  <w:noProof/>
                </w:rPr>
                <w:t>2</w:t>
              </w:r>
            </w:fldSimple>
            <w:r>
              <w:t>.</w:t>
            </w:r>
            <w:fldSimple w:instr=" SEQ Формула \* ARABIC \s 1 ">
              <w:r w:rsidR="00171714">
                <w:rPr>
                  <w:noProof/>
                </w:rPr>
                <w:t>1</w:t>
              </w:r>
            </w:fldSimple>
            <w:r>
              <w:t>)</w:t>
            </w:r>
            <w:bookmarkEnd w:id="54"/>
          </w:p>
        </w:tc>
      </w:tr>
    </w:tbl>
    <w:p w:rsidR="00546510" w:rsidRPr="00D9588E" w:rsidRDefault="00546510" w:rsidP="00546510">
      <w:r>
        <w:t xml:space="preserve">где </w:t>
      </w:r>
      <m:oMath>
        <m:sSub>
          <m:sSubPr>
            <m:ctrlPr>
              <w:rPr>
                <w:rFonts w:ascii="Cambria Math" w:hAnsi="Cambria Math"/>
                <w:i/>
              </w:rPr>
            </m:ctrlPr>
          </m:sSubPr>
          <m:e>
            <m:r>
              <w:rPr>
                <w:rFonts w:ascii="Cambria Math" w:hAnsi="Cambria Math"/>
              </w:rPr>
              <m:t>D</m:t>
            </m:r>
          </m:e>
          <m:sub>
            <m:r>
              <w:rPr>
                <w:rFonts w:ascii="Cambria Math" w:hAnsi="Cambria Math"/>
              </w:rPr>
              <m:t>Ki</m:t>
            </m:r>
          </m:sub>
        </m:sSub>
      </m:oMath>
      <w:r>
        <w:t xml:space="preserve"> – паровая нагрузка котлоагрегата, </w:t>
      </w:r>
      <w:proofErr w:type="spellStart"/>
      <w:r w:rsidRPr="00C74BCB">
        <w:rPr>
          <w:i/>
          <w:lang w:val="en-US"/>
        </w:rPr>
        <w:t>i</w:t>
      </w:r>
      <w:proofErr w:type="spellEnd"/>
      <w:r w:rsidRPr="00D9588E">
        <w:t xml:space="preserve"> = 1..</w:t>
      </w:r>
      <w:r w:rsidRPr="00C74BCB">
        <w:rPr>
          <w:i/>
          <w:lang w:val="en-US"/>
        </w:rPr>
        <w:t>n</w:t>
      </w:r>
      <w:r w:rsidRPr="00D9588E">
        <w:t xml:space="preserve">, </w:t>
      </w:r>
      <w:r>
        <w:t xml:space="preserve">где </w:t>
      </w:r>
      <w:r w:rsidRPr="00C74BCB">
        <w:rPr>
          <w:i/>
          <w:lang w:val="en-US"/>
        </w:rPr>
        <w:t>n</w:t>
      </w:r>
      <w:r w:rsidRPr="00D9588E">
        <w:t xml:space="preserve"> </w:t>
      </w:r>
      <w:r>
        <w:t>–</w:t>
      </w:r>
      <w:r w:rsidRPr="00D9588E">
        <w:t xml:space="preserve"> </w:t>
      </w:r>
      <w:r>
        <w:t>количество наблюдений.</w:t>
      </w:r>
    </w:p>
    <w:p w:rsidR="00546510" w:rsidRDefault="00546510" w:rsidP="00546510">
      <w:proofErr w:type="gramStart"/>
      <w:r>
        <w:t>Могилевская ТЭЦ-2 является типичным энергетическим предприятием, - это позволяет считать полученные функциональные зависимости, установленные для Могилевской ТЭЦ-2 справедливыми также и для других ТЭЦ.</w:t>
      </w:r>
      <w:proofErr w:type="gramEnd"/>
    </w:p>
    <w:p w:rsidR="00546510" w:rsidRDefault="00546510" w:rsidP="00546510">
      <w:r>
        <w:t>Опишем общий алгоритм построения регрессионных полиномов третьей степени.</w:t>
      </w:r>
    </w:p>
    <w:p w:rsidR="00455480" w:rsidRDefault="00546510" w:rsidP="00455480">
      <w:r>
        <w:t xml:space="preserve">В соответствии с методом наименьших квадратов </w:t>
      </w:r>
      <w:sdt>
        <w:sdtPr>
          <w:id w:val="-1316102262"/>
          <w:citation/>
        </w:sdtPr>
        <w:sdtEndPr/>
        <w:sdtContent>
          <w:r w:rsidR="00DB31DA">
            <w:fldChar w:fldCharType="begin"/>
          </w:r>
          <w:r w:rsidR="00DB31DA">
            <w:instrText xml:space="preserve"> CITATION ИИЕ04 \l 1049 </w:instrText>
          </w:r>
          <w:r w:rsidR="00DB31DA">
            <w:fldChar w:fldCharType="separate"/>
          </w:r>
          <w:r w:rsidR="009648CB">
            <w:rPr>
              <w:noProof/>
            </w:rPr>
            <w:t>[15]</w:t>
          </w:r>
          <w:r w:rsidR="00DB31DA">
            <w:fldChar w:fldCharType="end"/>
          </w:r>
        </w:sdtContent>
      </w:sdt>
      <w:r w:rsidR="00E74A1E">
        <w:t xml:space="preserve">, </w:t>
      </w:r>
      <w:r>
        <w:t>для определения параметров полинома третьей степени</w:t>
      </w:r>
      <w:r w:rsidR="00CD1ECA">
        <w:t xml:space="preserve"> </w:t>
      </w:r>
      <w:r w:rsidR="00CD1ECA">
        <w:fldChar w:fldCharType="begin"/>
      </w:r>
      <w:r w:rsidR="00CD1ECA">
        <w:instrText xml:space="preserve"> REF _Ref388628048 \h </w:instrText>
      </w:r>
      <w:r w:rsidR="00CD1ECA">
        <w:fldChar w:fldCharType="separate"/>
      </w:r>
      <w:r w:rsidR="00171714" w:rsidRPr="00490861">
        <w:t>(</w:t>
      </w:r>
      <w:r w:rsidR="00171714">
        <w:rPr>
          <w:noProof/>
        </w:rPr>
        <w:t>2</w:t>
      </w:r>
      <w:r w:rsidR="00171714">
        <w:t>.</w:t>
      </w:r>
      <w:r w:rsidR="00171714">
        <w:rPr>
          <w:noProof/>
        </w:rPr>
        <w:t>1</w:t>
      </w:r>
      <w:r w:rsidR="00171714">
        <w:t>)</w:t>
      </w:r>
      <w:r w:rsidR="00CD1ECA">
        <w:fldChar w:fldCharType="end"/>
      </w:r>
      <w:r w:rsidRPr="00F4744B">
        <w:t xml:space="preserve"> </w:t>
      </w:r>
      <w:r>
        <w:t>строится следующая система лин</w:t>
      </w:r>
      <w:r w:rsidR="00455480">
        <w:t>ейных алгебраических уравнений: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55480" w:rsidTr="008C4511">
        <w:tc>
          <w:tcPr>
            <w:tcW w:w="8330" w:type="dxa"/>
            <w:vAlign w:val="center"/>
          </w:tcPr>
          <w:p w:rsidR="00455480" w:rsidRPr="008F7971" w:rsidRDefault="00525B86" w:rsidP="008C4511">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 xml:space="preserve">n+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6</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qArr>
                  </m:e>
                </m:d>
              </m:oMath>
            </m:oMathPara>
          </w:p>
        </w:tc>
        <w:tc>
          <w:tcPr>
            <w:tcW w:w="1241" w:type="dxa"/>
            <w:vAlign w:val="center"/>
          </w:tcPr>
          <w:p w:rsidR="00455480" w:rsidRPr="002978D6" w:rsidRDefault="00455480" w:rsidP="008C4511">
            <w:pPr>
              <w:ind w:firstLine="0"/>
            </w:pPr>
            <w:bookmarkStart w:id="55" w:name="_Ref388628244"/>
            <w:r>
              <w:rPr>
                <w:lang w:val="en-US"/>
              </w:rPr>
              <w:t>(</w:t>
            </w:r>
            <w:fldSimple w:instr=" STYLEREF 1 \s ">
              <w:r w:rsidR="00171714">
                <w:rPr>
                  <w:noProof/>
                </w:rPr>
                <w:t>2</w:t>
              </w:r>
            </w:fldSimple>
            <w:r>
              <w:t>.</w:t>
            </w:r>
            <w:fldSimple w:instr=" SEQ Формула \* ARABIC \s 1 ">
              <w:r w:rsidR="00171714">
                <w:rPr>
                  <w:noProof/>
                </w:rPr>
                <w:t>2</w:t>
              </w:r>
            </w:fldSimple>
            <w:r>
              <w:t>)</w:t>
            </w:r>
            <w:bookmarkEnd w:id="55"/>
          </w:p>
        </w:tc>
      </w:tr>
    </w:tbl>
    <w:p w:rsidR="00B23BD8" w:rsidRDefault="00546510" w:rsidP="00B23BD8">
      <w:r>
        <w:t>Обозначим: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525B86"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Y</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K1</m:t>
                                </m:r>
                              </m:sub>
                            </m:sSub>
                          </m:e>
                        </m:d>
                      </m:num>
                      <m:den>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lang w:val="en-US"/>
                                      </w:rPr>
                                      <m:t>K2</m:t>
                                    </m:r>
                                  </m:sub>
                                </m:sSub>
                              </m:e>
                            </m:d>
                          </m:e>
                          <m:e>
                            <m:r>
                              <w:rPr>
                                <w:rFonts w:ascii="Cambria Math" w:hAnsi="Cambria Math"/>
                              </w:rPr>
                              <m:t>…</m:t>
                            </m:r>
                            <m:ctrlPr>
                              <w:rPr>
                                <w:rFonts w:ascii="Cambria Math" w:eastAsia="Cambria Math" w:hAnsi="Cambria Math" w:cs="Cambria Math"/>
                                <w:i/>
                              </w:rPr>
                            </m:ctrlP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Kn</m:t>
                                    </m:r>
                                  </m:sub>
                                </m:sSub>
                              </m:e>
                            </m:d>
                          </m:e>
                        </m:eqArr>
                      </m:den>
                    </m:f>
                  </m:e>
                </m:d>
                <m:r>
                  <w:rPr>
                    <w:rFonts w:ascii="Cambria Math" w:hAnsi="Cambria Math"/>
                  </w:rPr>
                  <m:t xml:space="preserve">, </m:t>
                </m:r>
              </m:oMath>
            </m:oMathPara>
          </w:p>
        </w:tc>
        <w:tc>
          <w:tcPr>
            <w:tcW w:w="1241" w:type="dxa"/>
            <w:vAlign w:val="center"/>
          </w:tcPr>
          <w:p w:rsidR="00B23BD8" w:rsidRPr="002978D6" w:rsidRDefault="00B23BD8" w:rsidP="008C4511">
            <w:pPr>
              <w:ind w:firstLine="0"/>
            </w:pPr>
            <w:r>
              <w:rPr>
                <w:lang w:val="en-US"/>
              </w:rPr>
              <w:t>(</w:t>
            </w:r>
            <w:fldSimple w:instr=" STYLEREF 1 \s ">
              <w:r w:rsidR="00171714">
                <w:rPr>
                  <w:noProof/>
                </w:rPr>
                <w:t>2</w:t>
              </w:r>
            </w:fldSimple>
            <w:r>
              <w:t>.</w:t>
            </w:r>
            <w:fldSimple w:instr=" SEQ Формула \* ARABIC \s 1 ">
              <w:r w:rsidR="00171714">
                <w:rPr>
                  <w:noProof/>
                </w:rPr>
                <w:t>3</w:t>
              </w:r>
            </w:fldSimple>
            <w:r>
              <w:t>)</w:t>
            </w:r>
          </w:p>
        </w:tc>
      </w:tr>
    </w:tbl>
    <w:p w:rsidR="00546510" w:rsidRDefault="00546510" w:rsidP="00546510">
      <w:r>
        <w:t xml:space="preserve">где </w:t>
      </w:r>
      <w:r>
        <w:rPr>
          <w:lang w:val="en-US"/>
        </w:rPr>
        <w:t xml:space="preserve">n – </w:t>
      </w:r>
      <w:r>
        <w:t>количество наблюдений.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B23BD8" w:rsidP="008C4511">
            <w:pPr>
              <w:ind w:firstLine="0"/>
            </w:pPr>
            <m:oMathPara>
              <m:oMathParaPr>
                <m:jc m:val="center"/>
              </m:oMathParaPr>
              <m:oMath>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m>
                          <m:mPr>
                            <m:mcs>
                              <m:mc>
                                <m:mcPr>
                                  <m:count m:val="4"/>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K1</m:t>
                                  </m:r>
                                </m:sub>
                              </m:sSub>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3</m:t>
                                  </m:r>
                                </m:sup>
                              </m:sSubSup>
                              <m:ctrlPr>
                                <w:rPr>
                                  <w:rFonts w:ascii="Cambria Math" w:eastAsia="Cambria Math" w:hAnsi="Cambria Math" w:cs="Cambria Math"/>
                                  <w:i/>
                                </w:rPr>
                              </m:ctrlPr>
                            </m:e>
                          </m:mr>
                          <m:mr>
                            <m:e>
                              <m:r>
                                <w:rPr>
                                  <w:rFonts w:ascii="Cambria Math" w:hAnsi="Cambria Math"/>
                                </w:rPr>
                                <m:t xml:space="preserve"> 1</m:t>
                              </m:r>
                            </m:e>
                            <m:e>
                              <m:sSub>
                                <m:sSubPr>
                                  <m:ctrlPr>
                                    <w:rPr>
                                      <w:rFonts w:ascii="Cambria Math" w:hAnsi="Cambria Math"/>
                                      <w:i/>
                                    </w:rPr>
                                  </m:ctrlPr>
                                </m:sSubPr>
                                <m:e>
                                  <m:r>
                                    <w:rPr>
                                      <w:rFonts w:ascii="Cambria Math" w:hAnsi="Cambria Math"/>
                                    </w:rPr>
                                    <m:t>D</m:t>
                                  </m:r>
                                </m:e>
                                <m:sub>
                                  <m:r>
                                    <w:rPr>
                                      <w:rFonts w:ascii="Cambria Math" w:hAnsi="Cambria Math"/>
                                    </w:rPr>
                                    <m:t>K2</m:t>
                                  </m:r>
                                </m:sub>
                              </m:sSub>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3</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Kn</m:t>
                                  </m:r>
                                </m:sub>
                              </m:sSub>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3</m:t>
                                  </m:r>
                                </m:sup>
                              </m:sSubSup>
                            </m:e>
                          </m:mr>
                        </m:m>
                      </m:e>
                    </m:eqArr>
                  </m:e>
                </m:d>
                <m:r>
                  <w:rPr>
                    <w:rFonts w:ascii="Cambria Math" w:hAnsi="Cambria Math"/>
                  </w:rPr>
                  <m:t>-</m:t>
                </m:r>
              </m:oMath>
            </m:oMathPara>
          </w:p>
        </w:tc>
        <w:tc>
          <w:tcPr>
            <w:tcW w:w="1241" w:type="dxa"/>
            <w:vAlign w:val="center"/>
          </w:tcPr>
          <w:p w:rsidR="00B23BD8" w:rsidRPr="002978D6" w:rsidRDefault="00B23BD8" w:rsidP="008C4511">
            <w:pPr>
              <w:ind w:firstLine="0"/>
            </w:pPr>
            <w:r>
              <w:rPr>
                <w:lang w:val="en-US"/>
              </w:rPr>
              <w:t>(</w:t>
            </w:r>
            <w:fldSimple w:instr=" STYLEREF 1 \s ">
              <w:r w:rsidR="00171714">
                <w:rPr>
                  <w:noProof/>
                </w:rPr>
                <w:t>2</w:t>
              </w:r>
            </w:fldSimple>
            <w:r>
              <w:t>.</w:t>
            </w:r>
            <w:fldSimple w:instr=" SEQ Формула \* ARABIC \s 1 ">
              <w:r w:rsidR="00171714">
                <w:rPr>
                  <w:noProof/>
                </w:rPr>
                <w:t>4</w:t>
              </w:r>
            </w:fldSimple>
            <w:r>
              <w:t>)</w:t>
            </w:r>
          </w:p>
        </w:tc>
      </w:tr>
    </w:tbl>
    <w:p w:rsidR="00546510" w:rsidRPr="000B1013" w:rsidRDefault="00546510" w:rsidP="000B1013">
      <w:pPr>
        <w:ind w:firstLine="0"/>
      </w:pPr>
    </w:p>
    <w:p w:rsidR="000B1013" w:rsidRDefault="00546510" w:rsidP="000B1013">
      <w:r>
        <w:lastRenderedPageBreak/>
        <w:t xml:space="preserve">регрессионная матрица размером </w:t>
      </w:r>
      <w:r>
        <w:rPr>
          <w:lang w:val="en-US"/>
        </w:rPr>
        <w:t>n</w:t>
      </w:r>
      <w:r w:rsidRPr="002D79BA">
        <w:t xml:space="preserve"> * </w:t>
      </w:r>
      <w:r>
        <w:rPr>
          <w:lang w:val="en-US"/>
        </w:rPr>
        <w:t>k</w:t>
      </w:r>
      <w:r w:rsidRPr="002D79BA">
        <w:t xml:space="preserve">, </w:t>
      </w:r>
      <w:r>
        <w:t xml:space="preserve">где </w:t>
      </w:r>
      <w:r>
        <w:rPr>
          <w:lang w:val="en-US"/>
        </w:rPr>
        <w:t>k</w:t>
      </w:r>
      <w:r w:rsidRPr="002D79BA">
        <w:t xml:space="preserve"> </w:t>
      </w:r>
      <w:r>
        <w:t>–</w:t>
      </w:r>
      <w:r w:rsidRPr="002D79BA">
        <w:t xml:space="preserve"> </w:t>
      </w:r>
      <w:r>
        <w:t xml:space="preserve">количество оцениваемых параметров. В данном случае, </w:t>
      </w:r>
      <w:r>
        <w:rPr>
          <w:lang w:val="en-US"/>
        </w:rPr>
        <w:t>k</w:t>
      </w:r>
      <w:r w:rsidRPr="00B23BD8">
        <w:t xml:space="preserve"> = 4.</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B1013" w:rsidTr="008C4511">
        <w:tc>
          <w:tcPr>
            <w:tcW w:w="8330" w:type="dxa"/>
            <w:vAlign w:val="center"/>
          </w:tcPr>
          <w:p w:rsidR="000B1013" w:rsidRPr="008F7971" w:rsidRDefault="00525B86"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m:t>
                                </m:r>
                              </m:sub>
                            </m:sSub>
                          </m:e>
                        </m:eqArr>
                      </m:den>
                    </m:f>
                  </m:e>
                </m:d>
                <m:r>
                  <w:rPr>
                    <w:rFonts w:ascii="Cambria Math" w:hAnsi="Cambria Math"/>
                  </w:rPr>
                  <m:t>-</m:t>
                </m:r>
              </m:oMath>
            </m:oMathPara>
          </w:p>
        </w:tc>
        <w:tc>
          <w:tcPr>
            <w:tcW w:w="1241" w:type="dxa"/>
            <w:vAlign w:val="center"/>
          </w:tcPr>
          <w:p w:rsidR="000B1013" w:rsidRPr="002978D6" w:rsidRDefault="000B1013" w:rsidP="008C4511">
            <w:pPr>
              <w:ind w:firstLine="0"/>
            </w:pPr>
            <w:bookmarkStart w:id="56" w:name="_Ref388628301"/>
            <w:r>
              <w:rPr>
                <w:lang w:val="en-US"/>
              </w:rPr>
              <w:t>(</w:t>
            </w:r>
            <w:fldSimple w:instr=" STYLEREF 1 \s ">
              <w:r w:rsidR="00171714">
                <w:rPr>
                  <w:noProof/>
                </w:rPr>
                <w:t>2</w:t>
              </w:r>
            </w:fldSimple>
            <w:r>
              <w:t>.</w:t>
            </w:r>
            <w:fldSimple w:instr=" SEQ Формула \* ARABIC \s 1 ">
              <w:r w:rsidR="00171714">
                <w:rPr>
                  <w:noProof/>
                </w:rPr>
                <w:t>5</w:t>
              </w:r>
            </w:fldSimple>
            <w:r>
              <w:t>)</w:t>
            </w:r>
            <w:bookmarkEnd w:id="56"/>
          </w:p>
        </w:tc>
      </w:tr>
    </w:tbl>
    <w:p w:rsidR="00546510" w:rsidRDefault="00546510" w:rsidP="00546510">
      <w:r>
        <w:t>вектор параметров.</w:t>
      </w:r>
    </w:p>
    <w:p w:rsidR="00546510" w:rsidRDefault="00546510" w:rsidP="00546510">
      <w:r>
        <w:t>Исходя из этого, система линейных алгебраических уравнений</w:t>
      </w:r>
      <w:r w:rsidR="005518E2">
        <w:t xml:space="preserve"> </w:t>
      </w:r>
      <w:r w:rsidR="005518E2">
        <w:fldChar w:fldCharType="begin"/>
      </w:r>
      <w:r w:rsidR="005518E2">
        <w:instrText xml:space="preserve"> REF _Ref388628244 \h </w:instrText>
      </w:r>
      <w:r w:rsidR="005518E2">
        <w:fldChar w:fldCharType="separate"/>
      </w:r>
      <w:r w:rsidR="00171714" w:rsidRPr="00490861">
        <w:t>(</w:t>
      </w:r>
      <w:r w:rsidR="00171714">
        <w:rPr>
          <w:noProof/>
        </w:rPr>
        <w:t>2</w:t>
      </w:r>
      <w:r w:rsidR="00171714">
        <w:t>.</w:t>
      </w:r>
      <w:r w:rsidR="00171714">
        <w:rPr>
          <w:noProof/>
        </w:rPr>
        <w:t>2</w:t>
      </w:r>
      <w:r w:rsidR="00171714">
        <w:t>)</w:t>
      </w:r>
      <w:r w:rsidR="005518E2">
        <w:fldChar w:fldCharType="end"/>
      </w:r>
      <w:r>
        <w:t xml:space="preserve">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D7C72" w:rsidTr="008C4511">
        <w:tc>
          <w:tcPr>
            <w:tcW w:w="8330" w:type="dxa"/>
            <w:vAlign w:val="center"/>
          </w:tcPr>
          <w:p w:rsidR="00FD7C72" w:rsidRPr="008F7971" w:rsidRDefault="00525B86" w:rsidP="008C4511">
            <w:pPr>
              <w:ind w:firstLine="0"/>
            </w:pPr>
            <m:oMathPara>
              <m:oMathParaPr>
                <m:jc m:val="center"/>
              </m:oMathParaP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r>
                  <w:rPr>
                    <w:rFonts w:ascii="Cambria Math" w:hAnsi="Cambria Math"/>
                  </w:rPr>
                  <m:t>.</m:t>
                </m:r>
              </m:oMath>
            </m:oMathPara>
          </w:p>
        </w:tc>
        <w:tc>
          <w:tcPr>
            <w:tcW w:w="1241" w:type="dxa"/>
            <w:vAlign w:val="center"/>
          </w:tcPr>
          <w:p w:rsidR="00FD7C72" w:rsidRPr="002978D6" w:rsidRDefault="00FD7C72" w:rsidP="008C4511">
            <w:pPr>
              <w:ind w:firstLine="0"/>
            </w:pPr>
            <w:bookmarkStart w:id="57" w:name="_Ref388628390"/>
            <w:r>
              <w:rPr>
                <w:lang w:val="en-US"/>
              </w:rPr>
              <w:t>(</w:t>
            </w:r>
            <w:fldSimple w:instr=" STYLEREF 1 \s ">
              <w:r w:rsidR="00171714">
                <w:rPr>
                  <w:noProof/>
                </w:rPr>
                <w:t>2</w:t>
              </w:r>
            </w:fldSimple>
            <w:r>
              <w:t>.</w:t>
            </w:r>
            <w:fldSimple w:instr=" SEQ Формула \* ARABIC \s 1 ">
              <w:r w:rsidR="00171714">
                <w:rPr>
                  <w:noProof/>
                </w:rPr>
                <w:t>6</w:t>
              </w:r>
            </w:fldSimple>
            <w:r>
              <w:t>)</w:t>
            </w:r>
            <w:bookmarkEnd w:id="57"/>
          </w:p>
        </w:tc>
      </w:tr>
    </w:tbl>
    <w:p w:rsidR="00546510" w:rsidRPr="000806AD" w:rsidRDefault="00546510" w:rsidP="00546510">
      <w:r>
        <w:t xml:space="preserve">Далее, при подстановке исходных данных из наблюдений, вычисляются коэффициенты матриц </w:t>
      </w: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oMath>
      <w:r>
        <w:t xml:space="preserve"> и </w:t>
      </w:r>
      <m:oMath>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oMath>
      <w:r>
        <w:t xml:space="preserve">. А затем, решая полученную систему </w:t>
      </w:r>
      <w:r w:rsidR="00FD7C72">
        <w:fldChar w:fldCharType="begin"/>
      </w:r>
      <w:r w:rsidR="00FD7C72">
        <w:instrText xml:space="preserve"> REF _Ref388628390 \h </w:instrText>
      </w:r>
      <w:r w:rsidR="00FD7C72">
        <w:fldChar w:fldCharType="separate"/>
      </w:r>
      <w:r w:rsidR="00171714" w:rsidRPr="00490861">
        <w:t>(</w:t>
      </w:r>
      <w:r w:rsidR="00171714">
        <w:rPr>
          <w:noProof/>
        </w:rPr>
        <w:t>2</w:t>
      </w:r>
      <w:r w:rsidR="00171714">
        <w:t>.</w:t>
      </w:r>
      <w:r w:rsidR="00171714">
        <w:rPr>
          <w:noProof/>
        </w:rPr>
        <w:t>6</w:t>
      </w:r>
      <w:r w:rsidR="00171714">
        <w:t>)</w:t>
      </w:r>
      <w:r w:rsidR="00FD7C72">
        <w:fldChar w:fldCharType="end"/>
      </w:r>
      <w:r>
        <w:t xml:space="preserve">, находим коэффициенты регрессионного полинома третьей степени </w:t>
      </w:r>
      <m:oMath>
        <m:acc>
          <m:accPr>
            <m:chr m:val="⃗"/>
            <m:ctrlPr>
              <w:rPr>
                <w:rFonts w:ascii="Cambria Math" w:hAnsi="Cambria Math"/>
                <w:i/>
              </w:rPr>
            </m:ctrlPr>
          </m:accPr>
          <m:e>
            <m:r>
              <w:rPr>
                <w:rFonts w:ascii="Cambria Math" w:hAnsi="Cambria Math"/>
                <w:lang w:val="en-US"/>
              </w:rPr>
              <m:t>a</m:t>
            </m:r>
          </m:e>
        </m:acc>
      </m:oMath>
      <w:r>
        <w:t>.</w:t>
      </w:r>
    </w:p>
    <w:p w:rsidR="00546510" w:rsidRPr="005A131F" w:rsidRDefault="00546510" w:rsidP="00546510"/>
    <w:p w:rsidR="00546510" w:rsidRPr="00015510" w:rsidRDefault="00546510" w:rsidP="00015510">
      <w:pPr>
        <w:pStyle w:val="3"/>
      </w:pPr>
      <w:bookmarkStart w:id="58" w:name="_Ref389307168"/>
      <w:bookmarkStart w:id="59" w:name="_Toc389395785"/>
      <w:r w:rsidRPr="00015510">
        <w:t xml:space="preserve">Функциональные зависимости параметров котлоагрегатов очереди «90 </w:t>
      </w:r>
      <w:proofErr w:type="spellStart"/>
      <w:r w:rsidRPr="00015510">
        <w:t>ата</w:t>
      </w:r>
      <w:proofErr w:type="spellEnd"/>
      <w:r w:rsidRPr="00015510">
        <w:t>» от паровой нагрузки</w:t>
      </w:r>
      <w:bookmarkEnd w:id="58"/>
      <w:bookmarkEnd w:id="59"/>
    </w:p>
    <w:p w:rsidR="00546510" w:rsidRDefault="00546510" w:rsidP="00546510">
      <w:r>
        <w:t xml:space="preserve">Построим регрессионные полиномы третьей степени для параметров котлоагрегатов очереди «90 </w:t>
      </w:r>
      <w:proofErr w:type="spellStart"/>
      <w:r>
        <w:t>ата</w:t>
      </w:r>
      <w:proofErr w:type="spellEnd"/>
      <w:r>
        <w:t>». Необходимо получить функциональные зависимости от паровой нагрузки для следующих параметров:</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с уходящими газами</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2</m:t>
            </m:r>
          </m:sub>
        </m:sSub>
      </m:oMath>
      <w:r>
        <w:rPr>
          <w:lang w:val="ru-RU"/>
        </w:rPr>
        <w:t xml:space="preserve">, </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в окружающую среду за счет конвекции и излучения</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5</m:t>
            </m:r>
          </m:sub>
        </m:sSub>
      </m:oMath>
      <w:r>
        <w:rPr>
          <w:lang w:val="ru-RU"/>
        </w:rPr>
        <w:t>,</w:t>
      </w:r>
    </w:p>
    <w:p w:rsidR="00546510" w:rsidRPr="00B33FAF" w:rsidRDefault="00546510" w:rsidP="00546510">
      <w:pPr>
        <w:pStyle w:val="a3"/>
        <w:numPr>
          <w:ilvl w:val="0"/>
          <w:numId w:val="27"/>
        </w:numPr>
        <w:spacing w:line="360" w:lineRule="auto"/>
        <w:rPr>
          <w:lang w:val="ru-RU"/>
        </w:rPr>
      </w:pPr>
      <w:r>
        <w:rPr>
          <w:lang w:val="ru-RU"/>
        </w:rPr>
        <w:t>т</w:t>
      </w:r>
      <w:r w:rsidRPr="00B33FAF">
        <w:rPr>
          <w:lang w:val="ru-RU"/>
        </w:rPr>
        <w:t>емпература уходящих газов</w:t>
      </w:r>
      <w:r>
        <w:rPr>
          <w:lang w:val="ru-RU"/>
        </w:rPr>
        <w:t xml:space="preserve"> </w:t>
      </w:r>
      <m:oMath>
        <m:sSub>
          <m:sSubPr>
            <m:ctrlPr>
              <w:rPr>
                <w:rFonts w:ascii="Cambria Math" w:hAnsi="Cambria Math"/>
                <w:i/>
              </w:rPr>
            </m:ctrlPr>
          </m:sSubPr>
          <m:e>
            <m:r>
              <w:rPr>
                <w:rFonts w:ascii="Cambria Math" w:hAnsi="Cambria Math"/>
              </w:rPr>
              <m:t>t</m:t>
            </m:r>
          </m:e>
          <m:sub>
            <w:proofErr w:type="gramStart"/>
            <m:r>
              <w:rPr>
                <w:rFonts w:ascii="Cambria Math" w:hAnsi="Cambria Math"/>
                <w:lang w:val="ru-RU"/>
              </w:rPr>
              <m:t>ух</m:t>
            </m:r>
            <w:proofErr w:type="gramEnd"/>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уходящих газах</w:t>
      </w:r>
      <w:r>
        <w:rPr>
          <w:lang w:val="ru-RU"/>
        </w:rPr>
        <w:t xml:space="preserve"> </w:t>
      </w:r>
      <m:oMath>
        <m:sSub>
          <m:sSubPr>
            <m:ctrlPr>
              <w:rPr>
                <w:rFonts w:ascii="Cambria Math" w:hAnsi="Cambria Math"/>
                <w:i/>
              </w:rPr>
            </m:ctrlPr>
          </m:sSubPr>
          <m:e>
            <m:r>
              <w:rPr>
                <w:rFonts w:ascii="Cambria Math" w:hAnsi="Cambria Math"/>
              </w:rPr>
              <m:t>a</m:t>
            </m:r>
          </m:e>
          <m:sub>
            <w:proofErr w:type="gramStart"/>
            <m:r>
              <w:rPr>
                <w:rFonts w:ascii="Cambria Math" w:hAnsi="Cambria Math"/>
                <w:lang w:val="ru-RU"/>
              </w:rPr>
              <m:t>ух</m:t>
            </m:r>
            <w:proofErr w:type="gramEnd"/>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режимном сечении</w:t>
      </w:r>
      <w:r>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lang w:val="ru-RU"/>
        </w:rPr>
        <w:t>.</w:t>
      </w:r>
    </w:p>
    <w:p w:rsidR="00546510" w:rsidRDefault="00546510" w:rsidP="00546510">
      <w:r>
        <w:t xml:space="preserve">Для каждого из перечисленных выше параметров решим систему линейных алгебраических уравнений, описанную </w:t>
      </w:r>
      <w:r w:rsidR="007323A1">
        <w:t xml:space="preserve">формулой </w:t>
      </w:r>
      <w:r w:rsidR="007323A1">
        <w:fldChar w:fldCharType="begin"/>
      </w:r>
      <w:r w:rsidR="007323A1">
        <w:instrText xml:space="preserve"> REF _Ref388628244 \h </w:instrText>
      </w:r>
      <w:r w:rsidR="007323A1">
        <w:fldChar w:fldCharType="separate"/>
      </w:r>
      <w:r w:rsidR="00171714" w:rsidRPr="00490861">
        <w:t>(</w:t>
      </w:r>
      <w:r w:rsidR="00171714">
        <w:rPr>
          <w:noProof/>
        </w:rPr>
        <w:t>2</w:t>
      </w:r>
      <w:r w:rsidR="00171714">
        <w:t>.</w:t>
      </w:r>
      <w:r w:rsidR="00171714">
        <w:rPr>
          <w:noProof/>
        </w:rPr>
        <w:t>2</w:t>
      </w:r>
      <w:r w:rsidR="00171714">
        <w:t>)</w:t>
      </w:r>
      <w:r w:rsidR="007323A1">
        <w:fldChar w:fldCharType="end"/>
      </w:r>
      <w:r>
        <w:t>, используя значения, полученные по режимным картам котлоагрегатов</w:t>
      </w:r>
      <w:r w:rsidR="007323A1">
        <w:t xml:space="preserve"> </w:t>
      </w:r>
      <w:sdt>
        <w:sdtPr>
          <w:id w:val="-975827845"/>
          <w:citation/>
        </w:sdtPr>
        <w:sdtEndPr/>
        <w:sdtContent>
          <w:r w:rsidR="007323A1">
            <w:fldChar w:fldCharType="begin"/>
          </w:r>
          <w:r w:rsidR="007323A1">
            <w:instrText xml:space="preserve"> CITATION Инк12 \l 1049 </w:instrText>
          </w:r>
          <w:r w:rsidR="007323A1">
            <w:fldChar w:fldCharType="separate"/>
          </w:r>
          <w:r w:rsidR="009648CB">
            <w:rPr>
              <w:noProof/>
            </w:rPr>
            <w:t>[14]</w:t>
          </w:r>
          <w:r w:rsidR="007323A1">
            <w:fldChar w:fldCharType="end"/>
          </w:r>
        </w:sdtContent>
      </w:sdt>
      <w:r>
        <w:t xml:space="preserve">, приведенным в </w:t>
      </w:r>
      <w:r w:rsidR="007323A1">
        <w:t xml:space="preserve">разделе </w:t>
      </w:r>
      <w:r w:rsidR="007323A1">
        <w:fldChar w:fldCharType="begin"/>
      </w:r>
      <w:r w:rsidR="007323A1">
        <w:instrText xml:space="preserve"> REF _Ref388627715 \r \h </w:instrText>
      </w:r>
      <w:r w:rsidR="007323A1">
        <w:fldChar w:fldCharType="separate"/>
      </w:r>
      <w:r w:rsidR="00171714">
        <w:t>2.2.5</w:t>
      </w:r>
      <w:r w:rsidR="007323A1">
        <w:fldChar w:fldCharType="end"/>
      </w:r>
      <w:r w:rsidR="007323A1">
        <w:t>.</w:t>
      </w:r>
    </w:p>
    <w:p w:rsidR="00546510" w:rsidRDefault="00546510" w:rsidP="00546510">
      <w:r>
        <w:t xml:space="preserve">В таблицах </w:t>
      </w:r>
      <w:r w:rsidR="000F7F63">
        <w:fldChar w:fldCharType="begin"/>
      </w:r>
      <w:r w:rsidR="000F7F63">
        <w:instrText xml:space="preserve"> REF tbl_q2_regression \h </w:instrText>
      </w:r>
      <w:r w:rsidR="000F7F63">
        <w:fldChar w:fldCharType="separate"/>
      </w:r>
      <w:r w:rsidR="00171714">
        <w:rPr>
          <w:noProof/>
        </w:rPr>
        <w:t>2</w:t>
      </w:r>
      <w:r w:rsidR="00171714">
        <w:t>.</w:t>
      </w:r>
      <w:r w:rsidR="00171714">
        <w:rPr>
          <w:noProof/>
        </w:rPr>
        <w:t>17</w:t>
      </w:r>
      <w:r w:rsidR="000F7F63">
        <w:fldChar w:fldCharType="end"/>
      </w:r>
      <w:r w:rsidR="000F7F63" w:rsidRPr="000F7F63">
        <w:t xml:space="preserve">, </w:t>
      </w:r>
      <w:r w:rsidR="000F7F63">
        <w:fldChar w:fldCharType="begin"/>
      </w:r>
      <w:r w:rsidR="000F7F63">
        <w:instrText xml:space="preserve"> REF tbl_q5_regression \h </w:instrText>
      </w:r>
      <w:r w:rsidR="000F7F63">
        <w:fldChar w:fldCharType="separate"/>
      </w:r>
      <w:r w:rsidR="00171714">
        <w:rPr>
          <w:noProof/>
        </w:rPr>
        <w:t>2</w:t>
      </w:r>
      <w:r w:rsidR="00171714">
        <w:t>.</w:t>
      </w:r>
      <w:r w:rsidR="00171714">
        <w:rPr>
          <w:noProof/>
        </w:rPr>
        <w:t>18</w:t>
      </w:r>
      <w:r w:rsidR="000F7F63">
        <w:fldChar w:fldCharType="end"/>
      </w:r>
      <w:r w:rsidR="000F7F63" w:rsidRPr="000F7F63">
        <w:t xml:space="preserve">, </w:t>
      </w:r>
      <w:r w:rsidR="000F7F63">
        <w:fldChar w:fldCharType="begin"/>
      </w:r>
      <w:r w:rsidR="000F7F63">
        <w:instrText xml:space="preserve"> REF tbl_tyx_regression \h </w:instrText>
      </w:r>
      <w:r w:rsidR="000F7F63">
        <w:fldChar w:fldCharType="separate"/>
      </w:r>
      <w:r w:rsidR="00171714">
        <w:rPr>
          <w:noProof/>
        </w:rPr>
        <w:t>2</w:t>
      </w:r>
      <w:r w:rsidR="00171714">
        <w:t>.</w:t>
      </w:r>
      <w:r w:rsidR="00171714">
        <w:rPr>
          <w:noProof/>
        </w:rPr>
        <w:t>19</w:t>
      </w:r>
      <w:r w:rsidR="000F7F63">
        <w:fldChar w:fldCharType="end"/>
      </w:r>
      <w:r w:rsidR="000F7F63" w:rsidRPr="000F7F63">
        <w:t xml:space="preserve">, </w:t>
      </w:r>
      <w:r w:rsidR="000F7F63">
        <w:fldChar w:fldCharType="begin"/>
      </w:r>
      <w:r w:rsidR="000F7F63">
        <w:instrText xml:space="preserve"> REF tbl_ayx_regression \h </w:instrText>
      </w:r>
      <w:r w:rsidR="000F7F63">
        <w:fldChar w:fldCharType="separate"/>
      </w:r>
      <w:r w:rsidR="00171714">
        <w:rPr>
          <w:noProof/>
        </w:rPr>
        <w:t>2</w:t>
      </w:r>
      <w:r w:rsidR="00171714">
        <w:t>.</w:t>
      </w:r>
      <w:r w:rsidR="00171714">
        <w:rPr>
          <w:noProof/>
        </w:rPr>
        <w:t>20</w:t>
      </w:r>
      <w:r w:rsidR="000F7F63">
        <w:fldChar w:fldCharType="end"/>
      </w:r>
      <w:r w:rsidR="000F7F63" w:rsidRPr="000F7F63">
        <w:t xml:space="preserve">, </w:t>
      </w:r>
      <w:r w:rsidR="000F7F63">
        <w:fldChar w:fldCharType="begin"/>
      </w:r>
      <w:r w:rsidR="000F7F63">
        <w:instrText xml:space="preserve"> REF tbl_apc_regression \h </w:instrText>
      </w:r>
      <w:r w:rsidR="000F7F63">
        <w:fldChar w:fldCharType="separate"/>
      </w:r>
      <w:r w:rsidR="00171714">
        <w:rPr>
          <w:noProof/>
        </w:rPr>
        <w:t>2</w:t>
      </w:r>
      <w:r w:rsidR="00171714">
        <w:t>.</w:t>
      </w:r>
      <w:r w:rsidR="00171714">
        <w:rPr>
          <w:noProof/>
        </w:rPr>
        <w:t>21</w:t>
      </w:r>
      <w:r w:rsidR="000F7F63">
        <w:fldChar w:fldCharType="end"/>
      </w:r>
      <w:r w:rsidR="000F7F63" w:rsidRPr="00B57FE2">
        <w:t xml:space="preserve"> </w:t>
      </w:r>
      <w:r>
        <w:t>ниже приведены построенные функциональные зависимости – регрессионные полиномы третьей степени – параметров котлоагрегатов от паровой нагрузки при использовании различных видов топлива.</w:t>
      </w:r>
    </w:p>
    <w:p w:rsidR="00184189" w:rsidRDefault="00184189" w:rsidP="00184189">
      <w:pPr>
        <w:pStyle w:val="af"/>
        <w:keepNext/>
        <w:jc w:val="center"/>
      </w:pPr>
      <w:r>
        <w:lastRenderedPageBreak/>
        <w:t xml:space="preserve">Таблица </w:t>
      </w:r>
      <w:bookmarkStart w:id="60" w:name="tbl_q2_regression"/>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17</w:t>
        </w:r>
      </w:fldSimple>
      <w:bookmarkEnd w:id="60"/>
      <w:r>
        <w:t xml:space="preserve"> </w:t>
      </w:r>
      <w:r w:rsidRPr="00184189">
        <w:t>Функциональные зависимости потерь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sidRPr="00184189">
        <w:t>) от паровой нагрузки</w:t>
      </w:r>
      <w:proofErr w:type="gramStart"/>
      <w:r w:rsidRPr="00184189">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184189">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Pr="00515CFA" w:rsidRDefault="00546510" w:rsidP="00995381">
            <w:pPr>
              <w:spacing w:line="240" w:lineRule="auto"/>
              <w:ind w:firstLine="0"/>
              <w:jc w:val="center"/>
              <w:rPr>
                <w:b/>
                <w:lang w:val="en-US"/>
              </w:rPr>
            </w:pPr>
            <w:r>
              <w:rPr>
                <w:b/>
              </w:rPr>
              <w:t>Топливо - Газ</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vAlign w:val="center"/>
          </w:tcPr>
          <w:p w:rsidR="00546510" w:rsidRPr="00515CFA" w:rsidRDefault="00525B8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+1.4152*</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-1.9576*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+6.9201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vAlign w:val="center"/>
          </w:tcPr>
          <w:p w:rsidR="00546510" w:rsidRDefault="00525B8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+8.036*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-3.9883*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+5.9667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vAlign w:val="center"/>
          </w:tcPr>
          <w:p w:rsidR="00546510" w:rsidRDefault="00525B8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-3.33*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+1.4857*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-2.2245*</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+17.335</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vAlign w:val="center"/>
          </w:tcPr>
          <w:p w:rsidR="00546510" w:rsidRDefault="00525B8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2.8*</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-1.5893*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+3.2210*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+3.4602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vAlign w:val="center"/>
          </w:tcPr>
          <w:p w:rsidR="00546510" w:rsidRDefault="00525B8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+2.902*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-1.2206*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+6.2753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vAlign w:val="center"/>
          </w:tcPr>
          <w:p w:rsidR="00546510" w:rsidRDefault="00525B8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+6.161*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-8.8376*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+5.9841</m:t>
                </m:r>
              </m:oMath>
            </m:oMathPara>
          </w:p>
        </w:tc>
      </w:tr>
      <w:tr w:rsidR="00546510" w:rsidTr="001E7BF0">
        <w:tc>
          <w:tcPr>
            <w:tcW w:w="9571" w:type="dxa"/>
            <w:gridSpan w:val="2"/>
            <w:vAlign w:val="center"/>
          </w:tcPr>
          <w:p w:rsidR="00546510" w:rsidRPr="000A7E75" w:rsidRDefault="00546510" w:rsidP="00995381">
            <w:pPr>
              <w:spacing w:line="240" w:lineRule="auto"/>
              <w:ind w:firstLine="0"/>
              <w:jc w:val="center"/>
              <w:rPr>
                <w:b/>
              </w:rPr>
            </w:pPr>
            <w:r w:rsidRPr="000A7E75">
              <w:rPr>
                <w:b/>
              </w:rPr>
              <w:t>Топливо - Мазут</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tcPr>
          <w:p w:rsidR="00546510" w:rsidRDefault="00525B8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7.3*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-4.687*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-3.4823*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+11.3632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tcPr>
          <w:p w:rsidR="00546510" w:rsidRDefault="00525B8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4.06*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+1.8058*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-2.7042*</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+21.3641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tcPr>
          <w:p w:rsidR="00546510" w:rsidRDefault="00525B8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6.46*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-2.556*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+3.109*</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-2.4896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tcPr>
          <w:p w:rsidR="00546510" w:rsidRDefault="00525B8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-3.973*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+3.8998*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+7.5956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tcPr>
          <w:p w:rsidR="00546510" w:rsidRDefault="00525B8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1.335*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+8.2697*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-1.7097*</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+124.6383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tcPr>
          <w:p w:rsidR="00546510" w:rsidRDefault="00525B8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-5.7989*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+1.1154*</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-61.7123</m:t>
                </m:r>
              </m:oMath>
            </m:oMathPara>
          </w:p>
        </w:tc>
      </w:tr>
    </w:tbl>
    <w:p w:rsidR="00546510" w:rsidRDefault="00546510" w:rsidP="00546510">
      <w:pPr>
        <w:jc w:val="center"/>
        <w:rPr>
          <w:b/>
          <w:lang w:val="en-US"/>
        </w:rPr>
      </w:pPr>
    </w:p>
    <w:p w:rsidR="00995381" w:rsidRDefault="00995381" w:rsidP="00995381">
      <w:pPr>
        <w:pStyle w:val="af"/>
        <w:keepNext/>
        <w:jc w:val="center"/>
      </w:pPr>
      <w:r>
        <w:t xml:space="preserve">Таблица </w:t>
      </w:r>
      <w:bookmarkStart w:id="61" w:name="tbl_q5_regression"/>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18</w:t>
        </w:r>
      </w:fldSimple>
      <w:bookmarkEnd w:id="61"/>
      <w:r>
        <w:t xml:space="preserve"> </w:t>
      </w:r>
      <w:r w:rsidRPr="00995381">
        <w:t>Функциональные зависимости потерь тепла в окружающую среду за счет конвекции и излучения (</w:t>
      </w: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oMath>
      <w:r w:rsidRPr="00995381">
        <w:t>) от паровой нагрузки</w:t>
      </w:r>
      <w:proofErr w:type="gramStart"/>
      <w:r w:rsidRPr="0099538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9538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99538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525B8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+2.9911*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-5.2080*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+3.9104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525B8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-3.4821*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+1.8161*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+1.4762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tcPr>
          <w:p w:rsidR="00546510" w:rsidRDefault="00525B8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-1.563*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-6.2604*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+1.8051</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lastRenderedPageBreak/>
              <w:t>K</w:t>
            </w:r>
            <w:r w:rsidRPr="00E106D9">
              <w:t>4</w:t>
            </w:r>
          </w:p>
        </w:tc>
        <w:tc>
          <w:tcPr>
            <w:tcW w:w="6381" w:type="dxa"/>
          </w:tcPr>
          <w:p w:rsidR="00546510" w:rsidRDefault="00525B8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+7.321*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-2.1427*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+2.7510</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525B8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6</w:t>
            </w:r>
          </w:p>
        </w:tc>
        <w:tc>
          <w:tcPr>
            <w:tcW w:w="6381" w:type="dxa"/>
          </w:tcPr>
          <w:p w:rsidR="00546510" w:rsidRDefault="00525B86"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9571" w:type="dxa"/>
            <w:gridSpan w:val="2"/>
            <w:vAlign w:val="center"/>
          </w:tcPr>
          <w:p w:rsidR="00546510" w:rsidRPr="007570A7" w:rsidRDefault="00546510" w:rsidP="00995381">
            <w:pPr>
              <w:spacing w:line="240" w:lineRule="auto"/>
              <w:ind w:firstLine="0"/>
              <w:jc w:val="center"/>
            </w:pPr>
            <w:r>
              <w:rPr>
                <w:b/>
              </w:rPr>
              <w:t>Топливо - Мазут</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525B8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+2.1607*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-4.1387*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+3.4672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525B8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+1.7366*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-3.5433*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+3.1406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vAlign w:val="center"/>
          </w:tcPr>
          <w:p w:rsidR="00546510" w:rsidRPr="00E6786B" w:rsidRDefault="00525B86" w:rsidP="00995381">
            <w:pPr>
              <w:spacing w:line="240" w:lineRule="auto"/>
              <w:ind w:firstLine="0"/>
              <w:jc w:val="center"/>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+2.938*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-4.9439*</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+3.4857</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4</w:t>
            </w:r>
          </w:p>
        </w:tc>
        <w:tc>
          <w:tcPr>
            <w:tcW w:w="6381" w:type="dxa"/>
          </w:tcPr>
          <w:p w:rsidR="00546510" w:rsidRDefault="00525B8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-1.6*</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+1.1071*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-2.7908*</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+3.0826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525B8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-1.0635*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+1.3990*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+0.4407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w:t>
            </w:r>
            <w:r w:rsidRPr="00E106D9">
              <w:t>6</w:t>
            </w:r>
          </w:p>
        </w:tc>
        <w:tc>
          <w:tcPr>
            <w:tcW w:w="6381" w:type="dxa"/>
          </w:tcPr>
          <w:p w:rsidR="00546510" w:rsidRDefault="00525B86"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-2.3771*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+4.1497*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-1.4925</m:t>
                </m:r>
              </m:oMath>
            </m:oMathPara>
          </w:p>
        </w:tc>
      </w:tr>
    </w:tbl>
    <w:p w:rsidR="00546510" w:rsidRDefault="00546510" w:rsidP="00546510">
      <w:pPr>
        <w:jc w:val="center"/>
        <w:rPr>
          <w:b/>
        </w:rPr>
      </w:pPr>
    </w:p>
    <w:p w:rsidR="008C4511" w:rsidRDefault="008C4511" w:rsidP="008C4511">
      <w:pPr>
        <w:pStyle w:val="af"/>
        <w:keepNext/>
        <w:jc w:val="center"/>
      </w:pPr>
      <w:r>
        <w:t xml:space="preserve">Таблица </w:t>
      </w:r>
      <w:bookmarkStart w:id="62" w:name="tbl_tyx_regression"/>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19</w:t>
        </w:r>
      </w:fldSimple>
      <w:bookmarkEnd w:id="62"/>
      <w:r>
        <w:t xml:space="preserve"> </w:t>
      </w:r>
      <w:r w:rsidRPr="008C4511">
        <w:t>Функциональные зависимости температуры уходящих газов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w:r w:rsidRPr="008C4511">
        <w:t>) от паровой нагрузки</w:t>
      </w:r>
      <w:proofErr w:type="gramStart"/>
      <w:r w:rsidRPr="008C451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8C451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1</w:t>
            </w:r>
          </w:p>
        </w:tc>
        <w:tc>
          <w:tcPr>
            <w:tcW w:w="6381" w:type="dxa"/>
          </w:tcPr>
          <w:p w:rsidR="00546510" w:rsidRDefault="00525B86"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2</w:t>
            </w:r>
          </w:p>
        </w:tc>
        <w:tc>
          <w:tcPr>
            <w:tcW w:w="6381" w:type="dxa"/>
          </w:tcPr>
          <w:p w:rsidR="00546510" w:rsidRDefault="00525B86"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3</w:t>
            </w:r>
          </w:p>
        </w:tc>
        <w:tc>
          <w:tcPr>
            <w:tcW w:w="6381" w:type="dxa"/>
          </w:tcPr>
          <w:p w:rsidR="00546510" w:rsidRDefault="00525B86"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4</w:t>
            </w:r>
          </w:p>
        </w:tc>
        <w:tc>
          <w:tcPr>
            <w:tcW w:w="6381" w:type="dxa"/>
          </w:tcPr>
          <w:p w:rsidR="00546510" w:rsidRDefault="00525B86"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5</w:t>
            </w:r>
          </w:p>
        </w:tc>
        <w:tc>
          <w:tcPr>
            <w:tcW w:w="6381" w:type="dxa"/>
          </w:tcPr>
          <w:p w:rsidR="00546510" w:rsidRPr="00DE18BC" w:rsidRDefault="00525B86" w:rsidP="00DE18BC">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6</w:t>
            </w:r>
          </w:p>
        </w:tc>
        <w:tc>
          <w:tcPr>
            <w:tcW w:w="6381" w:type="dxa"/>
          </w:tcPr>
          <w:p w:rsidR="00546510" w:rsidRDefault="00525B86" w:rsidP="00F93A46">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Мазут</w:t>
            </w:r>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1</w:t>
            </w:r>
          </w:p>
        </w:tc>
        <w:tc>
          <w:tcPr>
            <w:tcW w:w="6381" w:type="dxa"/>
          </w:tcPr>
          <w:p w:rsidR="00573860" w:rsidRDefault="00525B86"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1.3671*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+2.9028*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+35.025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lastRenderedPageBreak/>
              <w:t>K</w:t>
            </w:r>
            <w:r w:rsidRPr="00E106D9">
              <w:t>2</w:t>
            </w:r>
          </w:p>
        </w:tc>
        <w:tc>
          <w:tcPr>
            <w:tcW w:w="6381" w:type="dxa"/>
          </w:tcPr>
          <w:p w:rsidR="00573860" w:rsidRDefault="00525B86"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1.222*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+5.8910*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+78.98</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3</w:t>
            </w:r>
          </w:p>
        </w:tc>
        <w:tc>
          <w:tcPr>
            <w:tcW w:w="6381" w:type="dxa"/>
          </w:tcPr>
          <w:p w:rsidR="00573860" w:rsidRDefault="00525B86"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-5.073*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+8.905*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+1.0979*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+93.65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4</w:t>
            </w:r>
          </w:p>
        </w:tc>
        <w:tc>
          <w:tcPr>
            <w:tcW w:w="6381" w:type="dxa"/>
          </w:tcPr>
          <w:p w:rsidR="00573860" w:rsidRDefault="00525B86"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5.45*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5</w:t>
            </w:r>
          </w:p>
        </w:tc>
        <w:tc>
          <w:tcPr>
            <w:tcW w:w="6381" w:type="dxa"/>
          </w:tcPr>
          <w:p w:rsidR="00573860" w:rsidRPr="00DE18BC" w:rsidRDefault="00525B86" w:rsidP="00573860">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2.22*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-2.3368*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+12.045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6</w:t>
            </w:r>
          </w:p>
        </w:tc>
        <w:tc>
          <w:tcPr>
            <w:tcW w:w="6381" w:type="dxa"/>
          </w:tcPr>
          <w:p w:rsidR="00573860" w:rsidRDefault="00525B86"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+76.468</m:t>
                </m:r>
              </m:oMath>
            </m:oMathPara>
          </w:p>
        </w:tc>
      </w:tr>
    </w:tbl>
    <w:p w:rsidR="00546510" w:rsidRPr="00E106D9" w:rsidRDefault="00546510" w:rsidP="00546510">
      <w:pPr>
        <w:rPr>
          <w:b/>
        </w:rPr>
      </w:pPr>
    </w:p>
    <w:p w:rsidR="00342F00" w:rsidRDefault="00342F00" w:rsidP="00342F00">
      <w:pPr>
        <w:pStyle w:val="af"/>
        <w:keepNext/>
        <w:jc w:val="center"/>
      </w:pPr>
      <w:r>
        <w:t xml:space="preserve">Таблица </w:t>
      </w:r>
      <w:bookmarkStart w:id="63" w:name="tbl_ayx_regression"/>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20</w:t>
        </w:r>
      </w:fldSimple>
      <w:bookmarkEnd w:id="63"/>
      <w:r w:rsidRPr="00342F00">
        <w:t xml:space="preserve"> Функциональные зависимости коэффициентов избытка воздуха в уходящих газах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w:r w:rsidRPr="00342F00">
        <w:t>) от паровой нагрузки</w:t>
      </w:r>
      <w:proofErr w:type="gramStart"/>
      <w:r w:rsidRPr="00342F00">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Газ</w:t>
            </w:r>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1</w:t>
            </w:r>
          </w:p>
        </w:tc>
        <w:tc>
          <w:tcPr>
            <w:tcW w:w="6381" w:type="dxa"/>
          </w:tcPr>
          <w:p w:rsidR="00B25827" w:rsidRDefault="00525B86"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2</w:t>
            </w:r>
          </w:p>
        </w:tc>
        <w:tc>
          <w:tcPr>
            <w:tcW w:w="6381" w:type="dxa"/>
          </w:tcPr>
          <w:p w:rsidR="00B25827" w:rsidRDefault="00525B86"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3</w:t>
            </w:r>
          </w:p>
        </w:tc>
        <w:tc>
          <w:tcPr>
            <w:tcW w:w="6381" w:type="dxa"/>
          </w:tcPr>
          <w:p w:rsidR="00B25827" w:rsidRDefault="00525B86"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4</w:t>
            </w:r>
          </w:p>
        </w:tc>
        <w:tc>
          <w:tcPr>
            <w:tcW w:w="6381" w:type="dxa"/>
          </w:tcPr>
          <w:p w:rsidR="00B25827" w:rsidRDefault="00525B86"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5</w:t>
            </w:r>
          </w:p>
        </w:tc>
        <w:tc>
          <w:tcPr>
            <w:tcW w:w="6381" w:type="dxa"/>
          </w:tcPr>
          <w:p w:rsidR="00B25827" w:rsidRPr="00DE18BC" w:rsidRDefault="00525B86" w:rsidP="003B4D4F">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6</w:t>
            </w:r>
          </w:p>
        </w:tc>
        <w:tc>
          <w:tcPr>
            <w:tcW w:w="6381" w:type="dxa"/>
          </w:tcPr>
          <w:p w:rsidR="00B25827" w:rsidRDefault="00525B86"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Мазут</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525B86"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525B86"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525B86"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525B86"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525B86" w:rsidP="003B4D4F">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lastRenderedPageBreak/>
              <w:t>K</w:t>
            </w:r>
            <w:r w:rsidRPr="00E106D9">
              <w:t>6</w:t>
            </w:r>
          </w:p>
        </w:tc>
        <w:tc>
          <w:tcPr>
            <w:tcW w:w="6381" w:type="dxa"/>
          </w:tcPr>
          <w:p w:rsidR="00947F14" w:rsidRDefault="00525B86"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bl>
    <w:p w:rsidR="00546510" w:rsidRDefault="00546510" w:rsidP="00546510">
      <w:pPr>
        <w:jc w:val="center"/>
        <w:rPr>
          <w:b/>
        </w:rPr>
      </w:pPr>
    </w:p>
    <w:p w:rsidR="00342F00" w:rsidRDefault="00342F00" w:rsidP="00342F00">
      <w:pPr>
        <w:pStyle w:val="af"/>
        <w:keepNext/>
        <w:jc w:val="center"/>
      </w:pPr>
      <w:r>
        <w:t xml:space="preserve">Таблица </w:t>
      </w:r>
      <w:bookmarkStart w:id="64" w:name="tbl_apc_regression"/>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21</w:t>
        </w:r>
      </w:fldSimple>
      <w:bookmarkEnd w:id="64"/>
      <w:r>
        <w:t xml:space="preserve"> </w:t>
      </w:r>
      <w:r w:rsidRPr="00342F00">
        <w:t xml:space="preserve">Функциональные зависимости коэффициентов избытка воздуха режимном </w:t>
      </w:r>
      <w:proofErr w:type="gramStart"/>
      <w:r w:rsidRPr="00342F00">
        <w:t>сечении</w:t>
      </w:r>
      <w:proofErr w:type="gramEnd"/>
      <w:r w:rsidRPr="00342F00">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342F00">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Газ</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525B86"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525B86"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525B86"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525B86"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525B86" w:rsidP="003B4D4F">
            <w:pPr>
              <w:spacing w:line="240" w:lineRule="auto"/>
              <w:ind w:firstLine="0"/>
              <w:jc w:val="center"/>
              <w:rPr>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6</w:t>
            </w:r>
          </w:p>
        </w:tc>
        <w:tc>
          <w:tcPr>
            <w:tcW w:w="6381" w:type="dxa"/>
          </w:tcPr>
          <w:p w:rsidR="00947F14" w:rsidRDefault="00525B86"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Мазут</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525B86"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525B86"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525B86"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525B86"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525B86" w:rsidP="003B4D4F">
            <w:pPr>
              <w:spacing w:line="240" w:lineRule="auto"/>
              <w:ind w:firstLine="0"/>
              <w:jc w:val="center"/>
              <w:rPr>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6</w:t>
            </w:r>
          </w:p>
        </w:tc>
        <w:tc>
          <w:tcPr>
            <w:tcW w:w="6381" w:type="dxa"/>
          </w:tcPr>
          <w:p w:rsidR="00947F14" w:rsidRDefault="00525B86"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bl>
    <w:p w:rsidR="00546510" w:rsidRPr="00B62823" w:rsidRDefault="00546510" w:rsidP="00546510"/>
    <w:p w:rsidR="00546510" w:rsidRPr="00B57FE2" w:rsidRDefault="00546510" w:rsidP="00B57FE2">
      <w:pPr>
        <w:pStyle w:val="3"/>
      </w:pPr>
      <w:bookmarkStart w:id="65" w:name="_Ref388631237"/>
      <w:bookmarkStart w:id="66" w:name="_Toc389395786"/>
      <w:r w:rsidRPr="00B57FE2">
        <w:lastRenderedPageBreak/>
        <w:t>Базовая математическая модель расхода топлива котлоагрегатом</w:t>
      </w:r>
      <w:bookmarkEnd w:id="65"/>
      <w:bookmarkEnd w:id="66"/>
    </w:p>
    <w:p w:rsidR="00546510" w:rsidRDefault="00546510" w:rsidP="00546510">
      <w:r>
        <w:t>В данном разделе приводится базовая математическая модель расхода топлива котлоагрегата, и подробно описываются зависимости между входящими в математическую модель параметрами.</w:t>
      </w:r>
    </w:p>
    <w:p w:rsidR="00546510" w:rsidRDefault="00546510" w:rsidP="00546510">
      <w:r>
        <w:t>Для наглядности, модель расхода топлива котлоагрегатом удобно представить в виде иерархической структуры – дерева, узлами которого являются энергетические характеристики и исходные данные, требуемые для расчетов.</w:t>
      </w:r>
    </w:p>
    <w:p w:rsidR="00546510" w:rsidRPr="007E0DCC" w:rsidRDefault="00546510" w:rsidP="00546510">
      <w:r>
        <w:t xml:space="preserve">Данная структура приведена ниже, на </w:t>
      </w:r>
      <w:r w:rsidR="007E0DCC">
        <w:t xml:space="preserve">рисунке </w:t>
      </w:r>
      <w:r w:rsidR="007E0DCC">
        <w:fldChar w:fldCharType="begin"/>
      </w:r>
      <w:r w:rsidR="007E0DCC">
        <w:instrText xml:space="preserve"> REF pic_boiler_fuel_tree \h </w:instrText>
      </w:r>
      <w:r w:rsidR="007E0DCC">
        <w:fldChar w:fldCharType="separate"/>
      </w:r>
      <w:r w:rsidR="00171714">
        <w:rPr>
          <w:noProof/>
        </w:rPr>
        <w:t>2</w:t>
      </w:r>
      <w:r w:rsidR="00171714">
        <w:t>.</w:t>
      </w:r>
      <w:r w:rsidR="00171714">
        <w:rPr>
          <w:noProof/>
        </w:rPr>
        <w:t>1</w:t>
      </w:r>
      <w:r w:rsidR="007E0DCC">
        <w:fldChar w:fldCharType="end"/>
      </w:r>
      <w:r w:rsidR="007E0DCC">
        <w:t>.</w:t>
      </w:r>
    </w:p>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Pr>
        <w:ind w:firstLine="0"/>
        <w:sectPr w:rsidR="00546510">
          <w:footerReference w:type="default" r:id="rId10"/>
          <w:pgSz w:w="11906" w:h="16838"/>
          <w:pgMar w:top="1134" w:right="850" w:bottom="1134" w:left="1701" w:header="708" w:footer="708" w:gutter="0"/>
          <w:cols w:space="708"/>
          <w:docGrid w:linePitch="360"/>
        </w:sectPr>
      </w:pPr>
    </w:p>
    <w:p w:rsidR="00546510" w:rsidRDefault="00546510" w:rsidP="00546510">
      <w:pPr>
        <w:keepLines w:val="0"/>
        <w:spacing w:after="200" w:line="276" w:lineRule="auto"/>
        <w:ind w:firstLine="0"/>
        <w:jc w:val="center"/>
      </w:pPr>
      <w:r>
        <w:rPr>
          <w:noProof/>
          <w:lang w:eastAsia="ru-RU"/>
        </w:rPr>
        <w:lastRenderedPageBreak/>
        <w:drawing>
          <wp:anchor distT="0" distB="0" distL="114300" distR="114300" simplePos="0" relativeHeight="251648512" behindDoc="1" locked="0" layoutInCell="1" allowOverlap="1" wp14:anchorId="69C5D07F" wp14:editId="64DC7845">
            <wp:simplePos x="0" y="0"/>
            <wp:positionH relativeFrom="column">
              <wp:posOffset>-3175</wp:posOffset>
            </wp:positionH>
            <wp:positionV relativeFrom="paragraph">
              <wp:posOffset>230505</wp:posOffset>
            </wp:positionV>
            <wp:extent cx="9251950" cy="5909945"/>
            <wp:effectExtent l="0" t="0" r="0" b="52705"/>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p>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Default="00546510" w:rsidP="00546510"/>
    <w:p w:rsidR="00546510" w:rsidRPr="00B306CC" w:rsidRDefault="00546510" w:rsidP="00546510"/>
    <w:p w:rsidR="00546510" w:rsidRPr="007E0DCC" w:rsidRDefault="008C104C" w:rsidP="00546510">
      <w:pPr>
        <w:jc w:val="center"/>
        <w:sectPr w:rsidR="00546510" w:rsidRPr="007E0DCC" w:rsidSect="001E7BF0">
          <w:pgSz w:w="16838" w:h="11906" w:orient="landscape"/>
          <w:pgMar w:top="567" w:right="1134" w:bottom="993" w:left="1134" w:header="708" w:footer="708" w:gutter="0"/>
          <w:cols w:space="708"/>
          <w:docGrid w:linePitch="381"/>
        </w:sectPr>
      </w:pPr>
      <w:r>
        <w:rPr>
          <w:noProof/>
          <w:lang w:eastAsia="ru-RU"/>
        </w:rPr>
        <mc:AlternateContent>
          <mc:Choice Requires="wps">
            <w:drawing>
              <wp:anchor distT="0" distB="0" distL="114300" distR="114300" simplePos="0" relativeHeight="251649536" behindDoc="0" locked="0" layoutInCell="1" allowOverlap="1" wp14:anchorId="78FECAA0" wp14:editId="61B05AFA">
                <wp:simplePos x="0" y="0"/>
                <wp:positionH relativeFrom="column">
                  <wp:posOffset>-5715</wp:posOffset>
                </wp:positionH>
                <wp:positionV relativeFrom="paragraph">
                  <wp:posOffset>778510</wp:posOffset>
                </wp:positionV>
                <wp:extent cx="4514850" cy="635"/>
                <wp:effectExtent l="0" t="0" r="0" b="2540"/>
                <wp:wrapNone/>
                <wp:docPr id="1" name="Поле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9F7185" w:rsidRPr="008D7EED" w:rsidRDefault="009F7185" w:rsidP="007E0DCC">
                            <w:pPr>
                              <w:pStyle w:val="af"/>
                              <w:rPr>
                                <w:noProof/>
                                <w:szCs w:val="24"/>
                              </w:rPr>
                            </w:pPr>
                            <w:r>
                              <w:t xml:space="preserve">Рис. </w:t>
                            </w:r>
                            <w:bookmarkStart w:id="67" w:name="pic_boiler_fuel_tree"/>
                            <w:r w:rsidR="0048115C">
                              <w:fldChar w:fldCharType="begin"/>
                            </w:r>
                            <w:r w:rsidR="0048115C">
                              <w:instrText xml:space="preserve"> STYLEREF 1 \s </w:instrText>
                            </w:r>
                            <w:r w:rsidR="0048115C">
                              <w:fldChar w:fldCharType="separate"/>
                            </w:r>
                            <w:r w:rsidR="0048115C">
                              <w:rPr>
                                <w:noProof/>
                              </w:rPr>
                              <w:t>2</w:t>
                            </w:r>
                            <w:r w:rsidR="0048115C">
                              <w:fldChar w:fldCharType="end"/>
                            </w:r>
                            <w:r w:rsidR="0048115C">
                              <w:t>.</w:t>
                            </w:r>
                            <w:fldSimple w:instr=" SEQ Рис. \* ARABIC \s 1 ">
                              <w:r w:rsidR="0048115C">
                                <w:rPr>
                                  <w:noProof/>
                                </w:rPr>
                                <w:t>1</w:t>
                              </w:r>
                            </w:fldSimple>
                            <w:bookmarkEnd w:id="67"/>
                            <w:r>
                              <w:t xml:space="preserve"> Структура модели расхода топлива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45pt;margin-top:61.3pt;width:355.5pt;height:.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" stroked="f">
                <v:textbox style="mso-fit-shape-to-text:t" inset="0,0,0,0">
                  <w:txbxContent>
                    <w:p w:rsidR="009F7185" w:rsidRPr="008D7EED" w:rsidRDefault="009F7185" w:rsidP="007E0DCC">
                      <w:pPr>
                        <w:pStyle w:val="af"/>
                        <w:rPr>
                          <w:noProof/>
                          <w:szCs w:val="24"/>
                        </w:rPr>
                      </w:pPr>
                      <w:r>
                        <w:t xml:space="preserve">Рис. </w:t>
                      </w:r>
                      <w:bookmarkStart w:id="68" w:name="pic_boiler_fuel_tree"/>
                      <w:r w:rsidR="0048115C">
                        <w:fldChar w:fldCharType="begin"/>
                      </w:r>
                      <w:r w:rsidR="0048115C">
                        <w:instrText xml:space="preserve"> STYLEREF 1 \s </w:instrText>
                      </w:r>
                      <w:r w:rsidR="0048115C">
                        <w:fldChar w:fldCharType="separate"/>
                      </w:r>
                      <w:r w:rsidR="0048115C">
                        <w:rPr>
                          <w:noProof/>
                        </w:rPr>
                        <w:t>2</w:t>
                      </w:r>
                      <w:r w:rsidR="0048115C">
                        <w:fldChar w:fldCharType="end"/>
                      </w:r>
                      <w:r w:rsidR="0048115C">
                        <w:t>.</w:t>
                      </w:r>
                      <w:fldSimple w:instr=" SEQ Рис. \* ARABIC \s 1 ">
                        <w:r w:rsidR="0048115C">
                          <w:rPr>
                            <w:noProof/>
                          </w:rPr>
                          <w:t>1</w:t>
                        </w:r>
                      </w:fldSimple>
                      <w:bookmarkEnd w:id="68"/>
                      <w:r>
                        <w:t xml:space="preserve"> Структура модели расхода топлива котлоагрегатом</w:t>
                      </w:r>
                    </w:p>
                  </w:txbxContent>
                </v:textbox>
              </v:shape>
            </w:pict>
          </mc:Fallback>
        </mc:AlternateContent>
      </w:r>
      <w:r w:rsidR="00030FA9" w:rsidRPr="007E0DCC">
        <w:t xml:space="preserve"> </w:t>
      </w:r>
    </w:p>
    <w:p w:rsidR="00546510" w:rsidRPr="008F2CCE" w:rsidRDefault="00546510" w:rsidP="00546510">
      <w:r>
        <w:lastRenderedPageBreak/>
        <w:t xml:space="preserve">Базовая модель расхода топлива котлоагрегатом строится на основе типовых методик расчета энергетических характеристик котлоагрегатов </w:t>
      </w:r>
      <w:sdt>
        <w:sdtPr>
          <w:id w:val="661670485"/>
          <w:citation/>
        </w:sdtPr>
        <w:sdtEndPr/>
        <w:sdtContent>
          <w:r w:rsidR="00E05092">
            <w:fldChar w:fldCharType="begin"/>
          </w:r>
          <w:r w:rsidR="00E05092">
            <w:instrText xml:space="preserve"> CITATION Дил05 \l 1049 </w:instrText>
          </w:r>
          <w:r w:rsidR="00E05092">
            <w:fldChar w:fldCharType="separate"/>
          </w:r>
          <w:r w:rsidR="009648CB">
            <w:rPr>
              <w:noProof/>
            </w:rPr>
            <w:t>[11]</w:t>
          </w:r>
          <w:r w:rsidR="00E05092">
            <w:fldChar w:fldCharType="end"/>
          </w:r>
        </w:sdtContent>
      </w:sdt>
      <w:r w:rsidR="00E05092">
        <w:t xml:space="preserve">, </w:t>
      </w:r>
      <w:sdt>
        <w:sdtPr>
          <w:id w:val="-106583471"/>
          <w:citation/>
        </w:sdtPr>
        <w:sdtEndPr/>
        <w:sdtContent>
          <w:r w:rsidR="00A93B4B">
            <w:fldChar w:fldCharType="begin"/>
          </w:r>
          <w:r w:rsidR="00A93B4B">
            <w:instrText xml:space="preserve"> CITATION Зах68 \l 1049 </w:instrText>
          </w:r>
          <w:r w:rsidR="00A93B4B">
            <w:fldChar w:fldCharType="separate"/>
          </w:r>
          <w:r w:rsidR="009648CB">
            <w:rPr>
              <w:noProof/>
            </w:rPr>
            <w:t>[16]</w:t>
          </w:r>
          <w:r w:rsidR="00A93B4B">
            <w:fldChar w:fldCharType="end"/>
          </w:r>
        </w:sdtContent>
      </w:sdt>
      <w:r w:rsidR="00A93B4B">
        <w:t xml:space="preserve">, </w:t>
      </w:r>
      <w:sdt>
        <w:sdtPr>
          <w:id w:val="-514770111"/>
          <w:citation/>
        </w:sdtPr>
        <w:sdtEndPr/>
        <w:sdtContent>
          <w:r w:rsidR="00A93B4B">
            <w:fldChar w:fldCharType="begin"/>
          </w:r>
          <w:r w:rsidR="00A93B4B">
            <w:instrText xml:space="preserve"> CITATION Мет931 \l 1049 </w:instrText>
          </w:r>
          <w:r w:rsidR="00A93B4B">
            <w:fldChar w:fldCharType="separate"/>
          </w:r>
          <w:r w:rsidR="009648CB">
            <w:rPr>
              <w:noProof/>
            </w:rPr>
            <w:t>[17]</w:t>
          </w:r>
          <w:r w:rsidR="00A93B4B">
            <w:fldChar w:fldCharType="end"/>
          </w:r>
        </w:sdtContent>
      </w:sdt>
      <w:r w:rsidR="00A93B4B">
        <w:t xml:space="preserve">, </w:t>
      </w:r>
      <w:sdt>
        <w:sdtPr>
          <w:id w:val="-632946978"/>
          <w:citation/>
        </w:sdtPr>
        <w:sdtEndPr/>
        <w:sdtContent>
          <w:r w:rsidR="00A93B4B">
            <w:fldChar w:fldCharType="begin"/>
          </w:r>
          <w:r w:rsidR="00A93B4B">
            <w:instrText xml:space="preserve"> CITATION Мет93 \l 1049 </w:instrText>
          </w:r>
          <w:r w:rsidR="00A93B4B">
            <w:fldChar w:fldCharType="separate"/>
          </w:r>
          <w:r w:rsidR="009648CB">
            <w:rPr>
              <w:noProof/>
            </w:rPr>
            <w:t>[18]</w:t>
          </w:r>
          <w:r w:rsidR="00A93B4B">
            <w:fldChar w:fldCharType="end"/>
          </w:r>
        </w:sdtContent>
      </w:sdt>
      <w:r w:rsidR="00A93B4B">
        <w:t>.</w:t>
      </w:r>
    </w:p>
    <w:p w:rsidR="00546510" w:rsidRPr="00CB200D" w:rsidRDefault="00546510" w:rsidP="00546510">
      <w:r>
        <w:t xml:space="preserve">Значения параметров и характеристик, встречающихся в математической модели расхода топлива котлоагрегатом, а также их единицы измерения описаны в </w:t>
      </w:r>
      <w:r w:rsidR="009D09A7">
        <w:t xml:space="preserve">таблице </w:t>
      </w:r>
      <w:r w:rsidR="009D09A7">
        <w:fldChar w:fldCharType="begin"/>
      </w:r>
      <w:r w:rsidR="009D09A7">
        <w:instrText xml:space="preserve"> REF tbl_common_param_values \h </w:instrText>
      </w:r>
      <w:r w:rsidR="009D09A7">
        <w:fldChar w:fldCharType="separate"/>
      </w:r>
      <w:r w:rsidR="00171714">
        <w:rPr>
          <w:noProof/>
        </w:rPr>
        <w:t>2</w:t>
      </w:r>
      <w:r w:rsidR="00171714">
        <w:t>.</w:t>
      </w:r>
      <w:r w:rsidR="00171714">
        <w:rPr>
          <w:noProof/>
        </w:rPr>
        <w:t>4</w:t>
      </w:r>
      <w:r w:rsidR="009D09A7">
        <w:fldChar w:fldCharType="end"/>
      </w:r>
      <w:r w:rsidR="009D09A7">
        <w:t xml:space="preserve"> и разделе </w:t>
      </w:r>
      <w:r w:rsidR="009D09A7">
        <w:fldChar w:fldCharType="begin"/>
      </w:r>
      <w:r w:rsidR="009D09A7">
        <w:instrText xml:space="preserve"> REF _Ref388627715 \r \h </w:instrText>
      </w:r>
      <w:r w:rsidR="009D09A7">
        <w:fldChar w:fldCharType="separate"/>
      </w:r>
      <w:r w:rsidR="00171714">
        <w:t>2.2.5</w:t>
      </w:r>
      <w:r w:rsidR="009D09A7">
        <w:fldChar w:fldCharType="end"/>
      </w:r>
      <w:r w:rsidR="009D09A7">
        <w:t xml:space="preserve"> </w:t>
      </w:r>
      <w:r>
        <w:t>выше.</w:t>
      </w:r>
    </w:p>
    <w:p w:rsidR="00546510" w:rsidRDefault="00546510" w:rsidP="00546510">
      <w:r>
        <w:t>Целевая функция расхода топлива представляется в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164CE4" w:rsidP="00F836AE">
            <w:pPr>
              <w:ind w:firstLine="0"/>
            </w:pPr>
            <m:oMathPara>
              <m:oMathParaPr>
                <m:jc m:val="center"/>
              </m:oMathParaPr>
              <m:oMath>
                <m:r>
                  <w:rPr>
                    <w:rFonts w:ascii="Cambria Math" w:hAnsi="Cambria Math"/>
                  </w:rPr>
                  <m:t xml:space="preserve">B= </m:t>
                </m:r>
                <m:f>
                  <m:fPr>
                    <m:ctrlPr>
                      <w:rPr>
                        <w:rFonts w:ascii="Cambria Math" w:hAnsi="Cambria Math"/>
                        <w:i/>
                      </w:rPr>
                    </m:ctrlPr>
                  </m:fPr>
                  <m:num>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num>
                  <m:den>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den>
                </m:f>
                <m:r>
                  <w:rPr>
                    <w:rFonts w:ascii="Cambria Math" w:hAnsi="Cambria Math"/>
                  </w:rPr>
                  <m:t>,</m:t>
                </m:r>
              </m:oMath>
            </m:oMathPara>
          </w:p>
        </w:tc>
        <w:tc>
          <w:tcPr>
            <w:tcW w:w="1241" w:type="dxa"/>
            <w:vAlign w:val="center"/>
          </w:tcPr>
          <w:p w:rsidR="00164CE4" w:rsidRPr="002978D6" w:rsidRDefault="00164CE4" w:rsidP="00F836AE">
            <w:pPr>
              <w:ind w:firstLine="0"/>
            </w:pPr>
            <w:bookmarkStart w:id="69" w:name="_Ref388630993"/>
            <w:r>
              <w:rPr>
                <w:lang w:val="en-US"/>
              </w:rPr>
              <w:t>(</w:t>
            </w:r>
            <w:fldSimple w:instr=" STYLEREF 1 \s ">
              <w:r w:rsidR="00171714">
                <w:rPr>
                  <w:noProof/>
                </w:rPr>
                <w:t>2</w:t>
              </w:r>
            </w:fldSimple>
            <w:r>
              <w:t>.</w:t>
            </w:r>
            <w:fldSimple w:instr=" SEQ Формула \* ARABIC \s 1 ">
              <w:r w:rsidR="00171714">
                <w:rPr>
                  <w:noProof/>
                </w:rPr>
                <w:t>7</w:t>
              </w:r>
            </w:fldSimple>
            <w:r>
              <w:t>)</w:t>
            </w:r>
            <w:bookmarkEnd w:id="69"/>
          </w:p>
        </w:tc>
      </w:tr>
    </w:tbl>
    <w:p w:rsidR="00546510" w:rsidRDefault="00546510" w:rsidP="00546510">
      <w:pPr>
        <w:rPr>
          <w:rFonts w:eastAsiaTheme="minorEastAsia"/>
        </w:rPr>
      </w:pPr>
      <w:proofErr w:type="gramStart"/>
      <w:r>
        <w:rPr>
          <w:rFonts w:eastAsiaTheme="minorEastAsia"/>
        </w:rPr>
        <w:t xml:space="preserve">где </w:t>
      </w:r>
      <m:oMath>
        <m:r>
          <w:rPr>
            <w:rFonts w:ascii="Cambria Math" w:hAnsi="Cambria Math"/>
          </w:rPr>
          <m:t>B</m:t>
        </m:r>
      </m:oMath>
      <w:r>
        <w:rPr>
          <w:rFonts w:eastAsiaTheme="minorEastAsia"/>
        </w:rPr>
        <w:t xml:space="preserve"> – количество потребляемого топлива </w:t>
      </w:r>
      <w:r w:rsidRPr="0091049F">
        <w:rPr>
          <w:rFonts w:eastAsiaTheme="minorEastAsia"/>
        </w:rPr>
        <w:t>[</w:t>
      </w:r>
      <w:proofErr w:type="spellStart"/>
      <w:r>
        <w:rPr>
          <w:rFonts w:eastAsiaTheme="minorEastAsia"/>
        </w:rPr>
        <w:t>т.н.т</w:t>
      </w:r>
      <w:proofErr w:type="spellEnd"/>
      <w:r>
        <w:rPr>
          <w:rFonts w:eastAsiaTheme="minorEastAsia"/>
        </w:rPr>
        <w:t>./час</w:t>
      </w:r>
      <w:r w:rsidRPr="0091049F">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oMath>
      <w:r>
        <w:rPr>
          <w:rFonts w:eastAsiaTheme="minorEastAsia"/>
        </w:rPr>
        <w:t xml:space="preserve"> – тепловая нагрузка, которую необходимо обеспечить (заданная, плановая величина)</w:t>
      </w:r>
      <w:r w:rsidRPr="003064F9">
        <w:rPr>
          <w:rFonts w:eastAsiaTheme="minorEastAsia"/>
        </w:rPr>
        <w:t xml:space="preserve"> [</w:t>
      </w:r>
      <w:r>
        <w:rPr>
          <w:rFonts w:eastAsiaTheme="minorEastAsia"/>
        </w:rPr>
        <w:t>Гкал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 располагаемое тепло </w:t>
      </w:r>
      <w:r w:rsidRPr="003064F9">
        <w:rPr>
          <w:rFonts w:eastAsiaTheme="minorEastAsia"/>
        </w:rPr>
        <w:t>[</w:t>
      </w:r>
      <w:r>
        <w:rPr>
          <w:rFonts w:eastAsiaTheme="minorEastAsia"/>
        </w:rPr>
        <w:t>ккал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 КПД котла брутто </w:t>
      </w:r>
      <w:r w:rsidRPr="003064F9">
        <w:rPr>
          <w:rFonts w:eastAsiaTheme="minorEastAsia"/>
        </w:rPr>
        <w:t>[%]</w:t>
      </w:r>
      <w:r w:rsidRPr="00B5445F">
        <w:rPr>
          <w:rFonts w:eastAsiaTheme="minorEastAsia"/>
        </w:rPr>
        <w:t>.</w:t>
      </w:r>
      <w:proofErr w:type="gramEnd"/>
    </w:p>
    <w:p w:rsidR="00546510" w:rsidRDefault="00546510" w:rsidP="00546510">
      <w:pPr>
        <w:rPr>
          <w:rFonts w:eastAsiaTheme="minorEastAsia"/>
        </w:rPr>
      </w:pPr>
      <w:r>
        <w:rPr>
          <w:rFonts w:eastAsiaTheme="minorEastAsia"/>
        </w:rPr>
        <w:t xml:space="preserve">Располагаемое тепло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525B86"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lang w:val="en-US"/>
                      </w:rPr>
                      <m:t>'</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vAlign w:val="center"/>
          </w:tcPr>
          <w:p w:rsidR="00164CE4" w:rsidRPr="002978D6" w:rsidRDefault="00164CE4" w:rsidP="00F836AE">
            <w:pPr>
              <w:ind w:firstLine="0"/>
            </w:pPr>
            <w:r>
              <w:rPr>
                <w:lang w:val="en-US"/>
              </w:rPr>
              <w:t>(</w:t>
            </w:r>
            <w:fldSimple w:instr=" STYLEREF 1 \s ">
              <w:r w:rsidR="00171714">
                <w:rPr>
                  <w:noProof/>
                </w:rPr>
                <w:t>2</w:t>
              </w:r>
            </w:fldSimple>
            <w:r>
              <w:t>.</w:t>
            </w:r>
            <w:fldSimple w:instr=" SEQ Формула \* ARABIC \s 1 ">
              <w:r w:rsidR="00171714">
                <w:rPr>
                  <w:noProof/>
                </w:rPr>
                <w:t>8</w:t>
              </w:r>
            </w:fldSimple>
            <w:r>
              <w:t>)</w:t>
            </w:r>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oMath>
      <w:r>
        <w:rPr>
          <w:rFonts w:eastAsiaTheme="minorEastAsia"/>
        </w:rPr>
        <w:t xml:space="preserve"> – низшая теплота сгорания топлива (для газа или мазута, соответственно)</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Q</m:t>
            </m:r>
          </m:e>
          <m:sub>
            <w:proofErr w:type="gramStart"/>
            <m:r>
              <w:rPr>
                <w:rFonts w:ascii="Cambria Math" w:hAnsi="Cambria Math"/>
              </w:rPr>
              <m:t>к</m:t>
            </m:r>
            <w:proofErr w:type="gramEnd"/>
            <m:r>
              <w:rPr>
                <w:rFonts w:ascii="Cambria Math" w:hAnsi="Cambria Math"/>
              </w:rPr>
              <m:t>ф</m:t>
            </m:r>
          </m:sub>
          <m:sup>
            <m:r>
              <w:rPr>
                <w:rFonts w:ascii="Cambria Math" w:hAnsi="Cambria Math"/>
              </w:rPr>
              <m:t>'</m:t>
            </m:r>
          </m:sup>
        </m:sSubSup>
      </m:oMath>
      <w:r>
        <w:rPr>
          <w:rFonts w:eastAsiaTheme="minorEastAsia"/>
        </w:rPr>
        <w:t xml:space="preserve"> - тепло, вносимое в котел воздухом. </w:t>
      </w:r>
      <m:oMath>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oMath>
      <w:r>
        <w:rPr>
          <w:rFonts w:eastAsiaTheme="minorEastAsia"/>
        </w:rPr>
        <w:t xml:space="preserve"> - тепло, вносимое в котел мазутом</w:t>
      </w:r>
      <w:r w:rsidRPr="00072DF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sidRPr="00072DF8">
        <w:rPr>
          <w:rFonts w:eastAsiaTheme="minorEastAsia"/>
        </w:rPr>
        <w:t xml:space="preserve"> - </w:t>
      </w:r>
      <w:r>
        <w:rPr>
          <w:rFonts w:eastAsiaTheme="minorEastAsia"/>
        </w:rPr>
        <w:t>тепло, внесенное в топку форсуночным паром</w:t>
      </w:r>
      <w:r w:rsidRPr="0084046A">
        <w:rPr>
          <w:rFonts w:eastAsiaTheme="minorEastAsia"/>
        </w:rPr>
        <w:t>.</w:t>
      </w:r>
    </w:p>
    <w:p w:rsidR="00546510" w:rsidRDefault="00546510" w:rsidP="00546510">
      <w:pPr>
        <w:rPr>
          <w:rFonts w:eastAsiaTheme="minorEastAsia"/>
        </w:rPr>
      </w:pPr>
      <w:r>
        <w:rPr>
          <w:rFonts w:eastAsiaTheme="minorEastAsia"/>
        </w:rPr>
        <w:t xml:space="preserve">Тепло, вносимое в котел воздухом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525B86"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С</m:t>
                    </m:r>
                  </m:e>
                  <m:sub>
                    <m:r>
                      <w:rPr>
                        <w:rFonts w:ascii="Cambria Math" w:hAnsi="Cambria Math"/>
                      </w:rPr>
                      <m:t>в</m:t>
                    </m:r>
                  </m:sub>
                </m:sSub>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вп</m:t>
                    </m:r>
                  </m:sub>
                  <m:sup>
                    <m:r>
                      <w:rPr>
                        <w:rFonts w:ascii="Cambria Math" w:hAnsi="Cambria Math"/>
                        <w:lang w:val="en-US"/>
                      </w:rPr>
                      <m:t>'</m:t>
                    </m:r>
                  </m:sup>
                </m:sSubSup>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e>
                </m:d>
                <m:r>
                  <w:rPr>
                    <w:rFonts w:ascii="Cambria Math" w:hAnsi="Cambria Math"/>
                    <w:lang w:val="en-US"/>
                  </w:rPr>
                  <m:t>,</m:t>
                </m:r>
              </m:oMath>
            </m:oMathPara>
          </w:p>
        </w:tc>
        <w:tc>
          <w:tcPr>
            <w:tcW w:w="1241" w:type="dxa"/>
            <w:vAlign w:val="center"/>
          </w:tcPr>
          <w:p w:rsidR="00164CE4" w:rsidRPr="002978D6" w:rsidRDefault="00164CE4" w:rsidP="00F836AE">
            <w:pPr>
              <w:ind w:firstLine="0"/>
            </w:pPr>
            <w:r>
              <w:rPr>
                <w:lang w:val="en-US"/>
              </w:rPr>
              <w:t>(</w:t>
            </w:r>
            <w:fldSimple w:instr=" STYLEREF 1 \s ">
              <w:r w:rsidR="00171714">
                <w:rPr>
                  <w:noProof/>
                </w:rPr>
                <w:t>2</w:t>
              </w:r>
            </w:fldSimple>
            <w:r>
              <w:t>.</w:t>
            </w:r>
            <w:fldSimple w:instr=" SEQ Формула \* ARABIC \s 1 ">
              <w:r w:rsidR="00171714">
                <w:rPr>
                  <w:noProof/>
                </w:rPr>
                <w:t>9</w:t>
              </w:r>
            </w:fldSimple>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rPr>
              <m:t>С</m:t>
            </m:r>
          </m:e>
          <m:sub>
            <m:r>
              <w:rPr>
                <w:rFonts w:ascii="Cambria Math" w:hAnsi="Cambria Math"/>
              </w:rPr>
              <m:t>в</m:t>
            </m:r>
          </m:sub>
        </m:sSub>
      </m:oMath>
      <w:r>
        <w:rPr>
          <w:rFonts w:eastAsiaTheme="minorEastAsia"/>
        </w:rPr>
        <w:t xml:space="preserve"> – объемная теплоемкость воздуха, </w:t>
      </w:r>
      <w:r w:rsidRPr="0084046A">
        <w:rPr>
          <w:rFonts w:eastAsiaTheme="minorEastAsia"/>
        </w:rPr>
        <w:t xml:space="preserve"> </w:t>
      </w:r>
      <m:oMath>
        <m:sSup>
          <m:sSupPr>
            <m:ctrlPr>
              <w:rPr>
                <w:rFonts w:ascii="Cambria Math" w:hAnsi="Cambria Math"/>
                <w:i/>
                <w:lang w:val="en-US"/>
              </w:rPr>
            </m:ctrlPr>
          </m:sSupPr>
          <m:e>
            <m:r>
              <w:rPr>
                <w:rFonts w:ascii="Cambria Math" w:hAnsi="Cambria Math"/>
                <w:lang w:val="en-US"/>
              </w:rPr>
              <m:t>V</m:t>
            </m:r>
          </m:e>
          <m:sup>
            <m:r>
              <w:rPr>
                <w:rFonts w:ascii="Cambria Math" w:hAnsi="Cambria Math"/>
              </w:rPr>
              <m:t>0</m:t>
            </m:r>
          </m:sup>
        </m:sSup>
      </m:oMath>
      <w:r>
        <w:rPr>
          <w:rFonts w:eastAsiaTheme="minorEastAsia"/>
        </w:rPr>
        <w:t xml:space="preserve"> – теоретический объем сухого воздуха, необходимый для полного сгорания топлива</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a</m:t>
            </m:r>
          </m:e>
          <m:sub>
            <w:proofErr w:type="gramStart"/>
            <m:r>
              <w:rPr>
                <w:rFonts w:ascii="Cambria Math" w:hAnsi="Cambria Math"/>
              </w:rPr>
              <m:t>в</m:t>
            </m:r>
            <w:proofErr w:type="gramEnd"/>
            <m:r>
              <w:rPr>
                <w:rFonts w:ascii="Cambria Math" w:hAnsi="Cambria Math"/>
              </w:rPr>
              <m:t>п</m:t>
            </m:r>
          </m:sub>
          <m:sup>
            <m:r>
              <w:rPr>
                <w:rFonts w:ascii="Cambria Math" w:hAnsi="Cambria Math"/>
              </w:rPr>
              <m:t>'</m:t>
            </m:r>
          </m:sup>
        </m:sSubSup>
      </m:oMath>
      <w:r>
        <w:rPr>
          <w:rFonts w:eastAsiaTheme="minorEastAsia"/>
        </w:rPr>
        <w:t xml:space="preserve"> - 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после воздухоподогревателей,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перед воздухоподогревателями.</w:t>
      </w:r>
    </w:p>
    <w:p w:rsidR="00546510" w:rsidRDefault="00546510" w:rsidP="00546510">
      <w:pPr>
        <w:ind w:firstLine="708"/>
        <w:rPr>
          <w:rFonts w:eastAsiaTheme="minorEastAsia"/>
        </w:rPr>
      </w:pPr>
      <w:r>
        <w:rPr>
          <w:rFonts w:eastAsiaTheme="minorEastAsia"/>
        </w:rPr>
        <w:t xml:space="preserve">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rPr>
              <m:t>вп</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B2978" w:rsidTr="00F836AE">
        <w:tc>
          <w:tcPr>
            <w:tcW w:w="8330" w:type="dxa"/>
            <w:vAlign w:val="center"/>
          </w:tcPr>
          <w:p w:rsidR="002B2978" w:rsidRPr="008F7971" w:rsidRDefault="00525B86" w:rsidP="00F836AE">
            <w:pPr>
              <w:ind w:firstLine="0"/>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вп</m:t>
                    </m:r>
                  </m:sub>
                  <m:sup>
                    <m:r>
                      <w:rPr>
                        <w:rFonts w:ascii="Cambria Math" w:hAnsi="Cambria Math"/>
                        <w:lang w:val="en-US"/>
                      </w:rPr>
                      <m:t>'</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r>
                  <w:rPr>
                    <w:rFonts w:ascii="Cambria Math" w:eastAsiaTheme="minorEastAsia" w:hAnsi="Cambria Math"/>
                  </w:rPr>
                  <m:t xml:space="preserve">- </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+0.85</m:t>
                </m:r>
                <m:r>
                  <m:rPr>
                    <m:sty m:val="p"/>
                  </m:rPr>
                  <w:rPr>
                    <w:rFonts w:ascii="Cambria Math" w:eastAsiaTheme="minorEastAsia" w:hAnsi="Cambria Math"/>
                  </w:rPr>
                  <m:t>Δ</m:t>
                </m:r>
                <m:r>
                  <w:rPr>
                    <w:rFonts w:ascii="Cambria Math" w:eastAsiaTheme="minorEastAsia" w:hAnsi="Cambria Math"/>
                  </w:rPr>
                  <m:t>a,</m:t>
                </m:r>
              </m:oMath>
            </m:oMathPara>
          </w:p>
        </w:tc>
        <w:tc>
          <w:tcPr>
            <w:tcW w:w="1241" w:type="dxa"/>
            <w:vAlign w:val="center"/>
          </w:tcPr>
          <w:p w:rsidR="002B2978" w:rsidRPr="002978D6" w:rsidRDefault="002B2978" w:rsidP="00F836AE">
            <w:pPr>
              <w:ind w:firstLine="0"/>
            </w:pPr>
            <w:r>
              <w:rPr>
                <w:lang w:val="en-US"/>
              </w:rPr>
              <w:t>(</w:t>
            </w:r>
            <w:fldSimple w:instr=" STYLEREF 1 \s ">
              <w:r w:rsidR="00171714">
                <w:rPr>
                  <w:noProof/>
                </w:rPr>
                <w:t>2</w:t>
              </w:r>
            </w:fldSimple>
            <w:r>
              <w:t>.</w:t>
            </w:r>
            <w:fldSimple w:instr=" SEQ Формула \* ARABIC \s 1 ">
              <w:r w:rsidR="00171714">
                <w:rPr>
                  <w:noProof/>
                </w:rPr>
                <w:t>10</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rFonts w:eastAsiaTheme="minorEastAsia"/>
        </w:rPr>
        <w:t xml:space="preserve"> – коэффициент избытка воздуха в режимном сечении,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 нормативная величина присосов воздуха в топку, </w:t>
      </w:r>
      <m:oMath>
        <m:r>
          <m:rPr>
            <m:sty m:val="p"/>
          </m:rPr>
          <w:rPr>
            <w:rFonts w:ascii="Cambria Math" w:eastAsiaTheme="minorEastAsia" w:hAnsi="Cambria Math"/>
          </w:rPr>
          <m:t>Δ</m:t>
        </m:r>
        <m:r>
          <w:rPr>
            <w:rFonts w:ascii="Cambria Math" w:eastAsiaTheme="minorEastAsia" w:hAnsi="Cambria Math"/>
          </w:rPr>
          <m:t>a</m:t>
        </m:r>
      </m:oMath>
      <w:r>
        <w:rPr>
          <w:rFonts w:eastAsiaTheme="minorEastAsia"/>
        </w:rPr>
        <w:t xml:space="preserve"> – нормативная величина присосов воздуха в газовый тракт.</w:t>
      </w:r>
    </w:p>
    <w:p w:rsidR="00546510" w:rsidRDefault="00546510" w:rsidP="00546510">
      <w:pPr>
        <w:rPr>
          <w:rFonts w:eastAsiaTheme="minorEastAsia"/>
        </w:rPr>
      </w:pPr>
      <w:r>
        <w:rPr>
          <w:rFonts w:eastAsiaTheme="minorEastAsia"/>
        </w:rPr>
        <w:t xml:space="preserve">Нормативная величина присосов воздуха в топку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F4B7B" w:rsidTr="00F836AE">
        <w:tc>
          <w:tcPr>
            <w:tcW w:w="8330" w:type="dxa"/>
            <w:vAlign w:val="center"/>
          </w:tcPr>
          <w:p w:rsidR="006F4B7B" w:rsidRPr="008F7971" w:rsidRDefault="006F4B7B" w:rsidP="00F836AE">
            <w:pPr>
              <w:ind w:firstLine="0"/>
            </w:pPr>
            <m:oMathPara>
              <m:oMathParaPr>
                <m:jc m:val="center"/>
              </m:oMathParaPr>
              <m:oMath>
                <m:r>
                  <m:rPr>
                    <m:sty m:val="p"/>
                  </m:rPr>
                  <w:rPr>
                    <w:rFonts w:ascii="Cambria Math" w:hAnsi="Cambria Math"/>
                    <w:lang w:val="en-US"/>
                  </w:rPr>
                  <w:lastRenderedPageBreak/>
                  <m:t>Δ</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r>
                  <w:rPr>
                    <w:rFonts w:ascii="Cambria Math" w:hAnsi="Cambria Math"/>
                    <w:lang w:val="en-US"/>
                  </w:rPr>
                  <m:t>,</m:t>
                </m:r>
              </m:oMath>
            </m:oMathPara>
          </w:p>
        </w:tc>
        <w:tc>
          <w:tcPr>
            <w:tcW w:w="1241" w:type="dxa"/>
            <w:vAlign w:val="center"/>
          </w:tcPr>
          <w:p w:rsidR="006F4B7B" w:rsidRPr="002978D6" w:rsidRDefault="006F4B7B" w:rsidP="00F836AE">
            <w:pPr>
              <w:ind w:firstLine="0"/>
            </w:pPr>
            <w:r>
              <w:rPr>
                <w:lang w:val="en-US"/>
              </w:rPr>
              <w:t>(</w:t>
            </w:r>
            <w:fldSimple w:instr=" STYLEREF 1 \s ">
              <w:r w:rsidR="00171714">
                <w:rPr>
                  <w:noProof/>
                </w:rPr>
                <w:t>2</w:t>
              </w:r>
            </w:fldSimple>
            <w:r>
              <w:t>.</w:t>
            </w:r>
            <w:fldSimple w:instr=" SEQ Формула \* ARABIC \s 1 ">
              <w:r w:rsidR="00171714">
                <w:rPr>
                  <w:noProof/>
                </w:rPr>
                <w:t>11</w:t>
              </w:r>
            </w:fldSimple>
            <w:r>
              <w:t>)</w:t>
            </w:r>
          </w:p>
        </w:tc>
      </w:tr>
    </w:tbl>
    <w:p w:rsidR="00546510" w:rsidRPr="003B3B6E" w:rsidRDefault="00546510" w:rsidP="00546510">
      <w:pPr>
        <w:rPr>
          <w:rFonts w:eastAsiaTheme="minorEastAsia"/>
        </w:rPr>
      </w:pPr>
      <w:r>
        <w:rPr>
          <w:rFonts w:eastAsiaTheme="minorEastAsia"/>
        </w:rPr>
        <w:t xml:space="preserve">где </w:t>
      </w: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oMath>
      <w:r>
        <w:rPr>
          <w:rFonts w:eastAsiaTheme="minorEastAsia"/>
        </w:rPr>
        <w:t xml:space="preserve"> – норма присосов в топку, </w:t>
      </w:r>
      <m:oMath>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oMath>
      <w:r>
        <w:rPr>
          <w:rFonts w:eastAsiaTheme="minorEastAsia"/>
        </w:rPr>
        <w:t xml:space="preserve"> – номинальная паропроизводительность данного котла,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Pr>
          <w:rFonts w:eastAsiaTheme="minorEastAsia"/>
        </w:rPr>
        <w:t xml:space="preserve"> – паровая нагрузка.</w:t>
      </w:r>
    </w:p>
    <w:p w:rsidR="00546510" w:rsidRDefault="00546510" w:rsidP="00546510">
      <w:pPr>
        <w:ind w:firstLine="708"/>
        <w:rPr>
          <w:rFonts w:eastAsiaTheme="minorEastAsia"/>
        </w:rPr>
      </w:pPr>
      <w:r>
        <w:rPr>
          <w:rFonts w:eastAsiaTheme="minorEastAsia"/>
        </w:rPr>
        <w:t>Нормативная величина присосов воздуха в газовый тракт</w:t>
      </w:r>
      <m:oMath>
        <m:r>
          <m:rPr>
            <m:sty m:val="p"/>
          </m:rPr>
          <w:rPr>
            <w:rFonts w:ascii="Cambria Math" w:eastAsiaTheme="minorEastAsia" w:hAnsi="Cambria Math"/>
          </w:rPr>
          <m:t xml:space="preserve"> Δ</m:t>
        </m:r>
        <m:r>
          <w:rPr>
            <w:rFonts w:ascii="Cambria Math" w:eastAsiaTheme="minorEastAsia" w:hAnsi="Cambria Math"/>
          </w:rPr>
          <m:t>a</m:t>
        </m:r>
      </m:oMath>
      <w:r>
        <w:rPr>
          <w:rFonts w:eastAsiaTheme="minorEastAsia"/>
        </w:rPr>
        <w:t>, определяется как: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r>
                  <m:rPr>
                    <m:sty m:val="p"/>
                  </m:rPr>
                  <w:rPr>
                    <w:rFonts w:ascii="Cambria Math" w:hAnsi="Cambria Math"/>
                    <w:lang w:val="en-US"/>
                  </w:rPr>
                  <m:t>Δ</m:t>
                </m:r>
                <m:r>
                  <w:rPr>
                    <w:rFonts w:ascii="Cambria Math" w:hAnsi="Cambria Math"/>
                    <w:lang w:val="en-US"/>
                  </w:rPr>
                  <m:t xml:space="preserve">a=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rad>
                  <m:radPr>
                    <m:degHide m:val="1"/>
                    <m:ctrlPr>
                      <w:rPr>
                        <w:rFonts w:ascii="Cambria Math" w:hAnsi="Cambria Math"/>
                        <w:i/>
                        <w:lang w:val="en-US"/>
                      </w:rPr>
                    </m:ctrlPr>
                  </m:radPr>
                  <m:deg/>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e>
                </m:rad>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171714">
                <w:rPr>
                  <w:noProof/>
                </w:rPr>
                <w:t>2</w:t>
              </w:r>
            </w:fldSimple>
            <w:r>
              <w:t>.</w:t>
            </w:r>
            <w:fldSimple w:instr=" SEQ Формула \* ARABIC \s 1 ">
              <w:r w:rsidR="00171714">
                <w:rPr>
                  <w:noProof/>
                </w:rPr>
                <w:t>12</w:t>
              </w:r>
            </w:fldSimple>
            <w:r>
              <w:t>)</w:t>
            </w:r>
          </w:p>
        </w:tc>
      </w:tr>
    </w:tbl>
    <w:p w:rsidR="00546510" w:rsidRDefault="00546510" w:rsidP="00546510">
      <w:pPr>
        <w:ind w:firstLine="708"/>
        <w:rPr>
          <w:rFonts w:eastAsiaTheme="minorEastAsia"/>
        </w:rPr>
      </w:pPr>
      <w:r>
        <w:rPr>
          <w:rFonts w:eastAsiaTheme="minorEastAsia"/>
        </w:rPr>
        <w:t xml:space="preserve">где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oMath>
      <w:r>
        <w:rPr>
          <w:rFonts w:eastAsiaTheme="minorEastAsia"/>
        </w:rPr>
        <w:t xml:space="preserve"> – норма прис</w:t>
      </w:r>
      <w:proofErr w:type="spellStart"/>
      <w:r>
        <w:rPr>
          <w:rFonts w:eastAsiaTheme="minorEastAsia"/>
        </w:rPr>
        <w:t>осов</w:t>
      </w:r>
      <w:proofErr w:type="spellEnd"/>
      <w:r>
        <w:rPr>
          <w:rFonts w:eastAsiaTheme="minorEastAsia"/>
        </w:rPr>
        <w:t xml:space="preserve"> в газовый тракт. </w:t>
      </w:r>
    </w:p>
    <w:p w:rsidR="00546510" w:rsidRDefault="00546510" w:rsidP="00546510">
      <w:pPr>
        <w:ind w:firstLine="708"/>
        <w:rPr>
          <w:rFonts w:eastAsiaTheme="minorEastAsia"/>
        </w:rPr>
      </w:pPr>
      <w:r>
        <w:rPr>
          <w:rFonts w:eastAsiaTheme="minorEastAsia"/>
        </w:rPr>
        <w:t xml:space="preserve">Температура воздуха перед воздухоподогревателями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рассчитывается из следующего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525B86"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х.в.</m:t>
                    </m:r>
                  </m:sub>
                </m:sSub>
                <m:r>
                  <w:rPr>
                    <w:rFonts w:ascii="Cambria Math" w:hAnsi="Cambria Math"/>
                    <w:lang w:val="en-US"/>
                  </w:rPr>
                  <m:t xml:space="preserve">+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171714">
                <w:rPr>
                  <w:noProof/>
                </w:rPr>
                <w:t>2</w:t>
              </w:r>
            </w:fldSimple>
            <w:r>
              <w:t>.</w:t>
            </w:r>
            <w:fldSimple w:instr=" SEQ Формула \* ARABIC \s 1 ">
              <w:r w:rsidR="00171714">
                <w:rPr>
                  <w:noProof/>
                </w:rPr>
                <w:t>13</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х.</m:t>
            </m:r>
            <w:proofErr w:type="gramStart"/>
            <m:r>
              <w:rPr>
                <w:rFonts w:ascii="Cambria Math" w:hAnsi="Cambria Math"/>
              </w:rPr>
              <m:t>в</m:t>
            </m:r>
            <w:proofErr w:type="gramEnd"/>
            <m:r>
              <w:rPr>
                <w:rFonts w:ascii="Cambria Math" w:hAnsi="Cambria Math"/>
              </w:rPr>
              <m:t>.</m:t>
            </m:r>
          </m:sub>
        </m:sSub>
      </m:oMath>
      <w:r>
        <w:rPr>
          <w:rFonts w:eastAsiaTheme="minorEastAsia"/>
        </w:rPr>
        <w:t xml:space="preserve"> – </w:t>
      </w:r>
      <w:proofErr w:type="gramStart"/>
      <w:r>
        <w:rPr>
          <w:rFonts w:eastAsiaTheme="minorEastAsia"/>
        </w:rPr>
        <w:t>температура</w:t>
      </w:r>
      <w:proofErr w:type="gramEnd"/>
      <w:r>
        <w:rPr>
          <w:rFonts w:eastAsiaTheme="minorEastAsia"/>
        </w:rPr>
        <w:t xml:space="preserve"> холодного воздуха на </w:t>
      </w:r>
      <w:proofErr w:type="spellStart"/>
      <w:r>
        <w:rPr>
          <w:rFonts w:eastAsiaTheme="minorEastAsia"/>
        </w:rPr>
        <w:t>всосе</w:t>
      </w:r>
      <w:proofErr w:type="spellEnd"/>
      <w:r>
        <w:rPr>
          <w:rFonts w:eastAsiaTheme="minorEastAsia"/>
        </w:rPr>
        <w:t xml:space="preserve"> дутьевого вентилятора,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oMath>
      <w:r>
        <w:rPr>
          <w:rFonts w:eastAsiaTheme="minorEastAsia"/>
        </w:rPr>
        <w:t xml:space="preserve"> – поправка на изменение температуры воздуха в дутьевых вентиляторах за счет его сжатия.</w:t>
      </w:r>
    </w:p>
    <w:p w:rsidR="00546510" w:rsidRDefault="00546510" w:rsidP="00546510">
      <w:pPr>
        <w:rPr>
          <w:rFonts w:eastAsiaTheme="minorEastAsia"/>
        </w:rPr>
      </w:pPr>
      <w:r>
        <w:rPr>
          <w:rFonts w:eastAsiaTheme="minorEastAsia"/>
        </w:rPr>
        <w:t xml:space="preserve">Тепло, вносимое в котел мазутом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w:proofErr w:type="gramStart"/>
            <m:r>
              <w:rPr>
                <w:rFonts w:ascii="Cambria Math" w:hAnsi="Cambria Math"/>
              </w:rPr>
              <m:t>л</m:t>
            </m:r>
            <w:proofErr w:type="gramEnd"/>
          </m:sub>
          <m:sup>
            <m:r>
              <w:rPr>
                <w:rFonts w:ascii="Cambria Math" w:hAnsi="Cambria Math"/>
              </w:rPr>
              <m:t>'</m:t>
            </m:r>
          </m:sup>
        </m:sSubSup>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525B86" w:rsidP="00F836AE">
            <w:pPr>
              <w:ind w:firstLine="0"/>
            </w:pPr>
            <m:oMathPara>
              <m:oMathParaPr>
                <m:jc m:val="center"/>
              </m:oMathParaP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lang w:val="en-US"/>
                      </w:rPr>
                      <m:t>C</m:t>
                    </m:r>
                  </m:e>
                  <m:sub>
                    <m:r>
                      <w:rPr>
                        <w:rFonts w:ascii="Cambria Math" w:hAnsi="Cambria Math"/>
                      </w:rPr>
                      <m:t>mл</m:t>
                    </m:r>
                  </m:sub>
                </m:sSub>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d>
                  <m:dPr>
                    <m:ctrlPr>
                      <w:rPr>
                        <w:rFonts w:ascii="Cambria Math" w:hAnsi="Cambria Math"/>
                        <w:i/>
                      </w:rPr>
                    </m:ctrlPr>
                  </m:dPr>
                  <m:e>
                    <m:r>
                      <w:rPr>
                        <w:rFonts w:ascii="Cambria Math" w:hAnsi="Cambria Math"/>
                      </w:rPr>
                      <m:t>0.415+0.0006*</m:t>
                    </m:r>
                    <m:sSub>
                      <m:sSubPr>
                        <m:ctrlPr>
                          <w:rPr>
                            <w:rFonts w:ascii="Cambria Math" w:hAnsi="Cambria Math"/>
                            <w:i/>
                          </w:rPr>
                        </m:ctrlPr>
                      </m:sSubPr>
                      <m:e>
                        <m:r>
                          <w:rPr>
                            <w:rFonts w:ascii="Cambria Math" w:hAnsi="Cambria Math"/>
                            <w:lang w:val="en-US"/>
                          </w:rPr>
                          <m:t>t</m:t>
                        </m:r>
                      </m:e>
                      <m:sub>
                        <m:r>
                          <w:rPr>
                            <w:rFonts w:ascii="Cambria Math" w:hAnsi="Cambria Math"/>
                          </w:rPr>
                          <m:t>mл</m:t>
                        </m:r>
                      </m:sub>
                    </m:sSub>
                  </m:e>
                </m:d>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fldSimple w:instr=" STYLEREF 1 \s ">
              <w:r w:rsidR="00171714">
                <w:rPr>
                  <w:noProof/>
                </w:rPr>
                <w:t>2</w:t>
              </w:r>
            </w:fldSimple>
            <w:r>
              <w:t>.</w:t>
            </w:r>
            <w:fldSimple w:instr=" SEQ Формула \* ARABIC \s 1 ">
              <w:r w:rsidR="00171714">
                <w:rPr>
                  <w:noProof/>
                </w:rPr>
                <w:t>14</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C</m:t>
            </m:r>
          </m:e>
          <m:sub>
            <m:r>
              <w:rPr>
                <w:rFonts w:ascii="Cambria Math" w:hAnsi="Cambria Math"/>
              </w:rPr>
              <m:t>m</m:t>
            </m:r>
            <w:proofErr w:type="gramStart"/>
            <m:r>
              <w:rPr>
                <w:rFonts w:ascii="Cambria Math" w:hAnsi="Cambria Math"/>
              </w:rPr>
              <m:t>л</m:t>
            </m:r>
            <w:proofErr w:type="gramEnd"/>
          </m:sub>
        </m:sSub>
      </m:oMath>
      <w:r>
        <w:rPr>
          <w:rFonts w:eastAsiaTheme="minorEastAsia"/>
        </w:rPr>
        <w:t xml:space="preserve"> - </w:t>
      </w:r>
      <w:r w:rsidRPr="00B12CF4">
        <w:rPr>
          <w:rFonts w:eastAsiaTheme="minorEastAsia"/>
        </w:rPr>
        <w:t>удельная теплоемкость мазута при температуре его поступления в топку</w:t>
      </w:r>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mл</m:t>
            </m:r>
          </m:sub>
        </m:sSub>
      </m:oMath>
      <w:r>
        <w:rPr>
          <w:rFonts w:eastAsiaTheme="minorEastAsia"/>
        </w:rPr>
        <w:t xml:space="preserve"> - </w:t>
      </w:r>
      <w:r w:rsidRPr="00B12CF4">
        <w:rPr>
          <w:rFonts w:eastAsiaTheme="minorEastAsia"/>
        </w:rPr>
        <w:t>температура поступающего в топку котла мазута, нагретого вне его</w:t>
      </w:r>
      <w:r>
        <w:rPr>
          <w:rFonts w:eastAsiaTheme="minorEastAsia"/>
        </w:rPr>
        <w:t>.</w:t>
      </w:r>
    </w:p>
    <w:p w:rsidR="00546510" w:rsidRDefault="00546510" w:rsidP="00546510">
      <w:pPr>
        <w:rPr>
          <w:rFonts w:eastAsiaTheme="minorEastAsia"/>
        </w:rPr>
      </w:pPr>
      <w:r w:rsidRPr="00B12CF4">
        <w:rPr>
          <w:rFonts w:eastAsiaTheme="minorEastAsia"/>
        </w:rPr>
        <w:t>Тепло</w:t>
      </w:r>
      <w:r>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Pr>
          <w:rFonts w:eastAsiaTheme="minorEastAsia"/>
        </w:rPr>
        <w:t xml:space="preserve">, </w:t>
      </w:r>
      <w:r w:rsidRPr="00B12CF4">
        <w:rPr>
          <w:rFonts w:eastAsiaTheme="minorEastAsia"/>
        </w:rPr>
        <w:t>внесенное в топку форсуночным паром</w:t>
      </w:r>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525B86"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=d*</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e>
                </m:d>
                <m:r>
                  <w:rPr>
                    <w:rFonts w:ascii="Cambria Math" w:eastAsiaTheme="minorEastAsia"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171714">
                <w:rPr>
                  <w:noProof/>
                </w:rPr>
                <w:t>2</w:t>
              </w:r>
            </w:fldSimple>
            <w:r>
              <w:t>.</w:t>
            </w:r>
            <w:fldSimple w:instr=" SEQ Формула \* ARABIC \s 1 ">
              <w:r w:rsidR="00171714">
                <w:rPr>
                  <w:noProof/>
                </w:rPr>
                <w:t>15</w:t>
              </w:r>
            </w:fldSimple>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lang w:val="en-US"/>
          </w:rPr>
          <m:t>d</m:t>
        </m:r>
      </m:oMath>
      <w:r>
        <w:rPr>
          <w:rFonts w:eastAsiaTheme="minorEastAsia"/>
        </w:rPr>
        <w:t xml:space="preserve"> - </w:t>
      </w:r>
      <w:r w:rsidRPr="00B12CF4">
        <w:rPr>
          <w:rFonts w:eastAsiaTheme="minorEastAsia"/>
        </w:rPr>
        <w:t>удельный расход пара на распыливание 1 кг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oMath>
      <w:r>
        <w:rPr>
          <w:rFonts w:eastAsiaTheme="minorEastAsia"/>
        </w:rPr>
        <w:t xml:space="preserve"> </w:t>
      </w:r>
      <w:proofErr w:type="gramStart"/>
      <w:r>
        <w:rPr>
          <w:rFonts w:eastAsiaTheme="minorEastAsia"/>
        </w:rPr>
        <w:t>-</w:t>
      </w:r>
      <w:r w:rsidRPr="00B12CF4">
        <w:rPr>
          <w:rFonts w:eastAsiaTheme="minorEastAsia"/>
        </w:rPr>
        <w:t>э</w:t>
      </w:r>
      <w:proofErr w:type="gramEnd"/>
      <w:r w:rsidRPr="00B12CF4">
        <w:rPr>
          <w:rFonts w:eastAsiaTheme="minorEastAsia"/>
        </w:rPr>
        <w:t>нтальпия пара, поступающего на распыливание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oMath>
      <w:r>
        <w:rPr>
          <w:rFonts w:eastAsiaTheme="minorEastAsia"/>
        </w:rPr>
        <w:t xml:space="preserve"> - </w:t>
      </w:r>
      <w:r w:rsidRPr="00B12CF4">
        <w:rPr>
          <w:rFonts w:eastAsiaTheme="minorEastAsia"/>
        </w:rPr>
        <w:t>энтальпия пара при давлении и температуре уходящих газов</w:t>
      </w:r>
      <w:r>
        <w:rPr>
          <w:rFonts w:eastAsiaTheme="minorEastAsia"/>
        </w:rPr>
        <w:t>.</w:t>
      </w:r>
    </w:p>
    <w:p w:rsidR="002E27CE" w:rsidRPr="002E27CE" w:rsidRDefault="00546510" w:rsidP="002E27CE">
      <w:pPr>
        <w:rPr>
          <w:rFonts w:eastAsiaTheme="minorEastAsia"/>
        </w:rPr>
      </w:pPr>
      <w:r>
        <w:rPr>
          <w:rFonts w:eastAsiaTheme="minorEastAsia"/>
        </w:rPr>
        <w:t xml:space="preserve">КПД брутто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вычисляется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525B86"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r>
                  <w:rPr>
                    <w:rFonts w:ascii="Cambria Math" w:hAnsi="Cambria Math"/>
                  </w:rPr>
                  <m:t xml:space="preserve">=100- </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fldSimple w:instr=" STYLEREF 1 \s ">
              <w:r w:rsidR="00171714">
                <w:rPr>
                  <w:noProof/>
                </w:rPr>
                <w:t>2</w:t>
              </w:r>
            </w:fldSimple>
            <w:r>
              <w:t>.</w:t>
            </w:r>
            <w:fldSimple w:instr=" SEQ Формула \* ARABIC \s 1 ">
              <w:r w:rsidR="00171714">
                <w:rPr>
                  <w:noProof/>
                </w:rPr>
                <w:t>16</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 </w:t>
      </w:r>
      <w:r w:rsidRPr="00A73738">
        <w:rPr>
          <w:rFonts w:eastAsiaTheme="minorEastAsia"/>
        </w:rPr>
        <w:t>потери тепла с уходящими газами</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Pr>
          <w:rFonts w:eastAsiaTheme="minorEastAsia"/>
        </w:rPr>
        <w:t xml:space="preserve"> - </w:t>
      </w:r>
      <w:r w:rsidRPr="00A73738">
        <w:rPr>
          <w:rFonts w:eastAsiaTheme="minorEastAsia"/>
        </w:rPr>
        <w:t>потери тепла c химическим недожогом</w:t>
      </w:r>
      <w:r>
        <w:rPr>
          <w:rFonts w:eastAsiaTheme="minorEastAsia"/>
        </w:rPr>
        <w:t xml:space="preserve"> </w:t>
      </w:r>
      <w:r w:rsidRPr="00A73738">
        <w:rPr>
          <w:rFonts w:eastAsiaTheme="minorEastAsia"/>
        </w:rPr>
        <w:t>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4</m:t>
            </m:r>
          </m:sub>
        </m:sSub>
      </m:oMath>
      <w:r>
        <w:rPr>
          <w:rFonts w:eastAsiaTheme="minorEastAsia"/>
        </w:rPr>
        <w:t xml:space="preserve"> – </w:t>
      </w:r>
      <w:r w:rsidRPr="00A73738">
        <w:rPr>
          <w:rFonts w:eastAsiaTheme="minorEastAsia"/>
        </w:rPr>
        <w:t>потери</w:t>
      </w:r>
      <w:r>
        <w:rPr>
          <w:rFonts w:eastAsiaTheme="minorEastAsia"/>
        </w:rPr>
        <w:t xml:space="preserve"> </w:t>
      </w:r>
      <w:r w:rsidRPr="00A73738">
        <w:rPr>
          <w:rFonts w:eastAsiaTheme="minorEastAsia"/>
        </w:rPr>
        <w:t>тепла от механической неполноты сгорания 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 </w:t>
      </w:r>
      <w:r w:rsidRPr="00A73738">
        <w:rPr>
          <w:rFonts w:eastAsiaTheme="minorEastAsia"/>
        </w:rPr>
        <w:t>потеря тепла в окружающую среду за счет конвекции и излучения наружными</w:t>
      </w:r>
      <w:r>
        <w:rPr>
          <w:rFonts w:eastAsiaTheme="minorEastAsia"/>
        </w:rPr>
        <w:t xml:space="preserve"> </w:t>
      </w:r>
      <w:r w:rsidRPr="00A73738">
        <w:rPr>
          <w:rFonts w:eastAsiaTheme="minorEastAsia"/>
        </w:rPr>
        <w:t>поверхностями</w:t>
      </w:r>
      <w:r>
        <w:rPr>
          <w:rFonts w:eastAsiaTheme="minorEastAsia"/>
        </w:rPr>
        <w:t>.</w:t>
      </w:r>
    </w:p>
    <w:p w:rsidR="00546510" w:rsidRDefault="00546510" w:rsidP="00546510">
      <w:pPr>
        <w:rPr>
          <w:rFonts w:eastAsiaTheme="minorEastAsia"/>
        </w:rPr>
      </w:pPr>
      <w:r>
        <w:rPr>
          <w:rFonts w:eastAsiaTheme="minorEastAsia"/>
        </w:rPr>
        <w:lastRenderedPageBreak/>
        <w:t xml:space="preserve">Потери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вычисляются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F836AE">
        <w:tc>
          <w:tcPr>
            <w:tcW w:w="8330" w:type="dxa"/>
            <w:vAlign w:val="center"/>
          </w:tcPr>
          <w:p w:rsidR="00481497" w:rsidRPr="008F7971" w:rsidRDefault="00525B86" w:rsidP="00F836AE">
            <w:pPr>
              <w:ind w:firstLine="0"/>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m:t>
                    </m:r>
                    <m:r>
                      <w:rPr>
                        <w:rFonts w:ascii="Cambria Math" w:hAnsi="Cambria Math"/>
                        <w:lang w:val="en-US"/>
                      </w:rPr>
                      <m:t>C</m:t>
                    </m:r>
                    <m:ctrlPr>
                      <w:rPr>
                        <w:rFonts w:ascii="Cambria Math" w:hAnsi="Cambria Math"/>
                        <w:i/>
                        <w:lang w:val="en-US"/>
                      </w:rPr>
                    </m:ctrlPr>
                  </m:e>
                </m:d>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ух</m:t>
                            </m:r>
                          </m:sub>
                        </m:sSub>
                        <m:r>
                          <w:rPr>
                            <w:rFonts w:ascii="Cambria Math" w:hAnsi="Cambria Math"/>
                            <w:lang w:val="en-US"/>
                          </w:rPr>
                          <m:t>+b</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tc>
        <w:tc>
          <w:tcPr>
            <w:tcW w:w="1241" w:type="dxa"/>
            <w:vAlign w:val="center"/>
          </w:tcPr>
          <w:p w:rsidR="00481497" w:rsidRPr="002978D6" w:rsidRDefault="00481497" w:rsidP="00F836AE">
            <w:pPr>
              <w:ind w:firstLine="0"/>
            </w:pPr>
            <w:r>
              <w:rPr>
                <w:lang w:val="en-US"/>
              </w:rPr>
              <w:t>(</w:t>
            </w:r>
            <w:fldSimple w:instr=" STYLEREF 1 \s ">
              <w:r w:rsidR="00171714">
                <w:rPr>
                  <w:noProof/>
                </w:rPr>
                <w:t>2</w:t>
              </w:r>
            </w:fldSimple>
            <w:r>
              <w:t>.</w:t>
            </w:r>
            <w:fldSimple w:instr=" SEQ Формула \* ARABIC \s 1 ">
              <w:r w:rsidR="00171714">
                <w:rPr>
                  <w:noProof/>
                </w:rPr>
                <w:t>17</w:t>
              </w:r>
            </w:fldSimple>
            <w:r>
              <w:t>)</w:t>
            </w:r>
          </w:p>
        </w:tc>
      </w:tr>
    </w:tbl>
    <w:p w:rsidR="00546510" w:rsidRPr="00AC26DE" w:rsidRDefault="00546510" w:rsidP="00546510">
      <w:pPr>
        <w:rPr>
          <w:rFonts w:eastAsiaTheme="minorEastAsia"/>
        </w:rPr>
      </w:pPr>
      <w:r>
        <w:rPr>
          <w:rFonts w:eastAsiaTheme="minorEastAsia"/>
        </w:rPr>
        <w:t xml:space="preserve">где </w:t>
      </w:r>
      <m:oMath>
        <m:r>
          <w:rPr>
            <w:rFonts w:ascii="Cambria Math" w:hAnsi="Cambria Math"/>
          </w:rPr>
          <m:t xml:space="preserve">K, </m:t>
        </m:r>
        <m:r>
          <w:rPr>
            <w:rFonts w:ascii="Cambria Math" w:hAnsi="Cambria Math"/>
            <w:lang w:val="en-US"/>
          </w:rPr>
          <m:t>C</m:t>
        </m:r>
        <m:r>
          <w:rPr>
            <w:rFonts w:ascii="Cambria Math" w:hAnsi="Cambria Math"/>
          </w:rPr>
          <m:t xml:space="preserve">, </m:t>
        </m:r>
        <m:r>
          <w:rPr>
            <w:rFonts w:ascii="Cambria Math" w:hAnsi="Cambria Math"/>
            <w:lang w:val="en-US"/>
          </w:rPr>
          <m:t>b</m:t>
        </m:r>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rPr>
          <m:t xml:space="preserve"> </m:t>
        </m:r>
      </m:oMath>
      <w:r>
        <w:rPr>
          <w:rFonts w:eastAsiaTheme="minorEastAsia"/>
        </w:rPr>
        <w:t xml:space="preserve">- </w:t>
      </w:r>
      <w:r w:rsidRPr="00AC26DE">
        <w:rPr>
          <w:rFonts w:eastAsiaTheme="minorEastAsia"/>
        </w:rPr>
        <w:t xml:space="preserve">коэффициенты, зависящие от сорта </w:t>
      </w:r>
      <w:r>
        <w:rPr>
          <w:rFonts w:eastAsiaTheme="minorEastAsia"/>
        </w:rPr>
        <w:t>и приведенной влажности топлива;</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w:proofErr w:type="gramStart"/>
            <m:r>
              <w:rPr>
                <w:rFonts w:ascii="Cambria Math" w:hAnsi="Cambria Math"/>
              </w:rPr>
              <m:t>ух</m:t>
            </m:r>
            <w:proofErr w:type="gramEnd"/>
          </m:sub>
        </m:sSub>
      </m:oMath>
      <w:r>
        <w:rPr>
          <w:rFonts w:eastAsiaTheme="minorEastAsia"/>
        </w:rPr>
        <w:t xml:space="preserve"> – температура уходящих газов;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 </w:t>
      </w:r>
      <w:r w:rsidRPr="00AC26DE">
        <w:rPr>
          <w:rFonts w:eastAsiaTheme="minorEastAsia"/>
        </w:rPr>
        <w:t>поправочный коэффициент, учитывающий внесенное в топку котла тепло с паром,</w:t>
      </w:r>
      <w:r>
        <w:rPr>
          <w:rFonts w:eastAsiaTheme="minorEastAsia"/>
        </w:rPr>
        <w:t xml:space="preserve"> </w:t>
      </w:r>
      <w:r w:rsidRPr="00AC26DE">
        <w:rPr>
          <w:rFonts w:eastAsiaTheme="minorEastAsia"/>
        </w:rPr>
        <w:t>подогретым воздухом и топливом</w:t>
      </w:r>
      <w:r>
        <w:rPr>
          <w:rFonts w:eastAsiaTheme="minorEastAsia"/>
        </w:rPr>
        <w:t>.</w:t>
      </w:r>
    </w:p>
    <w:p w:rsidR="00481497" w:rsidRDefault="00546510" w:rsidP="00481497">
      <w:pPr>
        <w:ind w:firstLine="0"/>
        <w:rPr>
          <w:rFonts w:eastAsiaTheme="minorEastAsia"/>
        </w:rPr>
      </w:pPr>
      <w:r>
        <w:rPr>
          <w:rFonts w:eastAsiaTheme="minorEastAsia"/>
        </w:rPr>
        <w:tab/>
        <w:t>При использовании котлом мазута, справедливы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481497">
        <w:tc>
          <w:tcPr>
            <w:tcW w:w="8330" w:type="dxa"/>
            <w:vAlign w:val="center"/>
          </w:tcPr>
          <w:p w:rsidR="00481497" w:rsidRPr="008F7971" w:rsidRDefault="00481497" w:rsidP="00F836AE">
            <w:pPr>
              <w:ind w:firstLine="0"/>
            </w:pPr>
            <m:oMathPara>
              <m:oMathParaPr>
                <m:jc m:val="center"/>
              </m:oMathParaPr>
              <m:oMath>
                <m:r>
                  <w:rPr>
                    <w:rFonts w:ascii="Cambria Math" w:hAnsi="Cambria Math"/>
                  </w:rPr>
                  <m:t>K=3.494+0.02*</m:t>
                </m:r>
                <m:f>
                  <m:fPr>
                    <m:ctrlPr>
                      <w:rPr>
                        <w:rFonts w:ascii="Cambria Math" w:hAnsi="Cambria Math"/>
                        <w:i/>
                      </w:rPr>
                    </m:ctrlPr>
                  </m:fPr>
                  <m:num>
                    <m:sSub>
                      <m:sSubPr>
                        <m:ctrlPr>
                          <w:rPr>
                            <w:rFonts w:ascii="Cambria Math" w:hAnsi="Cambria Math"/>
                            <w:i/>
                          </w:rPr>
                        </m:ctrlPr>
                      </m:sSubPr>
                      <m:e>
                        <m:r>
                          <w:rPr>
                            <w:rFonts w:ascii="Cambria Math" w:hAnsi="Cambria Math"/>
                            <w:lang w:val="en-US"/>
                          </w:rPr>
                          <m:t>W</m:t>
                        </m:r>
                      </m:e>
                      <m:sub>
                        <m:r>
                          <w:rPr>
                            <w:rFonts w:ascii="Cambria Math" w:hAnsi="Cambria Math"/>
                          </w:rPr>
                          <m:t>p</m:t>
                        </m:r>
                      </m:sub>
                    </m:sSub>
                  </m:num>
                  <m:den>
                    <m:sSubSup>
                      <m:sSubSupPr>
                        <m:ctrlPr>
                          <w:rPr>
                            <w:rFonts w:ascii="Cambria Math" w:hAnsi="Cambria Math"/>
                            <w:i/>
                          </w:rPr>
                        </m:ctrlPr>
                      </m:sSubSupPr>
                      <m:e>
                        <m:r>
                          <w:rPr>
                            <w:rFonts w:ascii="Cambria Math" w:hAnsi="Cambria Math"/>
                          </w:rPr>
                          <m:t>Q</m:t>
                        </m:r>
                      </m:e>
                      <m:sub>
                        <m:r>
                          <w:rPr>
                            <w:rFonts w:ascii="Cambria Math" w:hAnsi="Cambria Math"/>
                          </w:rPr>
                          <m:t>H</m:t>
                        </m:r>
                      </m:sub>
                      <m:sup>
                        <m:r>
                          <w:rPr>
                            <w:rFonts w:ascii="Cambria Math" w:hAnsi="Cambria Math"/>
                          </w:rPr>
                          <m:t>p</m:t>
                        </m:r>
                      </m:sup>
                    </m:sSub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m:t>
                </m:r>
              </m:oMath>
            </m:oMathPara>
          </w:p>
        </w:tc>
        <w:tc>
          <w:tcPr>
            <w:tcW w:w="1241" w:type="dxa"/>
            <w:vAlign w:val="center"/>
          </w:tcPr>
          <w:p w:rsidR="00481497" w:rsidRPr="002978D6" w:rsidRDefault="00481497" w:rsidP="00F836AE">
            <w:pPr>
              <w:ind w:firstLine="0"/>
            </w:pPr>
            <w:r>
              <w:rPr>
                <w:lang w:val="en-US"/>
              </w:rPr>
              <w:t>(</w:t>
            </w:r>
            <w:fldSimple w:instr=" STYLEREF 1 \s ">
              <w:r w:rsidR="00171714">
                <w:rPr>
                  <w:noProof/>
                </w:rPr>
                <w:t>2</w:t>
              </w:r>
            </w:fldSimple>
            <w:r>
              <w:t>.</w:t>
            </w:r>
            <w:fldSimple w:instr=" SEQ Формула \* ARABIC \s 1 ">
              <w:r w:rsidR="00171714">
                <w:rPr>
                  <w:noProof/>
                </w:rPr>
                <w:t>18</w:t>
              </w:r>
            </w:fldSimple>
            <w:r>
              <w:t>)</w:t>
            </w:r>
          </w:p>
        </w:tc>
      </w:tr>
      <w:tr w:rsidR="00481497" w:rsidTr="00481497">
        <w:tc>
          <w:tcPr>
            <w:tcW w:w="8330" w:type="dxa"/>
          </w:tcPr>
          <w:p w:rsidR="00481497" w:rsidRPr="008F7971" w:rsidRDefault="00481497" w:rsidP="00F836AE">
            <w:pPr>
              <w:ind w:firstLine="0"/>
            </w:pPr>
            <m:oMathPara>
              <m:oMathParaPr>
                <m:jc m:val="center"/>
              </m:oMathParaPr>
              <m:oMath>
                <m:r>
                  <w:rPr>
                    <w:rFonts w:ascii="Cambria Math" w:hAnsi="Cambria Math"/>
                    <w:lang w:val="en-US"/>
                  </w:rPr>
                  <m:t>C=0.437+0.04*</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den>
                </m:f>
                <m:r>
                  <w:rPr>
                    <w:rFonts w:ascii="Cambria Math" w:hAnsi="Cambria Math"/>
                    <w:lang w:val="en-US"/>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m:oMathPara>
          </w:p>
        </w:tc>
        <w:tc>
          <w:tcPr>
            <w:tcW w:w="1241" w:type="dxa"/>
          </w:tcPr>
          <w:p w:rsidR="00481497" w:rsidRPr="002978D6" w:rsidRDefault="00481497" w:rsidP="00F836AE">
            <w:pPr>
              <w:ind w:firstLine="0"/>
            </w:pPr>
            <w:r>
              <w:rPr>
                <w:lang w:val="en-US"/>
              </w:rPr>
              <w:t>(</w:t>
            </w:r>
            <w:fldSimple w:instr=" STYLEREF 1 \s ">
              <w:r w:rsidR="00171714">
                <w:rPr>
                  <w:noProof/>
                </w:rPr>
                <w:t>2</w:t>
              </w:r>
            </w:fldSimple>
            <w:r>
              <w:t>.</w:t>
            </w:r>
            <w:fldSimple w:instr=" SEQ Формула \* ARABIC \s 1 ">
              <w:r w:rsidR="00171714">
                <w:rPr>
                  <w:noProof/>
                </w:rPr>
                <w:t>19</w:t>
              </w:r>
            </w:fldSimple>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oMath>
      <w:r>
        <w:rPr>
          <w:rFonts w:eastAsiaTheme="minorEastAsia"/>
        </w:rPr>
        <w:t xml:space="preserve"> – влажность топлива на рабочую массу.</w:t>
      </w:r>
    </w:p>
    <w:p w:rsidR="00546510" w:rsidRDefault="00546510" w:rsidP="00546510">
      <w:pPr>
        <w:rPr>
          <w:rFonts w:eastAsiaTheme="minorEastAsia"/>
        </w:rPr>
      </w:pPr>
      <w:r>
        <w:rPr>
          <w:rFonts w:eastAsiaTheme="minorEastAsia"/>
        </w:rPr>
        <w:t xml:space="preserve">При использовании газа в качестве топлива, принимают </w:t>
      </w:r>
      <m:oMath>
        <m:r>
          <w:rPr>
            <w:rFonts w:ascii="Cambria Math" w:hAnsi="Cambria Math"/>
          </w:rPr>
          <m:t>K=3.53</m:t>
        </m:r>
      </m:oMath>
      <w:r>
        <w:rPr>
          <w:rFonts w:eastAsiaTheme="minorEastAsia"/>
        </w:rPr>
        <w:t>, </w:t>
      </w:r>
      <m:oMath>
        <m:r>
          <w:rPr>
            <w:rFonts w:ascii="Cambria Math" w:hAnsi="Cambria Math"/>
            <w:lang w:val="en-US"/>
          </w:rPr>
          <m:t>C</m:t>
        </m:r>
        <m:r>
          <w:rPr>
            <w:rFonts w:ascii="Cambria Math" w:hAnsi="Cambria Math"/>
          </w:rPr>
          <m:t>=0.6</m:t>
        </m:r>
      </m:oMath>
      <w:r>
        <w:rPr>
          <w:rFonts w:eastAsiaTheme="minorEastAsia"/>
        </w:rPr>
        <w:t xml:space="preserve">, </w:t>
      </w:r>
      <m:oMath>
        <m:r>
          <w:rPr>
            <w:rFonts w:ascii="Cambria Math" w:hAnsi="Cambria Math"/>
            <w:lang w:val="en-US"/>
          </w:rPr>
          <m:t>b</m:t>
        </m:r>
        <m:r>
          <w:rPr>
            <w:rFonts w:ascii="Cambria Math" w:hAnsi="Cambria Math"/>
          </w:rPr>
          <m:t>=0.18</m:t>
        </m:r>
      </m:oMath>
      <w:r>
        <w:rPr>
          <w:rFonts w:eastAsiaTheme="minorEastAsia"/>
        </w:rPr>
        <w:t>.</w:t>
      </w:r>
    </w:p>
    <w:p w:rsidR="00546510" w:rsidRDefault="00546510" w:rsidP="00546510">
      <w:pPr>
        <w:rPr>
          <w:rFonts w:eastAsiaTheme="minorEastAsia"/>
        </w:rPr>
      </w:pPr>
      <w:r>
        <w:rPr>
          <w:rFonts w:eastAsiaTheme="minorEastAsia"/>
        </w:rPr>
        <w:t xml:space="preserve">Коэффициент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525B86"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=1+</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-150</m:t>
                    </m:r>
                  </m:e>
                </m:d>
                <m:r>
                  <w:rPr>
                    <w:rFonts w:ascii="Cambria Math" w:hAnsi="Cambria Math"/>
                    <w:lang w:val="en-US"/>
                  </w:rPr>
                  <m:t>*13*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m:oMathPara>
          </w:p>
        </w:tc>
        <w:tc>
          <w:tcPr>
            <w:tcW w:w="1241" w:type="dxa"/>
            <w:vAlign w:val="center"/>
          </w:tcPr>
          <w:p w:rsidR="007270DB" w:rsidRPr="002978D6" w:rsidRDefault="007270DB" w:rsidP="00F836AE">
            <w:pPr>
              <w:ind w:firstLine="0"/>
            </w:pPr>
            <w:r>
              <w:rPr>
                <w:lang w:val="en-US"/>
              </w:rPr>
              <w:t>(</w:t>
            </w:r>
            <w:fldSimple w:instr=" STYLEREF 1 \s ">
              <w:r w:rsidR="00171714">
                <w:rPr>
                  <w:noProof/>
                </w:rPr>
                <w:t>2</w:t>
              </w:r>
            </w:fldSimple>
            <w:r>
              <w:t>.</w:t>
            </w:r>
            <w:fldSimple w:instr=" SEQ Формула \* ARABIC \s 1 ">
              <w:r w:rsidR="00171714">
                <w:rPr>
                  <w:noProof/>
                </w:rPr>
                <w:t>20</w:t>
              </w:r>
            </w:fldSimple>
            <w:r>
              <w:t>)</w:t>
            </w:r>
          </w:p>
        </w:tc>
      </w:tr>
    </w:tbl>
    <w:p w:rsidR="007270DB" w:rsidRPr="007270DB" w:rsidRDefault="00546510" w:rsidP="007270DB">
      <w:pPr>
        <w:rPr>
          <w:rFonts w:eastAsiaTheme="minorEastAsia"/>
        </w:rPr>
      </w:pPr>
      <w:r>
        <w:rPr>
          <w:rFonts w:eastAsiaTheme="minorEastAsia"/>
        </w:rPr>
        <w:t xml:space="preserve">Коэффициент избытка воздуха в уходящих газах </w:t>
      </w:r>
      <m:oMath>
        <m:sSub>
          <m:sSubPr>
            <m:ctrlPr>
              <w:rPr>
                <w:rFonts w:ascii="Cambria Math" w:hAnsi="Cambria Math"/>
                <w:i/>
              </w:rPr>
            </m:ctrlPr>
          </m:sSubPr>
          <m:e>
            <m:r>
              <w:rPr>
                <w:rFonts w:ascii="Cambria Math" w:hAnsi="Cambria Math"/>
              </w:rPr>
              <m:t>a</m:t>
            </m:r>
          </m:e>
          <m:sub>
            <w:proofErr w:type="gramStart"/>
            <m:r>
              <w:rPr>
                <w:rFonts w:ascii="Cambria Math" w:hAnsi="Cambria Math"/>
              </w:rPr>
              <m:t>ух</m:t>
            </m:r>
            <w:proofErr w:type="gramEnd"/>
          </m:sub>
        </m:sSub>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525B86" w:rsidP="00F836AE">
            <w:pPr>
              <w:ind w:firstLine="0"/>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 xml:space="preserve">= </m:t>
                </m:r>
                <m:sSub>
                  <m:sSubPr>
                    <m:ctrlPr>
                      <w:rPr>
                        <w:rFonts w:ascii="Cambria Math" w:hAnsi="Cambria Math"/>
                        <w:i/>
                      </w:rPr>
                    </m:ctrlPr>
                  </m:sSubPr>
                  <m:e>
                    <m:r>
                      <w:rPr>
                        <w:rFonts w:ascii="Cambria Math" w:hAnsi="Cambria Math"/>
                        <w:lang w:val="en-US"/>
                      </w:rPr>
                      <m:t>a</m:t>
                    </m:r>
                  </m:e>
                  <m:sub>
                    <m:r>
                      <w:rPr>
                        <w:rFonts w:ascii="Cambria Math" w:hAnsi="Cambria Math"/>
                      </w:rPr>
                      <m:t>pc</m:t>
                    </m:r>
                  </m:sub>
                </m:sSub>
                <m:r>
                  <w:rPr>
                    <w:rFonts w:ascii="Cambria Math" w:hAnsi="Cambria Math"/>
                  </w:rPr>
                  <m:t xml:space="preserve">- </m:t>
                </m:r>
                <m:r>
                  <m:rPr>
                    <m:sty m:val="p"/>
                  </m:rPr>
                  <w:rPr>
                    <w:rFonts w:ascii="Cambria Math" w:hAnsi="Cambria Math"/>
                  </w:rPr>
                  <m:t>Δ</m:t>
                </m:r>
                <m:r>
                  <w:rPr>
                    <w:rFonts w:ascii="Cambria Math" w:hAnsi="Cambria Math"/>
                  </w:rPr>
                  <m:t>a.</m:t>
                </m:r>
              </m:oMath>
            </m:oMathPara>
          </w:p>
        </w:tc>
        <w:tc>
          <w:tcPr>
            <w:tcW w:w="1241" w:type="dxa"/>
            <w:vAlign w:val="center"/>
          </w:tcPr>
          <w:p w:rsidR="007270DB" w:rsidRPr="002978D6" w:rsidRDefault="007270DB" w:rsidP="00F836AE">
            <w:pPr>
              <w:ind w:firstLine="0"/>
            </w:pPr>
            <w:r>
              <w:rPr>
                <w:lang w:val="en-US"/>
              </w:rPr>
              <w:t>(</w:t>
            </w:r>
            <w:fldSimple w:instr=" STYLEREF 1 \s ">
              <w:r w:rsidR="00171714">
                <w:rPr>
                  <w:noProof/>
                </w:rPr>
                <w:t>2</w:t>
              </w:r>
            </w:fldSimple>
            <w:r>
              <w:t>.</w:t>
            </w:r>
            <w:fldSimple w:instr=" SEQ Формула \* ARABIC \s 1 ">
              <w:r w:rsidR="00171714">
                <w:rPr>
                  <w:noProof/>
                </w:rPr>
                <w:t>21</w:t>
              </w:r>
            </w:fldSimple>
            <w:r>
              <w:t>)</w:t>
            </w:r>
          </w:p>
        </w:tc>
      </w:tr>
    </w:tbl>
    <w:p w:rsidR="00546510" w:rsidRDefault="00546510" w:rsidP="00546510">
      <w:pPr>
        <w:rPr>
          <w:rFonts w:eastAsiaTheme="minorEastAsia"/>
        </w:rPr>
      </w:pPr>
      <w:r>
        <w:rPr>
          <w:rFonts w:eastAsiaTheme="minorEastAsia"/>
        </w:rPr>
        <w:t xml:space="preserve">Поправочный коэффициент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учитывает внесенное в топку котла тепло с паром, подогретым воздухом и топливом: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525B86"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 xml:space="preserve">= </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den>
                </m:f>
                <m:r>
                  <w:rPr>
                    <w:rFonts w:ascii="Cambria Math" w:hAnsi="Cambria Math"/>
                    <w:lang w:val="en-US"/>
                  </w:rPr>
                  <m:t>.</m:t>
                </m:r>
              </m:oMath>
            </m:oMathPara>
          </w:p>
        </w:tc>
        <w:tc>
          <w:tcPr>
            <w:tcW w:w="1241" w:type="dxa"/>
            <w:vAlign w:val="center"/>
          </w:tcPr>
          <w:p w:rsidR="007270DB" w:rsidRPr="002978D6" w:rsidRDefault="007270DB" w:rsidP="00F836AE">
            <w:pPr>
              <w:ind w:firstLine="0"/>
            </w:pPr>
            <w:r>
              <w:rPr>
                <w:lang w:val="en-US"/>
              </w:rPr>
              <w:t>(</w:t>
            </w:r>
            <w:fldSimple w:instr=" STYLEREF 1 \s ">
              <w:r w:rsidR="00171714">
                <w:rPr>
                  <w:noProof/>
                </w:rPr>
                <w:t>2</w:t>
              </w:r>
            </w:fldSimple>
            <w:r>
              <w:t>.</w:t>
            </w:r>
            <w:fldSimple w:instr=" SEQ Формула \* ARABIC \s 1 ">
              <w:r w:rsidR="00171714">
                <w:rPr>
                  <w:noProof/>
                </w:rPr>
                <w:t>22</w:t>
              </w:r>
            </w:fldSimple>
            <w:r>
              <w:t>)</w:t>
            </w:r>
          </w:p>
        </w:tc>
      </w:tr>
    </w:tbl>
    <w:p w:rsidR="007270DB" w:rsidRDefault="00546510" w:rsidP="007270DB">
      <w:pPr>
        <w:rPr>
          <w:rFonts w:eastAsiaTheme="minorEastAsia"/>
        </w:rPr>
      </w:pPr>
      <w:r>
        <w:rPr>
          <w:rFonts w:eastAsiaTheme="minorEastAsia"/>
        </w:rPr>
        <w:t xml:space="preserve">Величина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определяется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525B86" w:rsidP="00F836AE">
            <w:pPr>
              <w:ind w:firstLine="0"/>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H</m:t>
                        </m:r>
                      </m:sup>
                    </m:sSubSup>
                  </m:num>
                  <m:den>
                    <m:sSub>
                      <m:sSubPr>
                        <m:ctrlPr>
                          <w:rPr>
                            <w:rFonts w:ascii="Cambria Math" w:hAnsi="Cambria Math"/>
                            <w:i/>
                          </w:rPr>
                        </m:ctrlPr>
                      </m:sSubPr>
                      <m:e>
                        <m:r>
                          <w:rPr>
                            <w:rFonts w:ascii="Cambria Math" w:hAnsi="Cambria Math"/>
                          </w:rPr>
                          <m:t>D</m:t>
                        </m:r>
                      </m:e>
                      <m:sub>
                        <m:r>
                          <w:rPr>
                            <w:rFonts w:ascii="Cambria Math" w:hAnsi="Cambria Math"/>
                          </w:rPr>
                          <m:t>K</m:t>
                        </m:r>
                      </m:sub>
                    </m:sSub>
                  </m:den>
                </m:f>
                <m:r>
                  <w:rPr>
                    <w:rFonts w:ascii="Cambria Math" w:hAnsi="Cambria Math"/>
                  </w:rPr>
                  <m:t>,</m:t>
                </m:r>
              </m:oMath>
            </m:oMathPara>
          </w:p>
        </w:tc>
        <w:tc>
          <w:tcPr>
            <w:tcW w:w="1241" w:type="dxa"/>
            <w:vAlign w:val="center"/>
          </w:tcPr>
          <w:p w:rsidR="007270DB" w:rsidRPr="002978D6" w:rsidRDefault="007270DB" w:rsidP="00F836AE">
            <w:pPr>
              <w:ind w:firstLine="0"/>
            </w:pPr>
            <w:bookmarkStart w:id="70" w:name="_Ref388631006"/>
            <w:r>
              <w:rPr>
                <w:lang w:val="en-US"/>
              </w:rPr>
              <w:t>(</w:t>
            </w:r>
            <w:fldSimple w:instr=" STYLEREF 1 \s ">
              <w:r w:rsidR="00171714">
                <w:rPr>
                  <w:noProof/>
                </w:rPr>
                <w:t>2</w:t>
              </w:r>
            </w:fldSimple>
            <w:r>
              <w:t>.</w:t>
            </w:r>
            <w:fldSimple w:instr=" SEQ Формула \* ARABIC \s 1 ">
              <w:r w:rsidR="00171714">
                <w:rPr>
                  <w:noProof/>
                </w:rPr>
                <w:t>23</w:t>
              </w:r>
            </w:fldSimple>
            <w:r>
              <w:t>)</w:t>
            </w:r>
            <w:bookmarkEnd w:id="70"/>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oMath>
      <w:r>
        <w:rPr>
          <w:rFonts w:eastAsiaTheme="minorEastAsia"/>
        </w:rPr>
        <w:t xml:space="preserve"> - </w:t>
      </w:r>
      <w:r w:rsidRPr="00EF4704">
        <w:rPr>
          <w:rFonts w:eastAsiaTheme="minorEastAsia"/>
        </w:rPr>
        <w:t xml:space="preserve">нормативные потери тепла котлом (корпусом котла) в окружающую среду </w:t>
      </w:r>
      <w:proofErr w:type="gramStart"/>
      <w:r w:rsidRPr="00EF4704">
        <w:rPr>
          <w:rFonts w:eastAsiaTheme="minorEastAsia"/>
        </w:rPr>
        <w:t>при</w:t>
      </w:r>
      <w:proofErr w:type="gramEnd"/>
      <w:r>
        <w:rPr>
          <w:rFonts w:eastAsiaTheme="minorEastAsia"/>
        </w:rPr>
        <w:t xml:space="preserve"> </w:t>
      </w:r>
      <w:r w:rsidRPr="00EF4704">
        <w:rPr>
          <w:rFonts w:eastAsiaTheme="minorEastAsia"/>
        </w:rPr>
        <w:t>номинальной часовой паропроизводительности</w:t>
      </w:r>
      <w:r>
        <w:rPr>
          <w:rFonts w:eastAsiaTheme="minorEastAsia"/>
        </w:rPr>
        <w:t>.</w:t>
      </w:r>
    </w:p>
    <w:p w:rsidR="00546510" w:rsidRPr="00EF4704" w:rsidRDefault="00546510" w:rsidP="00546510">
      <w:pPr>
        <w:rPr>
          <w:rFonts w:eastAsiaTheme="minorEastAsia"/>
        </w:rPr>
      </w:pPr>
      <w:r>
        <w:rPr>
          <w:rFonts w:eastAsiaTheme="minorEastAsia"/>
        </w:rPr>
        <w:t>Совокуп</w:t>
      </w:r>
      <w:r w:rsidR="00F10545">
        <w:rPr>
          <w:rFonts w:eastAsiaTheme="minorEastAsia"/>
        </w:rPr>
        <w:t xml:space="preserve">ность описанных выше выражений, </w:t>
      </w:r>
      <w:r w:rsidR="00F10545">
        <w:rPr>
          <w:rFonts w:eastAsiaTheme="minorEastAsia"/>
        </w:rPr>
        <w:fldChar w:fldCharType="begin"/>
      </w:r>
      <w:r w:rsidR="00F10545">
        <w:rPr>
          <w:rFonts w:eastAsiaTheme="minorEastAsia"/>
        </w:rPr>
        <w:instrText xml:space="preserve"> REF _Ref388630993 \h </w:instrText>
      </w:r>
      <w:r w:rsidR="00F10545">
        <w:rPr>
          <w:rFonts w:eastAsiaTheme="minorEastAsia"/>
        </w:rPr>
      </w:r>
      <w:r w:rsidR="00F10545">
        <w:rPr>
          <w:rFonts w:eastAsiaTheme="minorEastAsia"/>
        </w:rPr>
        <w:fldChar w:fldCharType="separate"/>
      </w:r>
      <w:r w:rsidR="00171714" w:rsidRPr="00490861">
        <w:t>(</w:t>
      </w:r>
      <w:r w:rsidR="00171714">
        <w:rPr>
          <w:noProof/>
        </w:rPr>
        <w:t>2</w:t>
      </w:r>
      <w:r w:rsidR="00171714">
        <w:t>.</w:t>
      </w:r>
      <w:r w:rsidR="00171714">
        <w:rPr>
          <w:noProof/>
        </w:rPr>
        <w:t>7</w:t>
      </w:r>
      <w:r w:rsidR="00171714">
        <w:t>)</w:t>
      </w:r>
      <w:r w:rsidR="00F10545">
        <w:rPr>
          <w:rFonts w:eastAsiaTheme="minorEastAsia"/>
        </w:rPr>
        <w:fldChar w:fldCharType="end"/>
      </w:r>
      <w:r w:rsidR="00F10545">
        <w:rPr>
          <w:rFonts w:eastAsiaTheme="minorEastAsia"/>
        </w:rPr>
        <w:t xml:space="preserve"> - </w:t>
      </w:r>
      <w:r w:rsidR="00F10545">
        <w:rPr>
          <w:rFonts w:eastAsiaTheme="minorEastAsia"/>
        </w:rPr>
        <w:fldChar w:fldCharType="begin"/>
      </w:r>
      <w:r w:rsidR="00F10545">
        <w:rPr>
          <w:rFonts w:eastAsiaTheme="minorEastAsia"/>
        </w:rPr>
        <w:instrText xml:space="preserve"> REF _Ref388631006 \h </w:instrText>
      </w:r>
      <w:r w:rsidR="00F10545">
        <w:rPr>
          <w:rFonts w:eastAsiaTheme="minorEastAsia"/>
        </w:rPr>
      </w:r>
      <w:r w:rsidR="00F10545">
        <w:rPr>
          <w:rFonts w:eastAsiaTheme="minorEastAsia"/>
        </w:rPr>
        <w:fldChar w:fldCharType="separate"/>
      </w:r>
      <w:r w:rsidR="00171714" w:rsidRPr="00490861">
        <w:t>(</w:t>
      </w:r>
      <w:r w:rsidR="00171714">
        <w:rPr>
          <w:noProof/>
        </w:rPr>
        <w:t>2</w:t>
      </w:r>
      <w:r w:rsidR="00171714">
        <w:t>.</w:t>
      </w:r>
      <w:r w:rsidR="00171714">
        <w:rPr>
          <w:noProof/>
        </w:rPr>
        <w:t>23</w:t>
      </w:r>
      <w:r w:rsidR="00171714">
        <w:t>)</w:t>
      </w:r>
      <w:r w:rsidR="00F10545">
        <w:rPr>
          <w:rFonts w:eastAsiaTheme="minorEastAsia"/>
        </w:rPr>
        <w:fldChar w:fldCharType="end"/>
      </w:r>
      <w:r w:rsidR="00F10545">
        <w:rPr>
          <w:rFonts w:eastAsiaTheme="minorEastAsia"/>
        </w:rPr>
        <w:t xml:space="preserve">, </w:t>
      </w:r>
      <w:r>
        <w:rPr>
          <w:rFonts w:eastAsiaTheme="minorEastAsia"/>
        </w:rPr>
        <w:t>представляет собой базовую математическую модель расхода топлива котлоагрегатом.</w:t>
      </w:r>
    </w:p>
    <w:p w:rsidR="00546510" w:rsidRPr="00D835EB" w:rsidRDefault="00546510" w:rsidP="00D835EB">
      <w:pPr>
        <w:pStyle w:val="3"/>
      </w:pPr>
      <w:bookmarkStart w:id="71" w:name="_Ref388632607"/>
      <w:bookmarkStart w:id="72" w:name="_Toc389395787"/>
      <w:r w:rsidRPr="00D835EB">
        <w:lastRenderedPageBreak/>
        <w:t>Целевые функции для выбранных критериев</w:t>
      </w:r>
      <w:bookmarkEnd w:id="71"/>
      <w:bookmarkEnd w:id="72"/>
    </w:p>
    <w:p w:rsidR="00546510" w:rsidRDefault="00546510" w:rsidP="00546510">
      <w:r>
        <w:t xml:space="preserve">Сформулируем целевые функции для описанных в </w:t>
      </w:r>
      <w:r w:rsidR="006D16F2">
        <w:t xml:space="preserve">разделе </w:t>
      </w:r>
      <w:r w:rsidR="006D16F2">
        <w:fldChar w:fldCharType="begin"/>
      </w:r>
      <w:r w:rsidR="006D16F2">
        <w:instrText xml:space="preserve"> REF _Ref388559554 \r \h </w:instrText>
      </w:r>
      <w:r w:rsidR="006D16F2">
        <w:fldChar w:fldCharType="separate"/>
      </w:r>
      <w:r w:rsidR="00171714">
        <w:t>1.1</w:t>
      </w:r>
      <w:r w:rsidR="006D16F2">
        <w:fldChar w:fldCharType="end"/>
      </w:r>
      <w:r w:rsidR="006D16F2">
        <w:t xml:space="preserve"> </w:t>
      </w:r>
      <w:r>
        <w:t xml:space="preserve">критериев оптимизации поставленной задачи, с учетом математической модели расхода топлива, описанной в разделе </w:t>
      </w:r>
      <w:r w:rsidR="0094440D">
        <w:fldChar w:fldCharType="begin"/>
      </w:r>
      <w:r w:rsidR="0094440D">
        <w:instrText xml:space="preserve"> REF _Ref388631237 \r \h </w:instrText>
      </w:r>
      <w:r w:rsidR="0094440D">
        <w:fldChar w:fldCharType="separate"/>
      </w:r>
      <w:r w:rsidR="00171714">
        <w:t>2.2.8</w:t>
      </w:r>
      <w:r w:rsidR="0094440D">
        <w:fldChar w:fldCharType="end"/>
      </w:r>
      <w:r w:rsidR="00AF0A55">
        <w:t>.</w:t>
      </w:r>
    </w:p>
    <w:p w:rsidR="00546510" w:rsidRPr="008A1AB3" w:rsidRDefault="00546510" w:rsidP="008A1AB3">
      <w:pPr>
        <w:ind w:firstLine="0"/>
        <w:rPr>
          <w:b/>
        </w:rPr>
      </w:pPr>
      <w:r w:rsidRPr="008A1AB3">
        <w:rPr>
          <w:b/>
        </w:rPr>
        <w:t>Критерий расхода газа</w:t>
      </w:r>
    </w:p>
    <w:p w:rsidR="0034725A" w:rsidRDefault="00546510" w:rsidP="0034725A">
      <w:r w:rsidRPr="00781C37">
        <w:t>Рассмотрим формулу критерия расхода условного топлива, приведенную в</w:t>
      </w:r>
      <w:r w:rsidR="0034725A">
        <w:t xml:space="preserve"> </w:t>
      </w:r>
      <w:sdt>
        <w:sdtPr>
          <w:id w:val="-1929337382"/>
          <w:citation/>
        </w:sdtPr>
        <w:sdtEndPr/>
        <w:sdtContent>
          <w:r w:rsidR="0034725A">
            <w:fldChar w:fldCharType="begin"/>
          </w:r>
          <w:r w:rsidR="0034725A">
            <w:instrText xml:space="preserve"> CITATION Дил05 \l 1049 </w:instrText>
          </w:r>
          <w:r w:rsidR="0034725A">
            <w:fldChar w:fldCharType="separate"/>
          </w:r>
          <w:r w:rsidR="009648CB">
            <w:rPr>
              <w:noProof/>
            </w:rPr>
            <w:t>[11]</w:t>
          </w:r>
          <w:r w:rsidR="0034725A">
            <w:fldChar w:fldCharType="end"/>
          </w:r>
        </w:sdtContent>
      </w:sdt>
      <w:r w:rsidRPr="00781C3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4725A" w:rsidTr="00F836AE">
        <w:tc>
          <w:tcPr>
            <w:tcW w:w="8330" w:type="dxa"/>
            <w:vAlign w:val="center"/>
          </w:tcPr>
          <w:p w:rsidR="0034725A" w:rsidRPr="008F7971" w:rsidRDefault="00525B86"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усл</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г</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r>
                  <w:rPr>
                    <w:rFonts w:ascii="Cambria Math" w:hAnsi="Cambria Math"/>
                  </w:rPr>
                  <m:t>,</m:t>
                </m:r>
              </m:oMath>
            </m:oMathPara>
          </w:p>
        </w:tc>
        <w:tc>
          <w:tcPr>
            <w:tcW w:w="1241" w:type="dxa"/>
            <w:vAlign w:val="center"/>
          </w:tcPr>
          <w:p w:rsidR="0034725A" w:rsidRPr="002978D6" w:rsidRDefault="0034725A" w:rsidP="00F836AE">
            <w:pPr>
              <w:ind w:firstLine="0"/>
            </w:pPr>
            <w:r>
              <w:rPr>
                <w:lang w:val="en-US"/>
              </w:rPr>
              <w:t>(</w:t>
            </w:r>
            <w:fldSimple w:instr=" STYLEREF 1 \s ">
              <w:r w:rsidR="00171714">
                <w:rPr>
                  <w:noProof/>
                </w:rPr>
                <w:t>2</w:t>
              </w:r>
            </w:fldSimple>
            <w:r>
              <w:t>.</w:t>
            </w:r>
            <w:fldSimple w:instr=" SEQ Формула \* ARABIC \s 1 ">
              <w:r w:rsidR="00171714">
                <w:rPr>
                  <w:noProof/>
                </w:rPr>
                <w:t>24</w:t>
              </w:r>
            </w:fldSimple>
            <w:r>
              <w:t>)</w:t>
            </w:r>
          </w:p>
        </w:tc>
      </w:tr>
    </w:tbl>
    <w:p w:rsidR="00546510" w:rsidRDefault="00546510" w:rsidP="00546510">
      <w:pPr>
        <w:rPr>
          <w:rFonts w:eastAsiaTheme="minorEastAsia"/>
        </w:rPr>
      </w:pPr>
      <w:r>
        <w:t xml:space="preserve">где </w:t>
      </w:r>
      <m:oMath>
        <m:sSub>
          <m:sSubPr>
            <m:ctrlPr>
              <w:rPr>
                <w:rFonts w:ascii="Cambria Math" w:hAnsi="Cambria Math"/>
                <w:i/>
              </w:rPr>
            </m:ctrlPr>
          </m:sSubPr>
          <m:e>
            <m:r>
              <w:rPr>
                <w:rFonts w:ascii="Cambria Math" w:hAnsi="Cambria Math"/>
              </w:rPr>
              <m:t>Э</m:t>
            </m:r>
          </m:e>
          <m:sub>
            <m:r>
              <w:rPr>
                <w:rFonts w:ascii="Cambria Math" w:hAnsi="Cambria Math"/>
              </w:rPr>
              <m:t>м</m:t>
            </m:r>
          </m:sub>
        </m:sSub>
      </m:oMath>
      <w:r>
        <w:t xml:space="preserve">, </w:t>
      </w:r>
      <m:oMath>
        <m:sSub>
          <m:sSubPr>
            <m:ctrlPr>
              <w:rPr>
                <w:rFonts w:ascii="Cambria Math" w:hAnsi="Cambria Math"/>
                <w:i/>
              </w:rPr>
            </m:ctrlPr>
          </m:sSubPr>
          <m:e>
            <m:r>
              <w:rPr>
                <w:rFonts w:ascii="Cambria Math" w:hAnsi="Cambria Math"/>
              </w:rPr>
              <m:t>Э</m:t>
            </m:r>
          </m:e>
          <m:sub>
            <m:r>
              <w:rPr>
                <w:rFonts w:ascii="Cambria Math" w:hAnsi="Cambria Math"/>
              </w:rPr>
              <m:t>г</m:t>
            </m:r>
          </m:sub>
        </m:sSub>
      </m:oMath>
      <w:r>
        <w:t xml:space="preserve"> – топливные эквиваленты, показывающие какому количеству условного топлива равноценна единица массы (или объема) мазута и газа соответственно,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m:oMath>
        <m:d>
          <m:dPr>
            <m:begChr m:val="{"/>
            <m:endChr m:val="}"/>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rPr>
          <m:t>}</m:t>
        </m:r>
      </m:oMath>
      <w:r w:rsidRPr="006D58BC">
        <w:rPr>
          <w:rFonts w:eastAsiaTheme="minorEastAsia"/>
        </w:rPr>
        <w:t xml:space="preserve"> </w:t>
      </w:r>
      <w:r>
        <w:rPr>
          <w:rFonts w:eastAsiaTheme="minorEastAsia"/>
        </w:rPr>
        <w:t>–</w:t>
      </w:r>
      <w:r w:rsidRPr="006D58BC">
        <w:rPr>
          <w:rFonts w:eastAsiaTheme="minorEastAsia"/>
        </w:rPr>
        <w:t xml:space="preserve"> </w:t>
      </w:r>
      <w:r>
        <w:rPr>
          <w:rFonts w:eastAsiaTheme="minorEastAsia"/>
        </w:rPr>
        <w:t>вектор, характеризующий доли использования разных видов топлива всеми агрегатами.</w:t>
      </w:r>
    </w:p>
    <w:p w:rsidR="00546510" w:rsidRDefault="00546510" w:rsidP="00546510">
      <w:r>
        <w:t xml:space="preserve">С учетом того, что мы рассматриваем </w:t>
      </w:r>
      <w:r>
        <w:rPr>
          <w:lang w:val="en-US"/>
        </w:rPr>
        <w:t>n</w:t>
      </w:r>
      <w:r w:rsidRPr="00BF6081">
        <w:t xml:space="preserve"> </w:t>
      </w:r>
      <w:r>
        <w:t xml:space="preserve">котлов, работающих только на газе, формулу для критерия расхода газа представим в следующем виде: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F92" w:rsidTr="00F836AE">
        <w:tc>
          <w:tcPr>
            <w:tcW w:w="8330" w:type="dxa"/>
            <w:vAlign w:val="center"/>
          </w:tcPr>
          <w:p w:rsidR="00BB3F92" w:rsidRPr="008F7971" w:rsidRDefault="00525B86" w:rsidP="00F836AE">
            <w:pPr>
              <w:ind w:firstLine="0"/>
            </w:pPr>
            <m:oMathPara>
              <m:oMathParaPr>
                <m:jc m:val="center"/>
              </m:oMathParaPr>
              <m:oMath>
                <m:sSup>
                  <m:sSupPr>
                    <m:ctrlPr>
                      <w:rPr>
                        <w:rFonts w:ascii="Cambria Math" w:hAnsi="Cambria Math"/>
                      </w:rPr>
                    </m:ctrlPr>
                  </m:sSupPr>
                  <m:e>
                    <m:r>
                      <m:rPr>
                        <m:sty m:val="p"/>
                      </m:rPr>
                      <w:rPr>
                        <w:rFonts w:ascii="Cambria Math" w:hAnsi="Cambria Math"/>
                        <w:lang w:val="en-US"/>
                      </w:rPr>
                      <m:t>B</m:t>
                    </m:r>
                  </m:e>
                  <m:sup>
                    <m:r>
                      <m:rPr>
                        <m:sty m:val="p"/>
                      </m:rPr>
                      <w:rPr>
                        <w:rFonts w:ascii="Cambria Math" w:hAnsi="Cambria Math"/>
                      </w:rPr>
                      <m:t>г</m:t>
                    </m:r>
                  </m:sup>
                </m:sSup>
                <m:d>
                  <m:dPr>
                    <m:ctrlPr>
                      <w:rPr>
                        <w:rFonts w:ascii="Cambria Math" w:hAnsi="Cambria Math"/>
                      </w:rPr>
                    </m:ctrlPr>
                  </m:dPr>
                  <m:e>
                    <m:d>
                      <m:dPr>
                        <m:begChr m:val="{"/>
                        <m:endChr m:val="}"/>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m:t>
                            </m:r>
                          </m:sub>
                        </m:sSub>
                      </m:e>
                    </m:d>
                    <m:ctrlPr>
                      <w:rPr>
                        <w:rFonts w:ascii="Cambria Math" w:hAnsi="Cambria Math"/>
                        <w:lang w:val="en-US"/>
                      </w:rPr>
                    </m:ctrlPr>
                  </m:e>
                </m:d>
                <m:r>
                  <m:rPr>
                    <m:sty m:val="p"/>
                  </m:rPr>
                  <w:rPr>
                    <w:rFonts w:ascii="Cambria Math" w:hAnsi="Cambria Math"/>
                    <w:lang w:val="en-US"/>
                  </w:rPr>
                  <m:t xml:space="preserve">= </m:t>
                </m:r>
                <m:nary>
                  <m:naryPr>
                    <m:chr m:val="∑"/>
                    <m:limLoc m:val="undOvr"/>
                    <m:ctrlPr>
                      <w:rPr>
                        <w:rFonts w:ascii="Cambria Math" w:hAnsi="Cambria Math"/>
                        <w:lang w:val="en-US"/>
                      </w:rPr>
                    </m:ctrlPr>
                  </m:naryPr>
                  <m:sub>
                    <m:r>
                      <m:rPr>
                        <m:sty m:val="p"/>
                      </m:rPr>
                      <w:rPr>
                        <w:rFonts w:ascii="Cambria Math" w:hAnsi="Cambria Math"/>
                        <w:lang w:val="en-US"/>
                      </w:rPr>
                      <m:t>i=1</m:t>
                    </m:r>
                  </m:sub>
                  <m:sup>
                    <m:r>
                      <m:rPr>
                        <m:sty m:val="p"/>
                      </m:rPr>
                      <w:rPr>
                        <w:rFonts w:ascii="Cambria Math" w:hAnsi="Cambria Math"/>
                        <w:lang w:val="en-US"/>
                      </w:rPr>
                      <m:t>n</m:t>
                    </m:r>
                  </m:sup>
                  <m:e>
                    <m:sSubSup>
                      <m:sSubSupPr>
                        <m:ctrlPr>
                          <w:rPr>
                            <w:rFonts w:ascii="Cambria Math" w:hAnsi="Cambria Math"/>
                            <w:lang w:val="en-US"/>
                          </w:rPr>
                        </m:ctrlPr>
                      </m:sSubSupPr>
                      <m:e>
                        <m:r>
                          <m:rPr>
                            <m:sty m:val="p"/>
                          </m:rPr>
                          <w:rPr>
                            <w:rFonts w:ascii="Cambria Math" w:hAnsi="Cambria Math"/>
                            <w:lang w:val="en-US"/>
                          </w:rPr>
                          <m:t>B</m:t>
                        </m:r>
                      </m:e>
                      <m:sub>
                        <m:r>
                          <m:rPr>
                            <m:sty m:val="p"/>
                          </m:rPr>
                          <w:rPr>
                            <w:rFonts w:ascii="Cambria Math" w:hAnsi="Cambria Math"/>
                            <w:lang w:val="en-US"/>
                          </w:rPr>
                          <m:t>i</m:t>
                        </m:r>
                      </m:sub>
                      <m:sup>
                        <m:r>
                          <m:rPr>
                            <m:sty m:val="p"/>
                          </m:rPr>
                          <w:rPr>
                            <w:rFonts w:ascii="Cambria Math" w:hAnsi="Cambria Math"/>
                          </w:rPr>
                          <m:t>г</m:t>
                        </m:r>
                      </m:sup>
                    </m:sSubSup>
                  </m:e>
                </m:nary>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Ki</m:t>
                        </m:r>
                      </m:sub>
                    </m:sSub>
                  </m:e>
                </m:d>
                <m:r>
                  <m:rPr>
                    <m:sty m:val="p"/>
                  </m:rPr>
                  <w:rPr>
                    <w:rFonts w:ascii="Cambria Math" w:hAnsi="Cambria Math"/>
                    <w:lang w:val="en-US"/>
                  </w:rPr>
                  <m:t>,</m:t>
                </m:r>
              </m:oMath>
            </m:oMathPara>
          </w:p>
        </w:tc>
        <w:tc>
          <w:tcPr>
            <w:tcW w:w="1241" w:type="dxa"/>
            <w:vAlign w:val="center"/>
          </w:tcPr>
          <w:p w:rsidR="00BB3F92" w:rsidRPr="002978D6" w:rsidRDefault="00BB3F92" w:rsidP="00F836AE">
            <w:pPr>
              <w:ind w:firstLine="0"/>
            </w:pPr>
            <w:bookmarkStart w:id="73" w:name="_Ref388632885"/>
            <w:r>
              <w:rPr>
                <w:lang w:val="en-US"/>
              </w:rPr>
              <w:t>(</w:t>
            </w:r>
            <w:fldSimple w:instr=" STYLEREF 1 \s ">
              <w:r w:rsidR="00171714">
                <w:rPr>
                  <w:noProof/>
                </w:rPr>
                <w:t>2</w:t>
              </w:r>
            </w:fldSimple>
            <w:r>
              <w:t>.</w:t>
            </w:r>
            <w:fldSimple w:instr=" SEQ Формула \* ARABIC \s 1 ">
              <w:r w:rsidR="00171714">
                <w:rPr>
                  <w:noProof/>
                </w:rPr>
                <w:t>25</w:t>
              </w:r>
            </w:fldSimple>
            <w:r>
              <w:t>)</w:t>
            </w:r>
            <w:bookmarkEnd w:id="73"/>
          </w:p>
        </w:tc>
      </w:tr>
    </w:tbl>
    <w:p w:rsidR="00546510" w:rsidRDefault="00546510" w:rsidP="00546510">
      <w:pPr>
        <w:ind w:firstLine="0"/>
        <w:rPr>
          <w:rFonts w:eastAsiaTheme="minorEastAsia"/>
        </w:rPr>
      </w:pPr>
      <w:r>
        <w:tab/>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г</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t xml:space="preserve"> – расход газа для обеспечения </w:t>
      </w:r>
      <w:proofErr w:type="gramStart"/>
      <w:r>
        <w:t>текущей</w:t>
      </w:r>
      <w:proofErr w:type="gramEnd"/>
      <w: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101C81">
        <w:rPr>
          <w:rFonts w:eastAsiaTheme="minorEastAsia"/>
          <w:i/>
          <w:lang w:val="en-US"/>
        </w:rPr>
        <w:t>i</w:t>
      </w:r>
      <w:proofErr w:type="spellEnd"/>
      <w:r w:rsidRPr="00F302FB">
        <w:rPr>
          <w:rFonts w:eastAsiaTheme="minorEastAsia"/>
        </w:rPr>
        <w:t>-</w:t>
      </w:r>
      <w:r>
        <w:rPr>
          <w:rFonts w:eastAsiaTheme="minorEastAsia"/>
        </w:rPr>
        <w:t>ым парогенератором;</w:t>
      </w:r>
    </w:p>
    <w:p w:rsidR="00546510" w:rsidRDefault="00546510" w:rsidP="00546510">
      <w:pPr>
        <w:ind w:firstLine="0"/>
        <w:rPr>
          <w:rFonts w:eastAsiaTheme="minorEastAsia"/>
        </w:rPr>
      </w:pPr>
      <w:r>
        <w:rPr>
          <w:rFonts w:eastAsiaTheme="minorEastAsia"/>
        </w:rPr>
        <w:tab/>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w:proofErr w:type="gramStart"/>
      <w:r>
        <w:rPr>
          <w:rFonts w:eastAsiaTheme="minorEastAsia"/>
        </w:rPr>
        <w:t>работающих</w:t>
      </w:r>
      <w:proofErr w:type="gramEnd"/>
      <w:r>
        <w:rPr>
          <w:rFonts w:eastAsiaTheme="minorEastAsia"/>
        </w:rPr>
        <w:t xml:space="preserve"> на газе.</w:t>
      </w:r>
    </w:p>
    <w:p w:rsidR="00D04531" w:rsidRDefault="00D04531" w:rsidP="00D04531">
      <w:pPr>
        <w:ind w:firstLine="0"/>
        <w:rPr>
          <w:rFonts w:eastAsiaTheme="minorEastAsia"/>
          <w:b/>
        </w:rPr>
      </w:pPr>
    </w:p>
    <w:p w:rsidR="00546510" w:rsidRPr="00D04531" w:rsidRDefault="00546510" w:rsidP="00D04531">
      <w:pPr>
        <w:ind w:firstLine="0"/>
        <w:rPr>
          <w:rFonts w:eastAsiaTheme="minorEastAsia"/>
          <w:b/>
        </w:rPr>
      </w:pPr>
      <w:r w:rsidRPr="00D04531">
        <w:rPr>
          <w:rFonts w:eastAsiaTheme="minorEastAsia"/>
          <w:b/>
        </w:rPr>
        <w:t>Критерий расхода мазута</w:t>
      </w:r>
    </w:p>
    <w:p w:rsidR="00336D1E" w:rsidRDefault="00546510" w:rsidP="00336D1E">
      <w:r>
        <w:rPr>
          <w:rFonts w:eastAsiaTheme="minorEastAsia"/>
        </w:rPr>
        <w:t xml:space="preserve">Для построения формулы критерия расхода мазута воспользуемся теми же рассуждениями, что и </w:t>
      </w:r>
      <w:r w:rsidR="009A5E96">
        <w:rPr>
          <w:rFonts w:eastAsiaTheme="minorEastAsia"/>
        </w:rPr>
        <w:t>при построении формулы критерия расхода газа</w:t>
      </w:r>
      <w:r>
        <w:rPr>
          <w:rFonts w:eastAsiaTheme="minorEastAsia"/>
        </w:rPr>
        <w:t xml:space="preserve">. В результате критерий </w:t>
      </w:r>
      <w:r>
        <w:t>расхода мазута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6D1E" w:rsidTr="00F836AE">
        <w:tc>
          <w:tcPr>
            <w:tcW w:w="8330" w:type="dxa"/>
            <w:vAlign w:val="center"/>
          </w:tcPr>
          <w:p w:rsidR="00336D1E" w:rsidRPr="008F7971" w:rsidRDefault="00525B86"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м</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ctrlPr>
                      <w:rPr>
                        <w:rFonts w:ascii="Cambria Math" w:hAnsi="Cambria Math"/>
                        <w:i/>
                        <w:lang w:val="en-US"/>
                      </w:rPr>
                    </m:ctrlP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e>
                </m:nary>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oMath>
            </m:oMathPara>
          </w:p>
        </w:tc>
        <w:tc>
          <w:tcPr>
            <w:tcW w:w="1241" w:type="dxa"/>
            <w:vAlign w:val="center"/>
          </w:tcPr>
          <w:p w:rsidR="00336D1E" w:rsidRPr="002978D6" w:rsidRDefault="00336D1E" w:rsidP="00F836AE">
            <w:pPr>
              <w:ind w:firstLine="0"/>
            </w:pPr>
            <w:bookmarkStart w:id="74" w:name="_Ref388632895"/>
            <w:r>
              <w:rPr>
                <w:lang w:val="en-US"/>
              </w:rPr>
              <w:t>(</w:t>
            </w:r>
            <w:fldSimple w:instr=" STYLEREF 1 \s ">
              <w:r w:rsidR="00171714">
                <w:rPr>
                  <w:noProof/>
                </w:rPr>
                <w:t>2</w:t>
              </w:r>
            </w:fldSimple>
            <w:r>
              <w:t>.</w:t>
            </w:r>
            <w:fldSimple w:instr=" SEQ Формула \* ARABIC \s 1 ">
              <w:r w:rsidR="00171714">
                <w:rPr>
                  <w:noProof/>
                </w:rPr>
                <w:t>26</w:t>
              </w:r>
            </w:fldSimple>
            <w:r>
              <w:t>)</w:t>
            </w:r>
            <w:bookmarkEnd w:id="74"/>
          </w:p>
        </w:tc>
      </w:tr>
    </w:tbl>
    <w:p w:rsidR="00336D1E" w:rsidRDefault="00336D1E" w:rsidP="00546510"/>
    <w:p w:rsidR="00546510" w:rsidRDefault="00546510" w:rsidP="00546510">
      <w:pPr>
        <w:rPr>
          <w:rFonts w:eastAsiaTheme="minorEastAsia"/>
        </w:rPr>
      </w:pPr>
      <w:r>
        <w:lastRenderedPageBreak/>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rPr>
          <w:rFonts w:eastAsiaTheme="minorEastAsia"/>
        </w:rPr>
        <w:t xml:space="preserve"> – расход газа для обеспечения </w:t>
      </w:r>
      <w:proofErr w:type="gramStart"/>
      <w:r>
        <w:rPr>
          <w:rFonts w:eastAsiaTheme="minorEastAsia"/>
        </w:rPr>
        <w:t>текущей</w:t>
      </w:r>
      <w:proofErr w:type="gramEnd"/>
      <w:r>
        <w:rPr>
          <w:rFonts w:eastAsiaTheme="minorEastAsia"/>
        </w:rP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F24B06">
        <w:rPr>
          <w:rFonts w:eastAsiaTheme="minorEastAsia"/>
          <w:i/>
          <w:lang w:val="en-US"/>
        </w:rPr>
        <w:t>i</w:t>
      </w:r>
      <w:proofErr w:type="spellEnd"/>
      <w:r w:rsidRPr="00F24B06">
        <w:rPr>
          <w:rFonts w:eastAsiaTheme="minorEastAsia"/>
          <w:i/>
        </w:rPr>
        <w:t>-</w:t>
      </w:r>
      <w:r>
        <w:rPr>
          <w:rFonts w:eastAsiaTheme="minorEastAsia"/>
        </w:rPr>
        <w:t>ым парогенератором;</w:t>
      </w:r>
    </w:p>
    <w:p w:rsidR="00546510" w:rsidRDefault="00525B86" w:rsidP="00546510">
      <w:pPr>
        <w:rPr>
          <w:rFonts w:eastAsiaTheme="minorEastAsia"/>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sidR="00546510" w:rsidRPr="008F184D">
        <w:rPr>
          <w:rFonts w:eastAsiaTheme="minorEastAsia"/>
        </w:rPr>
        <w:t xml:space="preserve"> </w:t>
      </w:r>
      <w:r w:rsidR="00546510">
        <w:rPr>
          <w:rFonts w:eastAsiaTheme="minorEastAsia"/>
        </w:rPr>
        <w:t>–</w:t>
      </w:r>
      <w:r w:rsidR="00546510" w:rsidRPr="008F184D">
        <w:rPr>
          <w:rFonts w:eastAsiaTheme="minorEastAsia"/>
        </w:rPr>
        <w:t xml:space="preserve"> </w:t>
      </w:r>
      <w:r w:rsidR="00546510">
        <w:rPr>
          <w:rFonts w:eastAsiaTheme="minorEastAsia"/>
        </w:rPr>
        <w:t xml:space="preserve">вектор </w:t>
      </w:r>
      <w:proofErr w:type="spellStart"/>
      <w:r w:rsidR="00546510">
        <w:rPr>
          <w:rFonts w:eastAsiaTheme="minorEastAsia"/>
        </w:rPr>
        <w:t>паропроизводительностей</w:t>
      </w:r>
      <w:proofErr w:type="spellEnd"/>
      <w:r w:rsidR="00546510">
        <w:rPr>
          <w:rFonts w:eastAsiaTheme="minorEastAsia"/>
        </w:rPr>
        <w:t xml:space="preserve"> </w:t>
      </w:r>
      <w:r w:rsidR="00546510" w:rsidRPr="00F24B06">
        <w:rPr>
          <w:rFonts w:eastAsiaTheme="minorEastAsia"/>
          <w:i/>
          <w:lang w:val="en-US"/>
        </w:rPr>
        <w:t>m</w:t>
      </w:r>
      <w:r w:rsidR="00546510" w:rsidRPr="008F184D">
        <w:rPr>
          <w:rFonts w:eastAsiaTheme="minorEastAsia"/>
        </w:rPr>
        <w:t xml:space="preserve"> </w:t>
      </w:r>
      <w:r w:rsidR="00546510">
        <w:rPr>
          <w:rFonts w:eastAsiaTheme="minorEastAsia"/>
        </w:rPr>
        <w:t xml:space="preserve">котлоагрегатов, </w:t>
      </w:r>
      <w:proofErr w:type="gramStart"/>
      <w:r w:rsidR="00546510">
        <w:rPr>
          <w:rFonts w:eastAsiaTheme="minorEastAsia"/>
        </w:rPr>
        <w:t>работающих</w:t>
      </w:r>
      <w:proofErr w:type="gramEnd"/>
      <w:r w:rsidR="00546510">
        <w:rPr>
          <w:rFonts w:eastAsiaTheme="minorEastAsia"/>
        </w:rPr>
        <w:t xml:space="preserve"> на мазуте.</w:t>
      </w:r>
    </w:p>
    <w:p w:rsidR="00546510" w:rsidRDefault="00546510" w:rsidP="00546510">
      <w:pPr>
        <w:rPr>
          <w:rFonts w:eastAsiaTheme="minorEastAsia"/>
        </w:rPr>
      </w:pPr>
    </w:p>
    <w:p w:rsidR="00546510" w:rsidRPr="00942A93" w:rsidRDefault="00546510" w:rsidP="00942A93">
      <w:pPr>
        <w:ind w:firstLine="0"/>
        <w:rPr>
          <w:rFonts w:eastAsiaTheme="minorEastAsia"/>
          <w:b/>
        </w:rPr>
      </w:pPr>
      <w:r w:rsidRPr="00942A93">
        <w:rPr>
          <w:rFonts w:eastAsiaTheme="minorEastAsia"/>
          <w:b/>
        </w:rPr>
        <w:t>Критерий финансовых затрат на используемое топливо</w:t>
      </w:r>
    </w:p>
    <w:p w:rsidR="0058057A" w:rsidRDefault="00546510" w:rsidP="0058057A">
      <w:r>
        <w:t xml:space="preserve">Рассмотрим формулу критерия финансовых затрат на используемое комбинированное топливо, приведенную в </w:t>
      </w:r>
      <w:sdt>
        <w:sdtPr>
          <w:id w:val="464791182"/>
          <w:citation/>
        </w:sdtPr>
        <w:sdtEndPr/>
        <w:sdtContent>
          <w:r w:rsidR="00C310DB">
            <w:fldChar w:fldCharType="begin"/>
          </w:r>
          <w:r w:rsidR="00C310DB">
            <w:instrText xml:space="preserve"> CITATION Дил05 \l 1049 </w:instrText>
          </w:r>
          <w:r w:rsidR="00C310DB">
            <w:fldChar w:fldCharType="separate"/>
          </w:r>
          <w:r w:rsidR="009648CB">
            <w:rPr>
              <w:noProof/>
            </w:rPr>
            <w:t>[11]</w:t>
          </w:r>
          <w:r w:rsidR="00C310DB">
            <w:fldChar w:fldCharType="end"/>
          </w:r>
        </w:sdtContent>
      </w:sdt>
      <w:r w:rsidR="00C310DB">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8057A" w:rsidTr="00F836AE">
        <w:tc>
          <w:tcPr>
            <w:tcW w:w="8330" w:type="dxa"/>
            <w:vAlign w:val="center"/>
          </w:tcPr>
          <w:p w:rsidR="0058057A" w:rsidRPr="008F7971" w:rsidRDefault="00525B86"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МЗ</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м</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г</m:t>
                        </m:r>
                      </m:sub>
                    </m:sSub>
                    <m:r>
                      <w:rPr>
                        <w:rFonts w:ascii="Cambria Math" w:hAnsi="Cambria Math"/>
                        <w:lang w:val="en-US"/>
                      </w:rPr>
                      <m:t>)</m:t>
                    </m:r>
                  </m:e>
                </m:nary>
                <m:r>
                  <w:rPr>
                    <w:rFonts w:ascii="Cambria Math" w:hAnsi="Cambria Math"/>
                    <w:lang w:val="en-US"/>
                  </w:rPr>
                  <m:t>,</m:t>
                </m:r>
              </m:oMath>
            </m:oMathPara>
          </w:p>
        </w:tc>
        <w:tc>
          <w:tcPr>
            <w:tcW w:w="1241" w:type="dxa"/>
            <w:vAlign w:val="center"/>
          </w:tcPr>
          <w:p w:rsidR="0058057A" w:rsidRPr="002978D6" w:rsidRDefault="0058057A" w:rsidP="00F836AE">
            <w:pPr>
              <w:ind w:firstLine="0"/>
            </w:pPr>
            <w:bookmarkStart w:id="75" w:name="_Ref388631632"/>
            <w:r>
              <w:rPr>
                <w:lang w:val="en-US"/>
              </w:rPr>
              <w:t>(</w:t>
            </w:r>
            <w:fldSimple w:instr=" STYLEREF 1 \s ">
              <w:r w:rsidR="00171714">
                <w:rPr>
                  <w:noProof/>
                </w:rPr>
                <w:t>2</w:t>
              </w:r>
            </w:fldSimple>
            <w:r>
              <w:t>.</w:t>
            </w:r>
            <w:fldSimple w:instr=" SEQ Формула \* ARABIC \s 1 ">
              <w:r w:rsidR="00171714">
                <w:rPr>
                  <w:noProof/>
                </w:rPr>
                <w:t>27</w:t>
              </w:r>
            </w:fldSimple>
            <w:r>
              <w:t>)</w:t>
            </w:r>
            <w:bookmarkEnd w:id="75"/>
          </w:p>
        </w:tc>
      </w:tr>
    </w:tbl>
    <w:p w:rsidR="00546510" w:rsidRPr="00734BFB" w:rsidRDefault="00546510" w:rsidP="00546510">
      <w:r>
        <w:t xml:space="preserve">где </w:t>
      </w:r>
      <m:oMath>
        <m:sSub>
          <m:sSubPr>
            <m:ctrlPr>
              <w:rPr>
                <w:rFonts w:ascii="Cambria Math" w:hAnsi="Cambria Math"/>
                <w:i/>
                <w:lang w:val="en-US"/>
              </w:rPr>
            </m:ctrlPr>
          </m:sSubPr>
          <m:e>
            <m:r>
              <w:rPr>
                <w:rFonts w:ascii="Cambria Math" w:hAnsi="Cambria Math"/>
                <w:lang w:val="en-US"/>
              </w:rPr>
              <m:t>p</m:t>
            </m:r>
          </m:e>
          <m:sub>
            <w:proofErr w:type="gramStart"/>
            <m:r>
              <w:rPr>
                <w:rFonts w:ascii="Cambria Math" w:hAnsi="Cambria Math"/>
              </w:rPr>
              <m:t>м</m:t>
            </m:r>
            <w:proofErr w:type="gramEnd"/>
          </m:sub>
        </m:sSub>
      </m:oMath>
      <w: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г</m:t>
            </m:r>
          </m:sub>
        </m:sSub>
      </m:oMath>
      <w:r>
        <w:t xml:space="preserve"> – цены на жидкое топливо и газ соответственно.</w:t>
      </w:r>
    </w:p>
    <w:p w:rsidR="00546510" w:rsidRDefault="00546510" w:rsidP="00546510">
      <w:pPr>
        <w:rPr>
          <w:rFonts w:eastAsiaTheme="minorEastAsia"/>
        </w:rPr>
      </w:pPr>
      <w:r>
        <w:rPr>
          <w:rFonts w:eastAsiaTheme="minorEastAsia"/>
        </w:rPr>
        <w:t xml:space="preserve">При рассмотрении </w:t>
      </w:r>
      <w:r>
        <w:rPr>
          <w:rFonts w:eastAsiaTheme="minorEastAsia"/>
          <w:lang w:val="en-US"/>
        </w:rPr>
        <w:t>n</w:t>
      </w:r>
      <w:r w:rsidRPr="002B3432">
        <w:rPr>
          <w:rFonts w:eastAsiaTheme="minorEastAsia"/>
        </w:rPr>
        <w:t xml:space="preserve"> </w:t>
      </w:r>
      <w:r>
        <w:rPr>
          <w:rFonts w:eastAsiaTheme="minorEastAsia"/>
        </w:rPr>
        <w:t>котлов, работающих только на газе, с учетом приведенной выше формулы</w:t>
      </w:r>
      <w:r w:rsidRPr="009E3E8F">
        <w:rPr>
          <w:rFonts w:eastAsiaTheme="minorEastAsia"/>
        </w:rPr>
        <w:t xml:space="preserve"> </w:t>
      </w:r>
      <w:r w:rsidR="0058057A">
        <w:rPr>
          <w:rFonts w:eastAsiaTheme="minorEastAsia"/>
        </w:rPr>
        <w:fldChar w:fldCharType="begin"/>
      </w:r>
      <w:r w:rsidR="0058057A">
        <w:rPr>
          <w:rFonts w:eastAsiaTheme="minorEastAsia"/>
        </w:rPr>
        <w:instrText xml:space="preserve"> REF _Ref388631632 \h </w:instrText>
      </w:r>
      <w:r w:rsidR="0058057A">
        <w:rPr>
          <w:rFonts w:eastAsiaTheme="minorEastAsia"/>
        </w:rPr>
      </w:r>
      <w:r w:rsidR="0058057A">
        <w:rPr>
          <w:rFonts w:eastAsiaTheme="minorEastAsia"/>
        </w:rPr>
        <w:fldChar w:fldCharType="separate"/>
      </w:r>
      <w:r w:rsidR="00171714" w:rsidRPr="00490861">
        <w:t>(</w:t>
      </w:r>
      <w:r w:rsidR="00171714">
        <w:rPr>
          <w:noProof/>
        </w:rPr>
        <w:t>2</w:t>
      </w:r>
      <w:r w:rsidR="00171714">
        <w:t>.</w:t>
      </w:r>
      <w:r w:rsidR="00171714">
        <w:rPr>
          <w:noProof/>
        </w:rPr>
        <w:t>27</w:t>
      </w:r>
      <w:r w:rsidR="00171714">
        <w:t>)</w:t>
      </w:r>
      <w:r w:rsidR="0058057A">
        <w:rPr>
          <w:rFonts w:eastAsiaTheme="minorEastAsia"/>
        </w:rPr>
        <w:fldChar w:fldCharType="end"/>
      </w:r>
      <w:r w:rsidR="00AE51C5">
        <w:rPr>
          <w:rFonts w:eastAsiaTheme="minorEastAsia"/>
        </w:rPr>
        <w:t>,</w:t>
      </w:r>
      <w:r w:rsidR="0058057A">
        <w:rPr>
          <w:rFonts w:eastAsiaTheme="minorEastAsia"/>
        </w:rPr>
        <w:t xml:space="preserve"> </w:t>
      </w:r>
      <w:r>
        <w:rPr>
          <w:rFonts w:eastAsiaTheme="minorEastAsia"/>
        </w:rPr>
        <w:t>формулу для финансовых затрат на газ представим в следующем виде</w:t>
      </w:r>
      <w:r w:rsidRPr="007550A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66FE7" w:rsidTr="00F836AE">
        <w:tc>
          <w:tcPr>
            <w:tcW w:w="8330" w:type="dxa"/>
            <w:vAlign w:val="center"/>
          </w:tcPr>
          <w:p w:rsidR="00466FE7" w:rsidRPr="008F7971" w:rsidRDefault="00525B86"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г</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oMath>
            </m:oMathPara>
          </w:p>
        </w:tc>
        <w:tc>
          <w:tcPr>
            <w:tcW w:w="1241" w:type="dxa"/>
            <w:vAlign w:val="center"/>
          </w:tcPr>
          <w:p w:rsidR="00466FE7" w:rsidRPr="002978D6" w:rsidRDefault="00466FE7" w:rsidP="00F836AE">
            <w:pPr>
              <w:ind w:firstLine="0"/>
            </w:pPr>
            <w:r>
              <w:rPr>
                <w:lang w:val="en-US"/>
              </w:rPr>
              <w:t>(</w:t>
            </w:r>
            <w:fldSimple w:instr=" STYLEREF 1 \s ">
              <w:r w:rsidR="00171714">
                <w:rPr>
                  <w:noProof/>
                </w:rPr>
                <w:t>2</w:t>
              </w:r>
            </w:fldSimple>
            <w:r>
              <w:t>.</w:t>
            </w:r>
            <w:fldSimple w:instr=" SEQ Формула \* ARABIC \s 1 ">
              <w:r w:rsidR="00171714">
                <w:rPr>
                  <w:noProof/>
                </w:rPr>
                <w:t>28</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oMath>
      <w:r>
        <w:rPr>
          <w:rFonts w:eastAsiaTheme="minorEastAsia"/>
        </w:rPr>
        <w:t xml:space="preserve"> – цена на газ;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n</w:t>
      </w:r>
      <w:r w:rsidRPr="008F184D">
        <w:rPr>
          <w:rFonts w:eastAsiaTheme="minorEastAsia"/>
        </w:rPr>
        <w:t xml:space="preserve"> </w:t>
      </w:r>
      <w:r>
        <w:rPr>
          <w:rFonts w:eastAsiaTheme="minorEastAsia"/>
        </w:rPr>
        <w:t>котлоагрегатов, работающих на газе</w:t>
      </w:r>
      <w:proofErr w:type="gramStart"/>
      <w:r>
        <w:rPr>
          <w:rFonts w:eastAsiaTheme="minorEastAsia"/>
        </w:rPr>
        <w:t>.</w:t>
      </w:r>
      <w:proofErr w:type="gramEnd"/>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г</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газа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DF37B0" w:rsidRPr="00DF37B0" w:rsidRDefault="00546510" w:rsidP="00DF37B0">
      <w:pPr>
        <w:rPr>
          <w:rFonts w:eastAsiaTheme="minorEastAsia"/>
        </w:rPr>
      </w:pPr>
      <w:r>
        <w:rPr>
          <w:rFonts w:eastAsiaTheme="minorEastAsia"/>
        </w:rPr>
        <w:t xml:space="preserve">Для </w:t>
      </w:r>
      <w:r>
        <w:rPr>
          <w:rFonts w:eastAsiaTheme="minorEastAsia"/>
          <w:lang w:val="en-US"/>
        </w:rPr>
        <w:t>m</w:t>
      </w:r>
      <w:r w:rsidRPr="006C2205">
        <w:rPr>
          <w:rFonts w:eastAsiaTheme="minorEastAsia"/>
        </w:rPr>
        <w:t xml:space="preserve"> </w:t>
      </w:r>
      <w:r>
        <w:rPr>
          <w:rFonts w:eastAsiaTheme="minorEastAsia"/>
        </w:rPr>
        <w:t>котлов, работающих только на мазуте,  формулу финансовых затрат на мазут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F37B0" w:rsidTr="00F836AE">
        <w:tc>
          <w:tcPr>
            <w:tcW w:w="8330" w:type="dxa"/>
            <w:vAlign w:val="center"/>
          </w:tcPr>
          <w:p w:rsidR="00DF37B0" w:rsidRPr="008F7971" w:rsidRDefault="00525B86"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м</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oMath>
            </m:oMathPara>
          </w:p>
        </w:tc>
        <w:tc>
          <w:tcPr>
            <w:tcW w:w="1241" w:type="dxa"/>
            <w:vAlign w:val="center"/>
          </w:tcPr>
          <w:p w:rsidR="00DF37B0" w:rsidRPr="002978D6" w:rsidRDefault="00DF37B0" w:rsidP="00F836AE">
            <w:pPr>
              <w:ind w:firstLine="0"/>
            </w:pPr>
            <w:r>
              <w:rPr>
                <w:lang w:val="en-US"/>
              </w:rPr>
              <w:t>(</w:t>
            </w:r>
            <w:fldSimple w:instr=" STYLEREF 1 \s ">
              <w:r w:rsidR="00171714">
                <w:rPr>
                  <w:noProof/>
                </w:rPr>
                <w:t>2</w:t>
              </w:r>
            </w:fldSimple>
            <w:r>
              <w:t>.</w:t>
            </w:r>
            <w:fldSimple w:instr=" SEQ Формула \* ARABIC \s 1 ">
              <w:r w:rsidR="00171714">
                <w:rPr>
                  <w:noProof/>
                </w:rPr>
                <w:t>29</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oMath>
      <w:r>
        <w:rPr>
          <w:rFonts w:eastAsiaTheme="minorEastAsia"/>
        </w:rPr>
        <w:t xml:space="preserve"> – цена на мазут;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m</w:t>
      </w:r>
      <w:r w:rsidRPr="008F184D">
        <w:rPr>
          <w:rFonts w:eastAsiaTheme="minorEastAsia"/>
        </w:rPr>
        <w:t xml:space="preserve"> </w:t>
      </w:r>
      <w:r>
        <w:rPr>
          <w:rFonts w:eastAsiaTheme="minorEastAsia"/>
        </w:rPr>
        <w:t>котлоагрегатов, работающих на жидком топливе (мазуте)</w:t>
      </w:r>
      <w:proofErr w:type="gramStart"/>
      <w:r>
        <w:rPr>
          <w:rFonts w:eastAsiaTheme="minorEastAsia"/>
        </w:rPr>
        <w:t>.</w:t>
      </w:r>
      <w:proofErr w:type="gramEnd"/>
      <w:r w:rsidRPr="00704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м</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мазута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6D33A4" w:rsidRDefault="00546510" w:rsidP="006D33A4">
      <w:r>
        <w:t>Таким образом, общую формулу критерия финансовых затрат на используемое топливо (газ + мазут) можно представить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D33A4" w:rsidTr="00F836AE">
        <w:tc>
          <w:tcPr>
            <w:tcW w:w="8330" w:type="dxa"/>
            <w:vAlign w:val="center"/>
          </w:tcPr>
          <w:p w:rsidR="006D33A4" w:rsidRPr="008F7971" w:rsidRDefault="00525B86" w:rsidP="00F836AE">
            <w:pPr>
              <w:ind w:firstLine="0"/>
            </w:pPr>
            <m:oMathPara>
              <m:oMathParaPr>
                <m:jc m:val="center"/>
              </m:oMathParaPr>
              <m:oMath>
                <m:sSub>
                  <m:sSubPr>
                    <m:ctrlPr>
                      <w:rPr>
                        <w:rFonts w:ascii="Cambria Math" w:hAnsi="Cambria Math"/>
                        <w:i/>
                      </w:rPr>
                    </m:ctrlPr>
                  </m:sSubPr>
                  <m:e>
                    <m:r>
                      <w:rPr>
                        <w:rFonts w:ascii="Cambria Math" w:hAnsi="Cambria Math"/>
                        <w:lang w:val="en-US"/>
                      </w:rPr>
                      <m:t>F</m:t>
                    </m:r>
                  </m:e>
                  <m:sub>
                    <m:r>
                      <w:rPr>
                        <w:rFonts w:ascii="Cambria Math" w:hAnsi="Cambria Math"/>
                      </w:rPr>
                      <m:t>м+г</m:t>
                    </m:r>
                  </m:sub>
                </m:sSub>
                <m:d>
                  <m:dPr>
                    <m:ctrlPr>
                      <w:rPr>
                        <w:rFonts w:ascii="Cambria Math" w:hAnsi="Cambria Math"/>
                        <w:i/>
                      </w:rPr>
                    </m:ctrlPr>
                  </m:dPr>
                  <m:e>
                    <m:d>
                      <m:dPr>
                        <m:begChr m:val="{"/>
                        <m:endChr m:val="}"/>
                        <m:ctrlPr>
                          <w:rPr>
                            <w:rFonts w:ascii="Cambria Math" w:hAnsi="Cambria Math"/>
                            <w:i/>
                            <w:lang w:val="en-US"/>
                          </w:rPr>
                        </m:ctrlPr>
                      </m:dPr>
                      <m:e>
                        <m:r>
                          <w:rPr>
                            <w:rFonts w:ascii="Cambria Math" w:hAnsi="Cambria Math"/>
                            <w:lang w:val="en-US"/>
                          </w:rPr>
                          <m:t>Dk</m:t>
                        </m:r>
                      </m:e>
                    </m:d>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r>
                  <w:rPr>
                    <w:rFonts w:ascii="Cambria Math"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r>
                  <w:rPr>
                    <w:rFonts w:ascii="Cambria Math" w:eastAsiaTheme="minorEastAsia" w:hAnsi="Cambria Math"/>
                  </w:rPr>
                  <m:t>.</m:t>
                </m:r>
              </m:oMath>
            </m:oMathPara>
          </w:p>
        </w:tc>
        <w:tc>
          <w:tcPr>
            <w:tcW w:w="1241" w:type="dxa"/>
            <w:vAlign w:val="center"/>
          </w:tcPr>
          <w:p w:rsidR="006D33A4" w:rsidRPr="002978D6" w:rsidRDefault="006D33A4" w:rsidP="00F836AE">
            <w:pPr>
              <w:ind w:firstLine="0"/>
            </w:pPr>
            <w:bookmarkStart w:id="76" w:name="_Ref388632901"/>
            <w:r>
              <w:rPr>
                <w:lang w:val="en-US"/>
              </w:rPr>
              <w:t>(</w:t>
            </w:r>
            <w:fldSimple w:instr=" STYLEREF 1 \s ">
              <w:r w:rsidR="00171714">
                <w:rPr>
                  <w:noProof/>
                </w:rPr>
                <w:t>2</w:t>
              </w:r>
            </w:fldSimple>
            <w:r>
              <w:t>.</w:t>
            </w:r>
            <w:fldSimple w:instr=" SEQ Формула \* ARABIC \s 1 ">
              <w:r w:rsidR="00171714">
                <w:rPr>
                  <w:noProof/>
                </w:rPr>
                <w:t>30</w:t>
              </w:r>
            </w:fldSimple>
            <w:r>
              <w:t>)</w:t>
            </w:r>
            <w:bookmarkEnd w:id="76"/>
          </w:p>
        </w:tc>
      </w:tr>
    </w:tbl>
    <w:p w:rsidR="006D33A4" w:rsidRDefault="006D33A4" w:rsidP="006D33A4">
      <w:pPr>
        <w:rPr>
          <w:rFonts w:eastAsiaTheme="minorEastAsia"/>
        </w:rPr>
      </w:pPr>
    </w:p>
    <w:p w:rsidR="00546510" w:rsidRPr="006D33A4" w:rsidRDefault="00546510" w:rsidP="006D33A4">
      <w:pPr>
        <w:ind w:firstLine="0"/>
        <w:rPr>
          <w:rFonts w:eastAsiaTheme="minorEastAsia"/>
          <w:b/>
        </w:rPr>
      </w:pPr>
      <w:r w:rsidRPr="006D33A4">
        <w:rPr>
          <w:rFonts w:eastAsiaTheme="minorEastAsia"/>
          <w:b/>
        </w:rPr>
        <w:t xml:space="preserve">Критерий КПД группы </w:t>
      </w:r>
      <w:proofErr w:type="gramStart"/>
      <w:r w:rsidRPr="006D33A4">
        <w:rPr>
          <w:rFonts w:eastAsiaTheme="minorEastAsia"/>
          <w:b/>
        </w:rPr>
        <w:t>работающих</w:t>
      </w:r>
      <w:proofErr w:type="gramEnd"/>
      <w:r w:rsidRPr="006D33A4">
        <w:rPr>
          <w:rFonts w:eastAsiaTheme="minorEastAsia"/>
          <w:b/>
        </w:rPr>
        <w:t xml:space="preserve"> котлоагрегатов</w:t>
      </w:r>
    </w:p>
    <w:p w:rsidR="00546510" w:rsidRDefault="00546510" w:rsidP="00546510">
      <w:pPr>
        <w:rPr>
          <w:color w:val="FF0000"/>
        </w:rPr>
      </w:pPr>
      <w:r>
        <w:rPr>
          <w:rFonts w:eastAsiaTheme="minorEastAsia"/>
        </w:rPr>
        <w:t>КПД</w:t>
      </w:r>
      <w:r>
        <w:t xml:space="preserve"> группы котлоагрегатов будем вычислять как </w:t>
      </w:r>
      <w:proofErr w:type="gramStart"/>
      <w:r>
        <w:t>средневзвешенную</w:t>
      </w:r>
      <w:proofErr w:type="gramEnd"/>
      <w:r>
        <w:t xml:space="preserve"> КПД всех котлов.</w:t>
      </w:r>
    </w:p>
    <w:p w:rsidR="00546510" w:rsidRDefault="00546510" w:rsidP="00546510">
      <w:r>
        <w:t xml:space="preserve">Рассмотрим формулу, описывающую КПД группы котлоагрегатов, </w:t>
      </w:r>
      <w:proofErr w:type="gramStart"/>
      <w:r>
        <w:t>работающих</w:t>
      </w:r>
      <w:proofErr w:type="gramEnd"/>
      <w:r>
        <w:t xml:space="preserve"> на комбинированном топливе, приведенную в </w:t>
      </w:r>
      <w:sdt>
        <w:sdtPr>
          <w:id w:val="-653223912"/>
          <w:citation/>
        </w:sdtPr>
        <w:sdtEndPr/>
        <w:sdtContent>
          <w:r w:rsidR="00560EE3">
            <w:fldChar w:fldCharType="begin"/>
          </w:r>
          <w:r w:rsidR="00560EE3">
            <w:instrText xml:space="preserve"> CITATION Дил05 \l 1049 </w:instrText>
          </w:r>
          <w:r w:rsidR="00560EE3">
            <w:fldChar w:fldCharType="separate"/>
          </w:r>
          <w:r w:rsidR="009648CB">
            <w:rPr>
              <w:noProof/>
            </w:rPr>
            <w:t>[11]</w:t>
          </w:r>
          <w:r w:rsidR="00560EE3">
            <w:fldChar w:fldCharType="end"/>
          </w:r>
        </w:sdtContent>
      </w:sdt>
      <w:r w:rsidR="00560EE3">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709B" w:rsidTr="00F836AE">
        <w:tc>
          <w:tcPr>
            <w:tcW w:w="8330" w:type="dxa"/>
            <w:vAlign w:val="center"/>
          </w:tcPr>
          <w:p w:rsidR="0077709B" w:rsidRPr="008F7971" w:rsidRDefault="00525B86"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rPr>
                      <m:t>КУ</m:t>
                    </m:r>
                  </m:sub>
                  <m:sup>
                    <m:r>
                      <w:rPr>
                        <w:rFonts w:ascii="Cambria Math" w:hAnsi="Cambria Math"/>
                      </w:rPr>
                      <m:t>бр</m:t>
                    </m:r>
                  </m:sup>
                </m:sSub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м</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lang w:val="en-US"/>
                                      </w:rPr>
                                      <m:t>i</m:t>
                                    </m:r>
                                  </m:sub>
                                </m:sSub>
                              </m:e>
                            </m:d>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d>
                        <m:r>
                          <w:rPr>
                            <w:rFonts w:ascii="Cambria Math" w:hAnsi="Cambria Math"/>
                          </w:rPr>
                          <m:t>*</m:t>
                        </m:r>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den>
                </m:f>
                <m:r>
                  <w:rPr>
                    <w:rFonts w:ascii="Cambria Math" w:hAnsi="Cambria Math"/>
                  </w:rPr>
                  <m:t>,</m:t>
                </m:r>
              </m:oMath>
            </m:oMathPara>
          </w:p>
        </w:tc>
        <w:tc>
          <w:tcPr>
            <w:tcW w:w="1241" w:type="dxa"/>
            <w:vAlign w:val="center"/>
          </w:tcPr>
          <w:p w:rsidR="0077709B" w:rsidRPr="002978D6" w:rsidRDefault="0077709B" w:rsidP="00F836AE">
            <w:pPr>
              <w:ind w:firstLine="0"/>
            </w:pPr>
            <w:bookmarkStart w:id="77" w:name="_Ref388631914"/>
            <w:r>
              <w:rPr>
                <w:lang w:val="en-US"/>
              </w:rPr>
              <w:t>(</w:t>
            </w:r>
            <w:fldSimple w:instr=" STYLEREF 1 \s ">
              <w:r w:rsidR="00171714">
                <w:rPr>
                  <w:noProof/>
                </w:rPr>
                <w:t>2</w:t>
              </w:r>
            </w:fldSimple>
            <w:r>
              <w:t>.</w:t>
            </w:r>
            <w:fldSimple w:instr=" SEQ Формула \* ARABIC \s 1 ">
              <w:r w:rsidR="00171714">
                <w:rPr>
                  <w:noProof/>
                </w:rPr>
                <w:t>31</w:t>
              </w:r>
            </w:fldSimple>
            <w:r>
              <w:t>)</w:t>
            </w:r>
            <w:bookmarkEnd w:id="77"/>
          </w:p>
        </w:tc>
      </w:tr>
    </w:tbl>
    <w:p w:rsidR="00546510" w:rsidRDefault="00546510" w:rsidP="00546510">
      <w:pPr>
        <w:rPr>
          <w:rFonts w:eastAsiaTheme="minorEastAsia"/>
        </w:rPr>
      </w:pPr>
      <w:r>
        <w:t xml:space="preserve">где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w:proofErr w:type="gramStart"/>
            <m:r>
              <w:rPr>
                <w:rFonts w:ascii="Cambria Math" w:hAnsi="Cambria Math"/>
              </w:rPr>
              <m:t>м</m:t>
            </m:r>
            <w:proofErr w:type="gramEnd"/>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КПД </w:t>
      </w:r>
      <w:proofErr w:type="spellStart"/>
      <w:r>
        <w:rPr>
          <w:lang w:val="en-US"/>
        </w:rPr>
        <w:t>i</w:t>
      </w:r>
      <w:proofErr w:type="spellEnd"/>
      <w:r w:rsidRPr="00B65F2B">
        <w:t>-</w:t>
      </w:r>
      <w:r>
        <w:t xml:space="preserve">го агрегата при работе на мазуте и на газе, соответственно,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w:t>
      </w:r>
      <w:commentRangeStart w:id="78"/>
      <w:proofErr w:type="spellStart"/>
      <w:r>
        <w:rPr>
          <w:rFonts w:eastAsiaTheme="minorEastAsia"/>
        </w:rPr>
        <w:t>теплопроизводительность</w:t>
      </w:r>
      <w:proofErr w:type="spellEnd"/>
      <w:r>
        <w:rPr>
          <w:rFonts w:eastAsiaTheme="minorEastAsia"/>
        </w:rPr>
        <w:t xml:space="preserve"> </w:t>
      </w:r>
      <w:commentRangeEnd w:id="78"/>
      <w:r w:rsidR="00E9393E">
        <w:rPr>
          <w:rStyle w:val="a8"/>
        </w:rPr>
        <w:commentReference w:id="78"/>
      </w:r>
      <w:proofErr w:type="spellStart"/>
      <w:r w:rsidRPr="00C7485F">
        <w:rPr>
          <w:rFonts w:eastAsiaTheme="minorEastAsia"/>
          <w:i/>
          <w:lang w:val="en-US"/>
        </w:rPr>
        <w:t>i</w:t>
      </w:r>
      <w:proofErr w:type="spellEnd"/>
      <w:r w:rsidRPr="003B746F">
        <w:rPr>
          <w:rFonts w:eastAsiaTheme="minorEastAsia"/>
        </w:rPr>
        <w:t>-</w:t>
      </w:r>
      <w:r>
        <w:rPr>
          <w:rFonts w:eastAsiaTheme="minorEastAsia"/>
        </w:rPr>
        <w:t>го агрегата.</w:t>
      </w:r>
    </w:p>
    <w:p w:rsidR="00546510" w:rsidRDefault="00546510" w:rsidP="00546510">
      <w:r>
        <w:t xml:space="preserve">Исходя из приведенной выше формулы </w:t>
      </w:r>
      <w:r w:rsidR="0077709B">
        <w:fldChar w:fldCharType="begin"/>
      </w:r>
      <w:r w:rsidR="0077709B">
        <w:instrText xml:space="preserve"> REF _Ref388631914 \h </w:instrText>
      </w:r>
      <w:r w:rsidR="0077709B">
        <w:fldChar w:fldCharType="separate"/>
      </w:r>
      <w:r w:rsidR="00171714" w:rsidRPr="00490861">
        <w:t>(</w:t>
      </w:r>
      <w:r w:rsidR="00171714">
        <w:rPr>
          <w:noProof/>
        </w:rPr>
        <w:t>2</w:t>
      </w:r>
      <w:r w:rsidR="00171714">
        <w:t>.</w:t>
      </w:r>
      <w:r w:rsidR="00171714">
        <w:rPr>
          <w:noProof/>
        </w:rPr>
        <w:t>31</w:t>
      </w:r>
      <w:r w:rsidR="00171714">
        <w:t>)</w:t>
      </w:r>
      <w:r w:rsidR="0077709B">
        <w:fldChar w:fldCharType="end"/>
      </w:r>
      <w:r w:rsidR="0077709B">
        <w:t xml:space="preserve">, </w:t>
      </w:r>
      <w:r>
        <w:t xml:space="preserve">построим формулу, применимую для котлоагрегатов, </w:t>
      </w:r>
      <w:proofErr w:type="gramStart"/>
      <w:r>
        <w:t>работающих</w:t>
      </w:r>
      <w:proofErr w:type="gramEnd"/>
      <w:r>
        <w:t xml:space="preserve"> только на газе. Она примет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C11A4" w:rsidTr="00F836AE">
        <w:tc>
          <w:tcPr>
            <w:tcW w:w="8330" w:type="dxa"/>
            <w:vAlign w:val="center"/>
          </w:tcPr>
          <w:p w:rsidR="00EC11A4" w:rsidRPr="008F7971" w:rsidRDefault="00525B86"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г</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m:t>
                            </m:r>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EC11A4" w:rsidRPr="002978D6" w:rsidRDefault="00EC11A4" w:rsidP="00F836AE">
            <w:pPr>
              <w:ind w:firstLine="0"/>
            </w:pPr>
            <w:bookmarkStart w:id="79" w:name="_Ref388632056"/>
            <w:r>
              <w:rPr>
                <w:lang w:val="en-US"/>
              </w:rPr>
              <w:t>(</w:t>
            </w:r>
            <w:fldSimple w:instr=" STYLEREF 1 \s ">
              <w:r w:rsidR="00171714">
                <w:rPr>
                  <w:noProof/>
                </w:rPr>
                <w:t>2</w:t>
              </w:r>
            </w:fldSimple>
            <w:r>
              <w:t>.</w:t>
            </w:r>
            <w:fldSimple w:instr=" SEQ Формула \* ARABIC \s 1 ">
              <w:r w:rsidR="00171714">
                <w:rPr>
                  <w:noProof/>
                </w:rPr>
                <w:t>32</w:t>
              </w:r>
            </w:fldSimple>
            <w:r>
              <w:t>)</w:t>
            </w:r>
            <w:bookmarkEnd w:id="79"/>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commentRangeStart w:id="80"/>
      <w:proofErr w:type="spellStart"/>
      <w:r>
        <w:rPr>
          <w:rFonts w:eastAsiaTheme="minorEastAsia"/>
        </w:rPr>
        <w:t>паропроизводительностей</w:t>
      </w:r>
      <w:proofErr w:type="spellEnd"/>
      <w:r>
        <w:rPr>
          <w:rFonts w:eastAsiaTheme="minorEastAsia"/>
        </w:rPr>
        <w:t xml:space="preserve"> </w:t>
      </w:r>
      <w:commentRangeEnd w:id="80"/>
      <w:r w:rsidR="00C824DA">
        <w:rPr>
          <w:rStyle w:val="a8"/>
        </w:rPr>
        <w:commentReference w:id="80"/>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газе;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газе;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газе.</w:t>
      </w:r>
    </w:p>
    <w:p w:rsidR="00546510" w:rsidRDefault="00546510" w:rsidP="00546510">
      <w:pPr>
        <w:rPr>
          <w:rFonts w:eastAsiaTheme="minorEastAsia"/>
        </w:rPr>
      </w:pPr>
      <w:r>
        <w:rPr>
          <w:rFonts w:eastAsiaTheme="minorEastAsia"/>
        </w:rPr>
        <w:t xml:space="preserve">Сформулируем то же самое для котлоагрегатов, </w:t>
      </w:r>
      <w:proofErr w:type="gramStart"/>
      <w:r>
        <w:rPr>
          <w:rFonts w:eastAsiaTheme="minorEastAsia"/>
        </w:rPr>
        <w:t>использующих</w:t>
      </w:r>
      <w:proofErr w:type="gramEnd"/>
      <w:r>
        <w:rPr>
          <w:rFonts w:eastAsiaTheme="minorEastAsia"/>
        </w:rPr>
        <w:t xml:space="preserve"> только жидкое топливо (мазут):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C4CDB" w:rsidTr="00F836AE">
        <w:tc>
          <w:tcPr>
            <w:tcW w:w="8330" w:type="dxa"/>
            <w:vAlign w:val="center"/>
          </w:tcPr>
          <w:p w:rsidR="009C4CDB" w:rsidRPr="008F7971" w:rsidRDefault="00525B86"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м</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lang w:val="en-US"/>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m:t>
                            </m:r>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9C4CDB" w:rsidRPr="002978D6" w:rsidRDefault="009C4CDB" w:rsidP="00F836AE">
            <w:pPr>
              <w:ind w:firstLine="0"/>
            </w:pPr>
            <w:bookmarkStart w:id="81" w:name="_Ref388632068"/>
            <w:r>
              <w:rPr>
                <w:lang w:val="en-US"/>
              </w:rPr>
              <w:t>(</w:t>
            </w:r>
            <w:fldSimple w:instr=" STYLEREF 1 \s ">
              <w:r w:rsidR="00171714">
                <w:rPr>
                  <w:noProof/>
                </w:rPr>
                <w:t>2</w:t>
              </w:r>
            </w:fldSimple>
            <w:r>
              <w:t>.</w:t>
            </w:r>
            <w:fldSimple w:instr=" SEQ Формула \* ARABIC \s 1 ">
              <w:r w:rsidR="00171714">
                <w:rPr>
                  <w:noProof/>
                </w:rPr>
                <w:t>33</w:t>
              </w:r>
            </w:fldSimple>
            <w:r>
              <w:t>)</w:t>
            </w:r>
            <w:bookmarkEnd w:id="81"/>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мазуте;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мазуте;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мазуте.</w:t>
      </w:r>
    </w:p>
    <w:p w:rsidR="00546510" w:rsidRDefault="00546510" w:rsidP="00546510">
      <w:pPr>
        <w:rPr>
          <w:rFonts w:eastAsiaTheme="minorEastAsia"/>
        </w:rPr>
      </w:pPr>
      <w:r>
        <w:rPr>
          <w:rFonts w:eastAsiaTheme="minorEastAsia"/>
        </w:rPr>
        <w:t xml:space="preserve">Приведем формулу для КПД группы работающих агрегатов (использующих и газ и мазут), в соответствии </w:t>
      </w:r>
      <w:r w:rsidRPr="0049273D">
        <w:rPr>
          <w:rFonts w:eastAsiaTheme="minorEastAsia"/>
        </w:rPr>
        <w:t xml:space="preserve">с </w:t>
      </w:r>
      <w:r w:rsidR="00EB7F02">
        <w:rPr>
          <w:rFonts w:eastAsiaTheme="minorEastAsia"/>
        </w:rPr>
        <w:t xml:space="preserve">формулами </w:t>
      </w:r>
      <w:r w:rsidR="00EB7F02">
        <w:rPr>
          <w:rFonts w:eastAsiaTheme="minorEastAsia"/>
        </w:rPr>
        <w:fldChar w:fldCharType="begin"/>
      </w:r>
      <w:r w:rsidR="00EB7F02">
        <w:rPr>
          <w:rFonts w:eastAsiaTheme="minorEastAsia"/>
        </w:rPr>
        <w:instrText xml:space="preserve"> REF _Ref388632056 \h </w:instrText>
      </w:r>
      <w:r w:rsidR="00EB7F02">
        <w:rPr>
          <w:rFonts w:eastAsiaTheme="minorEastAsia"/>
        </w:rPr>
      </w:r>
      <w:r w:rsidR="00EB7F02">
        <w:rPr>
          <w:rFonts w:eastAsiaTheme="minorEastAsia"/>
        </w:rPr>
        <w:fldChar w:fldCharType="separate"/>
      </w:r>
      <w:r w:rsidR="00171714" w:rsidRPr="00490861">
        <w:t>(</w:t>
      </w:r>
      <w:r w:rsidR="00171714">
        <w:rPr>
          <w:noProof/>
        </w:rPr>
        <w:t>2</w:t>
      </w:r>
      <w:r w:rsidR="00171714">
        <w:t>.</w:t>
      </w:r>
      <w:r w:rsidR="00171714">
        <w:rPr>
          <w:noProof/>
        </w:rPr>
        <w:t>32</w:t>
      </w:r>
      <w:r w:rsidR="00171714">
        <w:t>)</w:t>
      </w:r>
      <w:r w:rsidR="00EB7F02">
        <w:rPr>
          <w:rFonts w:eastAsiaTheme="minorEastAsia"/>
        </w:rPr>
        <w:fldChar w:fldCharType="end"/>
      </w:r>
      <w:r w:rsidR="00EB7F02">
        <w:rPr>
          <w:rFonts w:eastAsiaTheme="minorEastAsia"/>
        </w:rPr>
        <w:t xml:space="preserve">, </w:t>
      </w:r>
      <w:r w:rsidR="00EB7F02">
        <w:rPr>
          <w:rFonts w:eastAsiaTheme="minorEastAsia"/>
        </w:rPr>
        <w:fldChar w:fldCharType="begin"/>
      </w:r>
      <w:r w:rsidR="00EB7F02">
        <w:rPr>
          <w:rFonts w:eastAsiaTheme="minorEastAsia"/>
        </w:rPr>
        <w:instrText xml:space="preserve"> REF _Ref388632068 \h </w:instrText>
      </w:r>
      <w:r w:rsidR="00EB7F02">
        <w:rPr>
          <w:rFonts w:eastAsiaTheme="minorEastAsia"/>
        </w:rPr>
      </w:r>
      <w:r w:rsidR="00EB7F02">
        <w:rPr>
          <w:rFonts w:eastAsiaTheme="minorEastAsia"/>
        </w:rPr>
        <w:fldChar w:fldCharType="separate"/>
      </w:r>
      <w:r w:rsidR="00171714" w:rsidRPr="00490861">
        <w:t>(</w:t>
      </w:r>
      <w:r w:rsidR="00171714">
        <w:rPr>
          <w:noProof/>
        </w:rPr>
        <w:t>2</w:t>
      </w:r>
      <w:r w:rsidR="00171714">
        <w:t>.</w:t>
      </w:r>
      <w:r w:rsidR="00171714">
        <w:rPr>
          <w:noProof/>
        </w:rPr>
        <w:t>33</w:t>
      </w:r>
      <w:r w:rsidR="00171714">
        <w:t>)</w:t>
      </w:r>
      <w:r w:rsidR="00EB7F02">
        <w:rPr>
          <w:rFonts w:eastAsiaTheme="minorEastAsia"/>
        </w:rPr>
        <w:fldChar w:fldCharType="end"/>
      </w:r>
      <w:r w:rsidR="00EB7F02">
        <w:rPr>
          <w:rFonts w:eastAsiaTheme="minorEastAsia"/>
        </w:rPr>
        <w:t xml:space="preserve">. </w:t>
      </w:r>
      <w:r>
        <w:rPr>
          <w:rFonts w:eastAsiaTheme="minorEastAsia"/>
        </w:rPr>
        <w:t>Она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67920" w:rsidTr="00F836AE">
        <w:tc>
          <w:tcPr>
            <w:tcW w:w="8330" w:type="dxa"/>
            <w:vAlign w:val="center"/>
          </w:tcPr>
          <w:p w:rsidR="00267920" w:rsidRPr="008F7971" w:rsidRDefault="00525B86" w:rsidP="00F836AE">
            <w:pPr>
              <w:ind w:firstLine="0"/>
            </w:pPr>
            <m:oMathPara>
              <m:oMathParaPr>
                <m:jc m:val="center"/>
              </m:oMathParaPr>
              <m:oMath>
                <m:sSub>
                  <m:sSubPr>
                    <m:ctrlPr>
                      <w:rPr>
                        <w:rFonts w:ascii="Cambria Math" w:hAnsi="Cambria Math"/>
                        <w:i/>
                      </w:rPr>
                    </m:ctrlPr>
                  </m:sSubPr>
                  <m:e>
                    <m:r>
                      <w:rPr>
                        <w:rFonts w:ascii="Cambria Math" w:hAnsi="Cambria Math"/>
                        <w:lang w:val="en-US"/>
                      </w:rPr>
                      <m:t>η</m:t>
                    </m:r>
                  </m:e>
                  <m:sub>
                    <m:r>
                      <w:rPr>
                        <w:rFonts w:ascii="Cambria Math" w:hAnsi="Cambria Math"/>
                        <w:lang w:val="en-US"/>
                      </w:rPr>
                      <m:t>K</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η</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rPr>
                              <m:t>η</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Kj</m:t>
                                </m:r>
                              </m:sub>
                            </m:sSub>
                          </m:e>
                        </m:d>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m:t>
                            </m:r>
                            <m:r>
                              <w:rPr>
                                <w:rFonts w:ascii="Cambria Math" w:hAnsi="Cambria Math"/>
                                <w:lang w:val="en-US"/>
                              </w:rPr>
                              <m:t>j</m:t>
                            </m:r>
                            <m:r>
                              <w:rPr>
                                <w:rFonts w:ascii="Cambria Math" w:hAnsi="Cambria Math"/>
                              </w:rPr>
                              <m:t>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lang w:val="en-US"/>
                              </w:rPr>
                              <m:t>Q</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den>
                </m:f>
                <m:r>
                  <w:rPr>
                    <w:rFonts w:ascii="Cambria Math" w:hAnsi="Cambria Math"/>
                  </w:rPr>
                  <m:t>.</m:t>
                </m:r>
              </m:oMath>
            </m:oMathPara>
          </w:p>
        </w:tc>
        <w:tc>
          <w:tcPr>
            <w:tcW w:w="1241" w:type="dxa"/>
            <w:vAlign w:val="center"/>
          </w:tcPr>
          <w:p w:rsidR="00267920" w:rsidRPr="002978D6" w:rsidRDefault="00267920" w:rsidP="00F836AE">
            <w:pPr>
              <w:ind w:firstLine="0"/>
            </w:pPr>
            <w:bookmarkStart w:id="82" w:name="_Ref388632906"/>
            <w:r>
              <w:rPr>
                <w:lang w:val="en-US"/>
              </w:rPr>
              <w:t>(</w:t>
            </w:r>
            <w:fldSimple w:instr=" STYLEREF 1 \s ">
              <w:r w:rsidR="00171714">
                <w:rPr>
                  <w:noProof/>
                </w:rPr>
                <w:t>2</w:t>
              </w:r>
            </w:fldSimple>
            <w:r>
              <w:t>.</w:t>
            </w:r>
            <w:fldSimple w:instr=" SEQ Формула \* ARABIC \s 1 ">
              <w:r w:rsidR="00171714">
                <w:rPr>
                  <w:noProof/>
                </w:rPr>
                <w:t>34</w:t>
              </w:r>
            </w:fldSimple>
            <w:r>
              <w:t>)</w:t>
            </w:r>
            <w:bookmarkEnd w:id="82"/>
          </w:p>
        </w:tc>
      </w:tr>
    </w:tbl>
    <w:p w:rsidR="00546510" w:rsidRPr="00907F7A" w:rsidRDefault="00546510" w:rsidP="00546510">
      <w:r>
        <w:t>Таким образом</w:t>
      </w:r>
      <w:r w:rsidR="008B28E8">
        <w:t>,</w:t>
      </w:r>
      <w:r>
        <w:t xml:space="preserve"> в </w:t>
      </w:r>
      <w:r w:rsidR="00A13CA4">
        <w:t xml:space="preserve">разделе </w:t>
      </w:r>
      <w:r w:rsidR="00A13CA4">
        <w:fldChar w:fldCharType="begin"/>
      </w:r>
      <w:r w:rsidR="00A13CA4">
        <w:instrText xml:space="preserve"> REF _Ref388632607 \r \h </w:instrText>
      </w:r>
      <w:r w:rsidR="00A13CA4">
        <w:fldChar w:fldCharType="separate"/>
      </w:r>
      <w:r w:rsidR="00171714">
        <w:t>2.2.9</w:t>
      </w:r>
      <w:r w:rsidR="00A13CA4">
        <w:fldChar w:fldCharType="end"/>
      </w:r>
      <w:r w:rsidR="00A13CA4">
        <w:t xml:space="preserve"> </w:t>
      </w:r>
      <w:r>
        <w:t xml:space="preserve">были сформулированы формулы для критериев, описанных в разделе </w:t>
      </w:r>
      <w:r w:rsidR="00A13CA4">
        <w:fldChar w:fldCharType="begin"/>
      </w:r>
      <w:r w:rsidR="00A13CA4">
        <w:instrText xml:space="preserve"> REF _Ref388559554 \r \h </w:instrText>
      </w:r>
      <w:r w:rsidR="00A13CA4">
        <w:fldChar w:fldCharType="separate"/>
      </w:r>
      <w:r w:rsidR="00171714">
        <w:t>1.1</w:t>
      </w:r>
      <w:r w:rsidR="00A13CA4">
        <w:fldChar w:fldCharType="end"/>
      </w:r>
      <w:r w:rsidR="00A13CA4">
        <w:t>.</w:t>
      </w:r>
    </w:p>
    <w:p w:rsidR="00546510" w:rsidRPr="002A1052" w:rsidRDefault="00546510" w:rsidP="002A1052">
      <w:pPr>
        <w:pStyle w:val="3"/>
      </w:pPr>
      <w:bookmarkStart w:id="83" w:name="_Toc389395788"/>
      <w:r w:rsidRPr="002A1052">
        <w:t>Ограничения</w:t>
      </w:r>
      <w:bookmarkEnd w:id="83"/>
    </w:p>
    <w:p w:rsidR="00546510" w:rsidRDefault="00546510" w:rsidP="00546510">
      <w:pPr>
        <w:rPr>
          <w:rFonts w:eastAsiaTheme="minorEastAsia"/>
        </w:rPr>
      </w:pPr>
      <w:r w:rsidRPr="00A6517F">
        <w:rPr>
          <w:rFonts w:eastAsiaTheme="minorEastAsia"/>
        </w:rPr>
        <w:t xml:space="preserve">При постановке </w:t>
      </w:r>
      <w:proofErr w:type="gramStart"/>
      <w:r w:rsidRPr="00A6517F">
        <w:rPr>
          <w:rFonts w:eastAsiaTheme="minorEastAsia"/>
        </w:rPr>
        <w:t xml:space="preserve">задачи оптимизации </w:t>
      </w:r>
      <w:r>
        <w:rPr>
          <w:rFonts w:eastAsiaTheme="minorEastAsia"/>
        </w:rPr>
        <w:t xml:space="preserve">режимов </w:t>
      </w:r>
      <w:r w:rsidRPr="00A6517F">
        <w:rPr>
          <w:rFonts w:eastAsiaTheme="minorEastAsia"/>
        </w:rPr>
        <w:t xml:space="preserve">работы </w:t>
      </w:r>
      <w:r>
        <w:rPr>
          <w:rFonts w:eastAsiaTheme="minorEastAsia"/>
        </w:rPr>
        <w:t>очереди</w:t>
      </w:r>
      <w:proofErr w:type="gramEnd"/>
      <w:r>
        <w:rPr>
          <w:rFonts w:eastAsiaTheme="minorEastAsia"/>
        </w:rPr>
        <w:t xml:space="preserve"> котлоагрегатов</w:t>
      </w:r>
      <w:r w:rsidRPr="00A6517F">
        <w:rPr>
          <w:rFonts w:eastAsiaTheme="minorEastAsia"/>
        </w:rPr>
        <w:t xml:space="preserve"> </w:t>
      </w:r>
      <w:r w:rsidR="00202404">
        <w:rPr>
          <w:rFonts w:eastAsiaTheme="minorEastAsia"/>
        </w:rPr>
        <w:t xml:space="preserve">таблице </w:t>
      </w:r>
      <w:r w:rsidR="00202404">
        <w:rPr>
          <w:rFonts w:eastAsiaTheme="minorEastAsia"/>
        </w:rPr>
        <w:fldChar w:fldCharType="begin"/>
      </w:r>
      <w:r w:rsidR="00202404">
        <w:rPr>
          <w:rFonts w:eastAsiaTheme="minorEastAsia"/>
        </w:rPr>
        <w:instrText xml:space="preserve"> REF tbl_constr_anal \h </w:instrText>
      </w:r>
      <w:r w:rsidR="00202404">
        <w:rPr>
          <w:rFonts w:eastAsiaTheme="minorEastAsia"/>
        </w:rPr>
      </w:r>
      <w:r w:rsidR="00202404">
        <w:rPr>
          <w:rFonts w:eastAsiaTheme="minorEastAsia"/>
        </w:rPr>
        <w:fldChar w:fldCharType="separate"/>
      </w:r>
      <w:r w:rsidR="00171714">
        <w:rPr>
          <w:noProof/>
        </w:rPr>
        <w:t>1</w:t>
      </w:r>
      <w:r w:rsidR="00171714">
        <w:t>.</w:t>
      </w:r>
      <w:r w:rsidR="00171714">
        <w:rPr>
          <w:noProof/>
        </w:rPr>
        <w:t>3</w:t>
      </w:r>
      <w:r w:rsidR="00202404">
        <w:rPr>
          <w:rFonts w:eastAsiaTheme="minorEastAsia"/>
        </w:rPr>
        <w:fldChar w:fldCharType="end"/>
      </w:r>
      <w:r w:rsidR="00202404">
        <w:rPr>
          <w:rFonts w:eastAsiaTheme="minorEastAsia"/>
        </w:rPr>
        <w:t xml:space="preserve"> </w:t>
      </w:r>
      <w:r>
        <w:rPr>
          <w:rFonts w:eastAsiaTheme="minorEastAsia"/>
        </w:rPr>
        <w:t>были рассмотрены ограничения, которые необходимо учитывать при решении. Приведем для них математические формулы</w:t>
      </w:r>
      <w:r w:rsidRPr="00A6517F">
        <w:rPr>
          <w:rFonts w:eastAsiaTheme="minorEastAsia"/>
        </w:rPr>
        <w:t xml:space="preserve"> </w:t>
      </w:r>
      <w:sdt>
        <w:sdtPr>
          <w:rPr>
            <w:rFonts w:eastAsiaTheme="minorEastAsia"/>
          </w:rPr>
          <w:id w:val="-729455005"/>
          <w:citation/>
        </w:sdtPr>
        <w:sdtEndPr/>
        <w:sdtContent>
          <w:r w:rsidR="00E25338">
            <w:rPr>
              <w:rFonts w:eastAsiaTheme="minorEastAsia"/>
            </w:rPr>
            <w:fldChar w:fldCharType="begin"/>
          </w:r>
          <w:r w:rsidR="00E25338">
            <w:rPr>
              <w:rFonts w:eastAsiaTheme="minorEastAsia"/>
            </w:rPr>
            <w:instrText xml:space="preserve"> CITATION Дил05 \l 1049 </w:instrText>
          </w:r>
          <w:r w:rsidR="00E25338">
            <w:rPr>
              <w:rFonts w:eastAsiaTheme="minorEastAsia"/>
            </w:rPr>
            <w:fldChar w:fldCharType="separate"/>
          </w:r>
          <w:r w:rsidR="009648CB" w:rsidRPr="009648CB">
            <w:rPr>
              <w:rFonts w:eastAsiaTheme="minorEastAsia"/>
              <w:noProof/>
            </w:rPr>
            <w:t>[11]</w:t>
          </w:r>
          <w:r w:rsidR="00E25338">
            <w:rPr>
              <w:rFonts w:eastAsiaTheme="minorEastAsia"/>
            </w:rPr>
            <w:fldChar w:fldCharType="end"/>
          </w:r>
        </w:sdtContent>
      </w:sdt>
      <w:r w:rsidR="00E25338">
        <w:rPr>
          <w:rFonts w:eastAsiaTheme="minorEastAsia"/>
        </w:rPr>
        <w:t>.</w:t>
      </w:r>
    </w:p>
    <w:p w:rsidR="00546510" w:rsidRDefault="00546510" w:rsidP="00FD6E00">
      <w:pPr>
        <w:ind w:firstLine="0"/>
        <w:rPr>
          <w:rFonts w:eastAsiaTheme="minorEastAsia"/>
          <w:b/>
        </w:rPr>
      </w:pPr>
      <w:proofErr w:type="gramStart"/>
      <w:r w:rsidRPr="00FD6E00">
        <w:rPr>
          <w:rFonts w:eastAsiaTheme="minorEastAsia"/>
          <w:b/>
        </w:rPr>
        <w:t>Суммарная</w:t>
      </w:r>
      <w:proofErr w:type="gramEnd"/>
      <w:r w:rsidRPr="00FD6E00">
        <w:rPr>
          <w:rFonts w:eastAsiaTheme="minorEastAsia"/>
          <w:b/>
        </w:rPr>
        <w:t xml:space="preserve"> паропроизводительность группы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525B86"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m</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906552" w:rsidRPr="002978D6" w:rsidRDefault="00906552" w:rsidP="00F836AE">
            <w:pPr>
              <w:ind w:firstLine="0"/>
            </w:pPr>
            <w:bookmarkStart w:id="84" w:name="_Ref388632928"/>
            <w:r>
              <w:rPr>
                <w:lang w:val="en-US"/>
              </w:rPr>
              <w:t>(</w:t>
            </w:r>
            <w:fldSimple w:instr=" STYLEREF 1 \s ">
              <w:r w:rsidR="00171714">
                <w:rPr>
                  <w:noProof/>
                </w:rPr>
                <w:t>2</w:t>
              </w:r>
            </w:fldSimple>
            <w:r>
              <w:t>.</w:t>
            </w:r>
            <w:fldSimple w:instr=" SEQ Формула \* ARABIC \s 1 ">
              <w:r w:rsidR="00171714">
                <w:rPr>
                  <w:noProof/>
                </w:rPr>
                <w:t>35</w:t>
              </w:r>
            </w:fldSimple>
            <w:r>
              <w:t>)</w:t>
            </w:r>
            <w:bookmarkEnd w:id="84"/>
          </w:p>
        </w:tc>
      </w:tr>
    </w:tbl>
    <w:p w:rsidR="00546510" w:rsidRDefault="00546510" w:rsidP="00546510">
      <w:pPr>
        <w:rPr>
          <w:rFonts w:eastAsiaTheme="minorEastAsia"/>
        </w:rPr>
      </w:pPr>
      <w:r>
        <w:rPr>
          <w:rFonts w:eastAsiaTheme="minorEastAsia"/>
        </w:rPr>
        <w:t>г</w:t>
      </w:r>
      <w:r w:rsidRPr="00BF697F">
        <w:rPr>
          <w:rFonts w:eastAsiaTheme="minorEastAsia"/>
        </w:rPr>
        <w:t xml:space="preserve">де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BF697F">
        <w:rPr>
          <w:rFonts w:eastAsiaTheme="minorEastAsia"/>
        </w:rPr>
        <w:t>-</w:t>
      </w:r>
      <w:r>
        <w:rPr>
          <w:rFonts w:eastAsiaTheme="minorEastAsia"/>
        </w:rPr>
        <w:t xml:space="preserve">го котлоагрегата;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 </w:t>
      </w:r>
      <w:proofErr w:type="gramStart"/>
      <w:r>
        <w:rPr>
          <w:rFonts w:eastAsiaTheme="minorEastAsia"/>
        </w:rPr>
        <w:t>суммарная</w:t>
      </w:r>
      <w:proofErr w:type="gramEnd"/>
      <w:r>
        <w:rPr>
          <w:rFonts w:eastAsiaTheme="minorEastAsia"/>
        </w:rPr>
        <w:t xml:space="preserve"> паропроизводительность группы работающих котлоагрегатов.</w:t>
      </w:r>
    </w:p>
    <w:p w:rsidR="00546510" w:rsidRDefault="00546510" w:rsidP="00FD6E00">
      <w:pPr>
        <w:ind w:firstLine="0"/>
        <w:rPr>
          <w:rFonts w:eastAsiaTheme="minorEastAsia"/>
          <w:b/>
        </w:rPr>
      </w:pPr>
      <w:r w:rsidRPr="00FD6E00">
        <w:rPr>
          <w:rFonts w:eastAsiaTheme="minorEastAsia"/>
          <w:b/>
        </w:rPr>
        <w:t>Диапазоны рабочей производительности для каждого из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525B86"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m:t>
                </m:r>
              </m:oMath>
            </m:oMathPara>
          </w:p>
        </w:tc>
        <w:tc>
          <w:tcPr>
            <w:tcW w:w="1241" w:type="dxa"/>
            <w:vAlign w:val="center"/>
          </w:tcPr>
          <w:p w:rsidR="00906552" w:rsidRPr="002978D6" w:rsidRDefault="00906552" w:rsidP="00F836AE">
            <w:pPr>
              <w:ind w:firstLine="0"/>
            </w:pPr>
            <w:bookmarkStart w:id="85" w:name="_Ref388632934"/>
            <w:r>
              <w:rPr>
                <w:lang w:val="en-US"/>
              </w:rPr>
              <w:t>(</w:t>
            </w:r>
            <w:fldSimple w:instr=" STYLEREF 1 \s ">
              <w:r w:rsidR="00171714">
                <w:rPr>
                  <w:noProof/>
                </w:rPr>
                <w:t>2</w:t>
              </w:r>
            </w:fldSimple>
            <w:r>
              <w:t>.</w:t>
            </w:r>
            <w:fldSimple w:instr=" SEQ Формула \* ARABIC \s 1 ">
              <w:r w:rsidR="00171714">
                <w:rPr>
                  <w:noProof/>
                </w:rPr>
                <w:t>36</w:t>
              </w:r>
            </w:fldSimple>
            <w:r>
              <w:t>)</w:t>
            </w:r>
            <w:bookmarkEnd w:id="85"/>
          </w:p>
        </w:tc>
      </w:tr>
    </w:tbl>
    <w:p w:rsidR="00546510" w:rsidRDefault="00546510" w:rsidP="00546510">
      <w:pPr>
        <w:rPr>
          <w:rFonts w:eastAsiaTheme="minorEastAsia"/>
        </w:rPr>
      </w:pPr>
      <w:r>
        <w:t xml:space="preserve">где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oMath>
      <w:r>
        <w:rPr>
          <w:rFonts w:eastAsiaTheme="minorEastAsia"/>
        </w:rPr>
        <w:t xml:space="preserve"> – минимально возможная паропроизводительность </w:t>
      </w:r>
      <w:proofErr w:type="spellStart"/>
      <w:r w:rsidRPr="001577AB">
        <w:rPr>
          <w:rFonts w:eastAsiaTheme="minorEastAsia"/>
          <w:i/>
          <w:lang w:val="en-US"/>
        </w:rPr>
        <w:t>i</w:t>
      </w:r>
      <w:proofErr w:type="spellEnd"/>
      <w:r w:rsidRPr="004C2388">
        <w:rPr>
          <w:rFonts w:eastAsiaTheme="minorEastAsia"/>
        </w:rPr>
        <w:t>-го котлоагрегата</w:t>
      </w:r>
      <w:r>
        <w:rPr>
          <w:rFonts w:eastAsiaTheme="minorEastAsia"/>
        </w:rPr>
        <w:t>;</w:t>
      </w:r>
      <w:r w:rsidRPr="004C238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oMath>
      <w:r w:rsidRPr="004C2388">
        <w:rPr>
          <w:rFonts w:eastAsiaTheme="minorEastAsia"/>
        </w:rPr>
        <w:t xml:space="preserve"> </w:t>
      </w:r>
      <w:r>
        <w:rPr>
          <w:rFonts w:eastAsiaTheme="minorEastAsia"/>
        </w:rPr>
        <w:t>–</w:t>
      </w:r>
      <w:r w:rsidRPr="004C2388">
        <w:rPr>
          <w:rFonts w:eastAsiaTheme="minorEastAsia"/>
        </w:rPr>
        <w:t xml:space="preserve"> </w:t>
      </w:r>
      <w:r>
        <w:rPr>
          <w:rFonts w:eastAsiaTheme="minorEastAsia"/>
        </w:rPr>
        <w:t>максимально возможная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4C2388">
        <w:rPr>
          <w:rFonts w:eastAsiaTheme="minorEastAsia"/>
        </w:rPr>
        <w:t>-</w:t>
      </w:r>
      <w:r>
        <w:rPr>
          <w:rFonts w:eastAsiaTheme="minorEastAsia"/>
        </w:rPr>
        <w:t xml:space="preserve">го котлоагрегата;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oMath>
      <w:r>
        <w:rPr>
          <w:rFonts w:eastAsiaTheme="minorEastAsia"/>
        </w:rPr>
        <w:t xml:space="preserve"> – текущая паропроизводительность </w:t>
      </w:r>
      <w:proofErr w:type="spellStart"/>
      <w:r w:rsidRPr="001577AB">
        <w:rPr>
          <w:rFonts w:eastAsiaTheme="minorEastAsia"/>
          <w:i/>
          <w:lang w:val="en-US"/>
        </w:rPr>
        <w:t>i</w:t>
      </w:r>
      <w:proofErr w:type="spellEnd"/>
      <w:r w:rsidRPr="004C2388">
        <w:rPr>
          <w:rFonts w:eastAsiaTheme="minorEastAsia"/>
        </w:rPr>
        <w:t>-</w:t>
      </w:r>
      <w:r>
        <w:rPr>
          <w:rFonts w:eastAsiaTheme="minorEastAsia"/>
        </w:rPr>
        <w:t>го котлоагрегата.</w:t>
      </w:r>
    </w:p>
    <w:p w:rsidR="00546510" w:rsidRPr="004B450B" w:rsidRDefault="00546510" w:rsidP="004B450B">
      <w:pPr>
        <w:pStyle w:val="3"/>
      </w:pPr>
      <w:bookmarkStart w:id="86" w:name="_Toc389395789"/>
      <w:r w:rsidRPr="004B450B">
        <w:t>Задача многокритериальной оптимизации</w:t>
      </w:r>
      <w:bookmarkEnd w:id="86"/>
    </w:p>
    <w:p w:rsidR="00546510" w:rsidRDefault="00546510" w:rsidP="00546510">
      <w:pPr>
        <w:rPr>
          <w:rFonts w:eastAsiaTheme="minorEastAsia"/>
        </w:rPr>
      </w:pPr>
      <w:r>
        <w:rPr>
          <w:rFonts w:eastAsiaTheme="minorEastAsia"/>
        </w:rPr>
        <w:t>С учетом критериев</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_Ref388632885 \h </w:instrText>
      </w:r>
      <w:r w:rsidR="006C0E35">
        <w:rPr>
          <w:rFonts w:eastAsiaTheme="minorEastAsia"/>
        </w:rPr>
      </w:r>
      <w:r w:rsidR="006C0E35">
        <w:rPr>
          <w:rFonts w:eastAsiaTheme="minorEastAsia"/>
        </w:rPr>
        <w:fldChar w:fldCharType="separate"/>
      </w:r>
      <w:r w:rsidR="00171714" w:rsidRPr="00490861">
        <w:t>(</w:t>
      </w:r>
      <w:r w:rsidR="00171714">
        <w:rPr>
          <w:noProof/>
        </w:rPr>
        <w:t>2</w:t>
      </w:r>
      <w:r w:rsidR="00171714">
        <w:t>.</w:t>
      </w:r>
      <w:r w:rsidR="00171714">
        <w:rPr>
          <w:noProof/>
        </w:rPr>
        <w:t>25</w:t>
      </w:r>
      <w:r w:rsidR="00171714">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_Ref388632895 \h </w:instrText>
      </w:r>
      <w:r w:rsidR="006C0E35">
        <w:rPr>
          <w:rFonts w:eastAsiaTheme="minorEastAsia"/>
        </w:rPr>
      </w:r>
      <w:r w:rsidR="006C0E35">
        <w:rPr>
          <w:rFonts w:eastAsiaTheme="minorEastAsia"/>
        </w:rPr>
        <w:fldChar w:fldCharType="separate"/>
      </w:r>
      <w:r w:rsidR="00171714" w:rsidRPr="00490861">
        <w:t>(</w:t>
      </w:r>
      <w:r w:rsidR="00171714">
        <w:rPr>
          <w:noProof/>
        </w:rPr>
        <w:t>2</w:t>
      </w:r>
      <w:r w:rsidR="00171714">
        <w:t>.</w:t>
      </w:r>
      <w:r w:rsidR="00171714">
        <w:rPr>
          <w:noProof/>
        </w:rPr>
        <w:t>26</w:t>
      </w:r>
      <w:r w:rsidR="00171714">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_Ref388632901 \h </w:instrText>
      </w:r>
      <w:r w:rsidR="006C0E35">
        <w:rPr>
          <w:rFonts w:eastAsiaTheme="minorEastAsia"/>
        </w:rPr>
      </w:r>
      <w:r w:rsidR="006C0E35">
        <w:rPr>
          <w:rFonts w:eastAsiaTheme="minorEastAsia"/>
        </w:rPr>
        <w:fldChar w:fldCharType="separate"/>
      </w:r>
      <w:r w:rsidR="00171714" w:rsidRPr="00490861">
        <w:t>(</w:t>
      </w:r>
      <w:r w:rsidR="00171714">
        <w:rPr>
          <w:noProof/>
        </w:rPr>
        <w:t>2</w:t>
      </w:r>
      <w:r w:rsidR="00171714">
        <w:t>.</w:t>
      </w:r>
      <w:r w:rsidR="00171714">
        <w:rPr>
          <w:noProof/>
        </w:rPr>
        <w:t>30</w:t>
      </w:r>
      <w:r w:rsidR="00171714">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_Ref388632906 \h </w:instrText>
      </w:r>
      <w:r w:rsidR="006C0E35">
        <w:rPr>
          <w:rFonts w:eastAsiaTheme="minorEastAsia"/>
        </w:rPr>
      </w:r>
      <w:r w:rsidR="006C0E35">
        <w:rPr>
          <w:rFonts w:eastAsiaTheme="minorEastAsia"/>
        </w:rPr>
        <w:fldChar w:fldCharType="separate"/>
      </w:r>
      <w:r w:rsidR="00171714" w:rsidRPr="00490861">
        <w:t>(</w:t>
      </w:r>
      <w:r w:rsidR="00171714">
        <w:rPr>
          <w:noProof/>
        </w:rPr>
        <w:t>2</w:t>
      </w:r>
      <w:r w:rsidR="00171714">
        <w:t>.</w:t>
      </w:r>
      <w:r w:rsidR="00171714">
        <w:rPr>
          <w:noProof/>
        </w:rPr>
        <w:t>34</w:t>
      </w:r>
      <w:r w:rsidR="00171714">
        <w:t>)</w:t>
      </w:r>
      <w:r w:rsidR="006C0E35">
        <w:rPr>
          <w:rFonts w:eastAsiaTheme="minorEastAsia"/>
        </w:rPr>
        <w:fldChar w:fldCharType="end"/>
      </w:r>
      <w:r>
        <w:rPr>
          <w:rFonts w:eastAsiaTheme="minorEastAsia"/>
        </w:rPr>
        <w:t xml:space="preserve"> и ограничений</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_Ref388632928 \h </w:instrText>
      </w:r>
      <w:r w:rsidR="006C0E35">
        <w:rPr>
          <w:rFonts w:eastAsiaTheme="minorEastAsia"/>
        </w:rPr>
      </w:r>
      <w:r w:rsidR="006C0E35">
        <w:rPr>
          <w:rFonts w:eastAsiaTheme="minorEastAsia"/>
        </w:rPr>
        <w:fldChar w:fldCharType="separate"/>
      </w:r>
      <w:r w:rsidR="00171714" w:rsidRPr="00490861">
        <w:t>(</w:t>
      </w:r>
      <w:r w:rsidR="00171714">
        <w:rPr>
          <w:noProof/>
        </w:rPr>
        <w:t>2</w:t>
      </w:r>
      <w:r w:rsidR="00171714">
        <w:t>.</w:t>
      </w:r>
      <w:r w:rsidR="00171714">
        <w:rPr>
          <w:noProof/>
        </w:rPr>
        <w:t>35</w:t>
      </w:r>
      <w:r w:rsidR="00171714">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_Ref388632934 \h </w:instrText>
      </w:r>
      <w:r w:rsidR="006C0E35">
        <w:rPr>
          <w:rFonts w:eastAsiaTheme="minorEastAsia"/>
        </w:rPr>
      </w:r>
      <w:r w:rsidR="006C0E35">
        <w:rPr>
          <w:rFonts w:eastAsiaTheme="minorEastAsia"/>
        </w:rPr>
        <w:fldChar w:fldCharType="separate"/>
      </w:r>
      <w:r w:rsidR="00171714" w:rsidRPr="00490861">
        <w:t>(</w:t>
      </w:r>
      <w:r w:rsidR="00171714">
        <w:rPr>
          <w:noProof/>
        </w:rPr>
        <w:t>2</w:t>
      </w:r>
      <w:r w:rsidR="00171714">
        <w:t>.</w:t>
      </w:r>
      <w:r w:rsidR="00171714">
        <w:rPr>
          <w:noProof/>
        </w:rPr>
        <w:t>36</w:t>
      </w:r>
      <w:r w:rsidR="00171714">
        <w:t>)</w:t>
      </w:r>
      <w:r w:rsidR="006C0E35">
        <w:rPr>
          <w:rFonts w:eastAsiaTheme="minorEastAsia"/>
        </w:rPr>
        <w:fldChar w:fldCharType="end"/>
      </w:r>
      <w:r w:rsidR="006C0E35">
        <w:rPr>
          <w:rFonts w:eastAsiaTheme="minorEastAsia"/>
        </w:rPr>
        <w:t xml:space="preserve"> з</w:t>
      </w:r>
      <w:r>
        <w:rPr>
          <w:rFonts w:eastAsiaTheme="minorEastAsia"/>
        </w:rPr>
        <w:t>адача оптимизации режимов работы очереди котлоагрегатов принимает следующий вид:</w:t>
      </w:r>
    </w:p>
    <w:tbl>
      <w:tblPr>
        <w:tblStyle w:val="a4"/>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850"/>
      </w:tblGrid>
      <w:tr w:rsidR="00C37322" w:rsidTr="00C37322">
        <w:tc>
          <w:tcPr>
            <w:tcW w:w="9039" w:type="dxa"/>
            <w:vAlign w:val="center"/>
          </w:tcPr>
          <w:p w:rsidR="00C37322" w:rsidRPr="008F7971" w:rsidRDefault="00525B86" w:rsidP="00F836AE">
            <w:pPr>
              <w:ind w:firstLine="0"/>
            </w:pPr>
            <m:oMathPara>
              <m:oMathParaPr>
                <m:jc m:val="center"/>
              </m:oMathParaPr>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г</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г</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t>
                        </m:r>
                        <m:r>
                          <w:rPr>
                            <w:rFonts w:ascii="Cambria Math" w:eastAsiaTheme="minorEastAsia" w:hAnsi="Cambria Math"/>
                            <w:sz w:val="26"/>
                            <w:szCs w:val="26"/>
                            <w:lang w:val="en-US"/>
                          </w:rPr>
                          <m:t>min</m:t>
                        </m:r>
                        <m:r>
                          <w:rPr>
                            <w:rFonts w:ascii="Cambria Math" w:eastAsiaTheme="minorEastAsia" w:hAnsi="Cambria Math"/>
                            <w:sz w:val="26"/>
                            <w:szCs w:val="26"/>
                          </w:rPr>
                          <m:t>;</m:t>
                        </m:r>
                      </m:e>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м</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м</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→min;</m:t>
                        </m:r>
                      </m:e>
                      <m:e>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м+г</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г</m:t>
                                </m:r>
                              </m:sub>
                            </m:sSub>
                          </m:e>
                        </m:nary>
                        <m:r>
                          <w:rPr>
                            <w:rFonts w:ascii="Cambria Math" w:eastAsiaTheme="minorEastAsia" w:hAnsi="Cambria Math"/>
                            <w:sz w:val="26"/>
                            <w:szCs w:val="26"/>
                          </w:rPr>
                          <m:t xml:space="preserve"> +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м</m:t>
                                </m:r>
                              </m:sub>
                            </m:sSub>
                          </m:e>
                        </m:nary>
                        <m:r>
                          <w:rPr>
                            <w:rFonts w:ascii="Cambria Math" w:eastAsiaTheme="minorEastAsia" w:hAnsi="Cambria Math"/>
                            <w:sz w:val="26"/>
                            <w:szCs w:val="26"/>
                          </w:rPr>
                          <m:t>→min;</m:t>
                        </m:r>
                        <m:ctrlPr>
                          <w:rPr>
                            <w:rFonts w:ascii="Cambria Math" w:eastAsia="Cambria Math" w:hAnsi="Cambria Math" w:cs="Cambria Math"/>
                            <w:i/>
                            <w:sz w:val="26"/>
                            <w:szCs w:val="26"/>
                          </w:rPr>
                        </m:ctrlPr>
                      </m:e>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Cambria Math" w:hAnsi="Cambria Math" w:cs="Cambria Math"/>
                            <w:sz w:val="26"/>
                            <w:szCs w:val="26"/>
                          </w:rPr>
                          <m:t xml:space="preserve">= </m:t>
                        </m:r>
                        <m:f>
                          <m:fPr>
                            <m:ctrlPr>
                              <w:rPr>
                                <w:rFonts w:ascii="Cambria Math" w:eastAsia="Cambria Math" w:hAnsi="Cambria Math" w:cs="Cambria Math"/>
                                <w:i/>
                                <w:sz w:val="26"/>
                                <w:szCs w:val="26"/>
                              </w:rPr>
                            </m:ctrlPr>
                          </m:fPr>
                          <m:num>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num>
                          <m:den>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den>
                        </m:f>
                        <m:r>
                          <w:rPr>
                            <w:rFonts w:ascii="Cambria Math" w:eastAsia="Cambria Math" w:hAnsi="Cambria Math" w:cs="Cambria Math"/>
                            <w:sz w:val="26"/>
                            <w:szCs w:val="26"/>
                          </w:rPr>
                          <m:t>→max;</m:t>
                        </m:r>
                      </m:e>
                    </m:eqArr>
                  </m:e>
                </m:d>
              </m:oMath>
            </m:oMathPara>
          </w:p>
        </w:tc>
        <w:tc>
          <w:tcPr>
            <w:tcW w:w="850" w:type="dxa"/>
            <w:vAlign w:val="center"/>
          </w:tcPr>
          <w:p w:rsidR="00C37322" w:rsidRPr="002978D6" w:rsidRDefault="00C37322" w:rsidP="00F836AE">
            <w:pPr>
              <w:ind w:firstLine="0"/>
            </w:pPr>
            <w:r>
              <w:rPr>
                <w:lang w:val="en-US"/>
              </w:rPr>
              <w:t>(</w:t>
            </w:r>
            <w:fldSimple w:instr=" STYLEREF 1 \s ">
              <w:r w:rsidR="00171714">
                <w:rPr>
                  <w:noProof/>
                </w:rPr>
                <w:t>2</w:t>
              </w:r>
            </w:fldSimple>
            <w:r>
              <w:t>.</w:t>
            </w:r>
            <w:fldSimple w:instr=" SEQ Формула \* ARABIC \s 1 ">
              <w:r w:rsidR="00171714">
                <w:rPr>
                  <w:noProof/>
                </w:rPr>
                <w:t>37</w:t>
              </w:r>
            </w:fldSimple>
            <w:r>
              <w:t>)</w:t>
            </w:r>
          </w:p>
        </w:tc>
      </w:tr>
    </w:tbl>
    <w:p w:rsidR="00546510" w:rsidRDefault="00546510" w:rsidP="00546510">
      <w:r>
        <w:t>При совокупности следующих ограничений: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A5A93" w:rsidTr="00F836AE">
        <w:tc>
          <w:tcPr>
            <w:tcW w:w="8330" w:type="dxa"/>
            <w:vAlign w:val="center"/>
          </w:tcPr>
          <w:p w:rsidR="006A5A93" w:rsidRPr="008F7971" w:rsidRDefault="00525B86" w:rsidP="00F836AE">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nary>
                          <m:naryPr>
                            <m:chr m:val="∑"/>
                            <m:ctrlPr>
                              <w:rPr>
                                <w:rFonts w:ascii="Cambria Math" w:hAnsi="Cambria Math"/>
                                <w:i/>
                              </w:rPr>
                            </m:ctrlPr>
                          </m:naryPr>
                          <m:sub>
                            <m:r>
                              <w:rPr>
                                <w:rFonts w:ascii="Cambria Math" w:hAnsi="Cambria Math"/>
                              </w:rPr>
                              <m:t>i=1</m:t>
                            </m:r>
                          </m:sub>
                          <m:sup>
                            <m:r>
                              <w:rPr>
                                <w:rFonts w:ascii="Cambria Math" w:hAnsi="Cambria Math"/>
                              </w:rPr>
                              <m:t>n+m</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e>
                      <m:e>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e>
                    </m:eqArr>
                    <m:r>
                      <w:rPr>
                        <w:rFonts w:ascii="Cambria Math" w:hAnsi="Cambria Math"/>
                      </w:rPr>
                      <m:t>.</m:t>
                    </m:r>
                  </m:e>
                </m:d>
              </m:oMath>
            </m:oMathPara>
          </w:p>
        </w:tc>
        <w:tc>
          <w:tcPr>
            <w:tcW w:w="1241" w:type="dxa"/>
            <w:vAlign w:val="center"/>
          </w:tcPr>
          <w:p w:rsidR="006A5A93" w:rsidRPr="002978D6" w:rsidRDefault="006A5A93" w:rsidP="00F836AE">
            <w:pPr>
              <w:ind w:firstLine="0"/>
            </w:pPr>
            <w:bookmarkStart w:id="87" w:name="_Ref388633429"/>
            <w:r>
              <w:rPr>
                <w:lang w:val="en-US"/>
              </w:rPr>
              <w:t>(</w:t>
            </w:r>
            <w:fldSimple w:instr=" STYLEREF 1 \s ">
              <w:r w:rsidR="00171714">
                <w:rPr>
                  <w:noProof/>
                </w:rPr>
                <w:t>2</w:t>
              </w:r>
            </w:fldSimple>
            <w:r>
              <w:t>.</w:t>
            </w:r>
            <w:fldSimple w:instr=" SEQ Формула \* ARABIC \s 1 ">
              <w:r w:rsidR="00171714">
                <w:rPr>
                  <w:noProof/>
                </w:rPr>
                <w:t>38</w:t>
              </w:r>
            </w:fldSimple>
            <w:r>
              <w:t>)</w:t>
            </w:r>
            <w:bookmarkEnd w:id="87"/>
          </w:p>
        </w:tc>
      </w:tr>
    </w:tbl>
    <w:p w:rsidR="00546510" w:rsidRDefault="00546510" w:rsidP="00546510">
      <w:pPr>
        <w:rPr>
          <w:rFonts w:eastAsiaTheme="minorEastAsia"/>
        </w:rPr>
      </w:pPr>
      <w:r>
        <w:rPr>
          <w:rFonts w:eastAsiaTheme="minorEastAsia"/>
        </w:rPr>
        <w:t xml:space="preserve">Составим общую целевую функцию </w:t>
      </w:r>
      <w:r>
        <w:rPr>
          <w:rFonts w:eastAsiaTheme="minorEastAsia"/>
          <w:lang w:val="en-US"/>
        </w:rPr>
        <w:t>F</w:t>
      </w:r>
      <w:r w:rsidRPr="00BD1CF5">
        <w:rPr>
          <w:rFonts w:eastAsiaTheme="minorEastAsia"/>
        </w:rPr>
        <w:t>,</w:t>
      </w:r>
      <w:r w:rsidR="00A4221B">
        <w:rPr>
          <w:rFonts w:eastAsiaTheme="minorEastAsia"/>
        </w:rPr>
        <w:t xml:space="preserve"> на основе описанных выше критериев,</w:t>
      </w:r>
      <w:r w:rsidRPr="00BD1CF5">
        <w:rPr>
          <w:rFonts w:eastAsiaTheme="minorEastAsia"/>
        </w:rPr>
        <w:t xml:space="preserve"> </w:t>
      </w:r>
      <w:r>
        <w:rPr>
          <w:rFonts w:eastAsiaTheme="minorEastAsia"/>
        </w:rPr>
        <w:t xml:space="preserve">которую необходимо будет минимизировать. Для этого критерий КПД группы котлоагрегатов включим в эту функцию со знаком минус, </w:t>
      </w:r>
      <w:proofErr w:type="gramStart"/>
      <w:r>
        <w:rPr>
          <w:rFonts w:eastAsiaTheme="minorEastAsia"/>
        </w:rPr>
        <w:t>сведя</w:t>
      </w:r>
      <w:proofErr w:type="gramEnd"/>
      <w:r>
        <w:rPr>
          <w:rFonts w:eastAsiaTheme="minorEastAsia"/>
        </w:rPr>
        <w:t xml:space="preserve"> таким образом операцию максимизации к операции минимизации: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BB359C" w:rsidP="00F836AE">
            <w:pPr>
              <w:ind w:firstLine="0"/>
            </w:pPr>
            <m:oMathPara>
              <m:oMathParaPr>
                <m:jc m:val="center"/>
              </m:oMathParaPr>
              <m:oMath>
                <m:r>
                  <w:rPr>
                    <w:rFonts w:ascii="Cambria Math" w:eastAsiaTheme="minorEastAsia" w:hAnsi="Cambria Math"/>
                    <w:lang w:val="en-US"/>
                  </w:rPr>
                  <m:t>F</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 xml:space="preserve">→min. </m:t>
                </m:r>
              </m:oMath>
            </m:oMathPara>
          </w:p>
        </w:tc>
        <w:tc>
          <w:tcPr>
            <w:tcW w:w="1241" w:type="dxa"/>
            <w:vAlign w:val="center"/>
          </w:tcPr>
          <w:p w:rsidR="00BB359C" w:rsidRPr="002978D6" w:rsidRDefault="00BB359C" w:rsidP="00F836AE">
            <w:pPr>
              <w:ind w:firstLine="0"/>
            </w:pPr>
            <w:bookmarkStart w:id="88" w:name="_Ref388633408"/>
            <w:r>
              <w:rPr>
                <w:lang w:val="en-US"/>
              </w:rPr>
              <w:t>(</w:t>
            </w:r>
            <w:fldSimple w:instr=" STYLEREF 1 \s ">
              <w:r w:rsidR="00171714">
                <w:rPr>
                  <w:noProof/>
                </w:rPr>
                <w:t>2</w:t>
              </w:r>
            </w:fldSimple>
            <w:r>
              <w:t>.</w:t>
            </w:r>
            <w:fldSimple w:instr=" SEQ Формула \* ARABIC \s 1 ">
              <w:r w:rsidR="00171714">
                <w:rPr>
                  <w:noProof/>
                </w:rPr>
                <w:t>39</w:t>
              </w:r>
            </w:fldSimple>
            <w:r>
              <w:t>)</w:t>
            </w:r>
            <w:bookmarkEnd w:id="88"/>
          </w:p>
        </w:tc>
      </w:tr>
    </w:tbl>
    <w:p w:rsidR="00546510" w:rsidRDefault="00546510" w:rsidP="00546510">
      <w:pPr>
        <w:ind w:firstLine="0"/>
      </w:pPr>
      <w:r>
        <w:t xml:space="preserve"> </w:t>
      </w:r>
      <w:r>
        <w:tab/>
        <w:t xml:space="preserve">В процессе оптимизации необходимо определить </w:t>
      </w:r>
      <w:r>
        <w:rPr>
          <w:lang w:val="en-US"/>
        </w:rPr>
        <w:t>n</w:t>
      </w:r>
      <w:r w:rsidRPr="00DA0A38">
        <w:t xml:space="preserve">-1 </w:t>
      </w:r>
      <w:r>
        <w:t xml:space="preserve">переменных - </w:t>
      </w:r>
      <m:oMath>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r>
          <w:rPr>
            <w:rFonts w:ascii="Cambria Math" w:hAnsi="Cambria Math"/>
            <w:lang w:val="en-US"/>
          </w:rPr>
          <m:t>i</m:t>
        </m:r>
        <m:r>
          <w:rPr>
            <w:rFonts w:ascii="Cambria Math" w:hAnsi="Cambria Math"/>
          </w:rPr>
          <m:t>=1..</m:t>
        </m:r>
        <m:r>
          <w:rPr>
            <w:rFonts w:ascii="Cambria Math" w:hAnsi="Cambria Math"/>
            <w:lang w:val="en-US"/>
          </w:rPr>
          <m:t>n</m:t>
        </m:r>
        <m:r>
          <w:rPr>
            <w:rFonts w:ascii="Cambria Math" w:hAnsi="Cambria Math"/>
          </w:rPr>
          <m:t>--1</m:t>
        </m:r>
      </m:oMath>
      <w:r w:rsidRPr="00DA0A38">
        <w:t xml:space="preserve">. </w:t>
      </w:r>
      <w:r>
        <w:t xml:space="preserve">Переменная </w:t>
      </w: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oMath>
      <w:r w:rsidRPr="00DA0A38">
        <w:t xml:space="preserve"> </w:t>
      </w:r>
      <w:r>
        <w:t>определяется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525B86" w:rsidP="00F836AE">
            <w:pPr>
              <w:ind w:firstLine="0"/>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n-1</m:t>
                    </m:r>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m:t>
                    </m:r>
                  </m:e>
                </m:nary>
              </m:oMath>
            </m:oMathPara>
          </w:p>
        </w:tc>
        <w:tc>
          <w:tcPr>
            <w:tcW w:w="1241" w:type="dxa"/>
            <w:vAlign w:val="center"/>
          </w:tcPr>
          <w:p w:rsidR="00BB359C" w:rsidRPr="002978D6" w:rsidRDefault="00BB359C" w:rsidP="00F836AE">
            <w:pPr>
              <w:ind w:firstLine="0"/>
            </w:pPr>
            <w:r>
              <w:rPr>
                <w:lang w:val="en-US"/>
              </w:rPr>
              <w:t>(</w:t>
            </w:r>
            <w:fldSimple w:instr=" STYLEREF 1 \s ">
              <w:r w:rsidR="00171714">
                <w:rPr>
                  <w:noProof/>
                </w:rPr>
                <w:t>2</w:t>
              </w:r>
            </w:fldSimple>
            <w:r>
              <w:t>.</w:t>
            </w:r>
            <w:fldSimple w:instr=" SEQ Формула \* ARABIC \s 1 ">
              <w:r w:rsidR="00171714">
                <w:rPr>
                  <w:noProof/>
                </w:rPr>
                <w:t>40</w:t>
              </w:r>
            </w:fldSimple>
            <w:r>
              <w:t>)</w:t>
            </w:r>
          </w:p>
        </w:tc>
      </w:tr>
    </w:tbl>
    <w:p w:rsidR="00BB359C" w:rsidRDefault="00BB359C" w:rsidP="00546510">
      <w:pPr>
        <w:ind w:firstLine="0"/>
      </w:pPr>
    </w:p>
    <w:p w:rsidR="00546510" w:rsidRPr="00DA0A38" w:rsidRDefault="00546510" w:rsidP="00546510">
      <w:pPr>
        <w:ind w:firstLine="0"/>
        <w:rPr>
          <w:i/>
        </w:rPr>
      </w:pPr>
    </w:p>
    <w:p w:rsidR="00546510" w:rsidRPr="00E41A59" w:rsidRDefault="00546510" w:rsidP="00E41A59">
      <w:pPr>
        <w:pStyle w:val="2"/>
      </w:pPr>
      <w:bookmarkStart w:id="89" w:name="_Ref388991049"/>
      <w:bookmarkStart w:id="90" w:name="_Toc389395790"/>
      <w:r w:rsidRPr="00E41A59">
        <w:lastRenderedPageBreak/>
        <w:t>Метод решения многокритериальной оптимизационной задачи</w:t>
      </w:r>
      <w:bookmarkEnd w:id="89"/>
      <w:bookmarkEnd w:id="90"/>
    </w:p>
    <w:p w:rsidR="00546510" w:rsidRDefault="00546510" w:rsidP="00546510">
      <w:r>
        <w:t>В данном разделе описывается разработанный метод для проведения многокритериальной оптимизации очереди «</w:t>
      </w:r>
      <w:commentRangeStart w:id="91"/>
      <w:r>
        <w:t xml:space="preserve">90 </w:t>
      </w:r>
      <w:proofErr w:type="spellStart"/>
      <w:r>
        <w:t>ата</w:t>
      </w:r>
      <w:commentRangeEnd w:id="91"/>
      <w:proofErr w:type="spellEnd"/>
      <w:r w:rsidR="000A39B0">
        <w:rPr>
          <w:rStyle w:val="a8"/>
        </w:rPr>
        <w:commentReference w:id="91"/>
      </w:r>
      <w:r>
        <w:t xml:space="preserve">» котельного отделения ТЭЦ-20 Мосэнерго с выбором наиболее подходящего состава энергоагрегатов, который является комбинацией методов, представленных в </w:t>
      </w:r>
      <w:sdt>
        <w:sdtPr>
          <w:id w:val="-2095304318"/>
          <w:citation/>
        </w:sdtPr>
        <w:sdtEndPr/>
        <w:sdtContent>
          <w:r w:rsidR="009E5DBA">
            <w:fldChar w:fldCharType="begin"/>
          </w:r>
          <w:r w:rsidR="009E5DBA">
            <w:instrText xml:space="preserve"> CITATION Дил05 \l 1049 </w:instrText>
          </w:r>
          <w:r w:rsidR="009E5DBA">
            <w:fldChar w:fldCharType="separate"/>
          </w:r>
          <w:r w:rsidR="009648CB">
            <w:rPr>
              <w:noProof/>
            </w:rPr>
            <w:t>[11]</w:t>
          </w:r>
          <w:r w:rsidR="009E5DBA">
            <w:fldChar w:fldCharType="end"/>
          </w:r>
        </w:sdtContent>
      </w:sdt>
      <w:r w:rsidR="009E5DBA">
        <w:t xml:space="preserve">, </w:t>
      </w:r>
      <w:sdt>
        <w:sdtPr>
          <w:id w:val="1519888484"/>
          <w:citation/>
        </w:sdtPr>
        <w:sdtEndPr/>
        <w:sdtContent>
          <w:r w:rsidR="009E5DBA">
            <w:fldChar w:fldCharType="begin"/>
          </w:r>
          <w:r w:rsidR="009E5DBA">
            <w:instrText xml:space="preserve"> CITATION Ног02 \l 1049 </w:instrText>
          </w:r>
          <w:r w:rsidR="009E5DBA">
            <w:fldChar w:fldCharType="separate"/>
          </w:r>
          <w:r w:rsidR="009648CB">
            <w:rPr>
              <w:noProof/>
            </w:rPr>
            <w:t>[19]</w:t>
          </w:r>
          <w:r w:rsidR="009E5DBA">
            <w:fldChar w:fldCharType="end"/>
          </w:r>
        </w:sdtContent>
      </w:sdt>
      <w:r w:rsidR="009E5DBA">
        <w:t xml:space="preserve"> </w:t>
      </w:r>
      <w:r>
        <w:rPr>
          <w:lang w:val="en-US"/>
        </w:rPr>
        <w:t>c</w:t>
      </w:r>
      <w:r w:rsidRPr="001D0971">
        <w:t xml:space="preserve"> </w:t>
      </w:r>
      <w:r>
        <w:t>некоторыми дополнениями и ограничениями, исходя из постановки задачи</w:t>
      </w:r>
      <w:r w:rsidR="006A675B">
        <w:t xml:space="preserve"> в разделе </w:t>
      </w:r>
      <w:r w:rsidR="006A675B">
        <w:fldChar w:fldCharType="begin"/>
      </w:r>
      <w:r w:rsidR="006A675B">
        <w:instrText xml:space="preserve"> REF _Ref388559554 \r \h </w:instrText>
      </w:r>
      <w:r w:rsidR="006A675B">
        <w:fldChar w:fldCharType="separate"/>
      </w:r>
      <w:r w:rsidR="00171714">
        <w:t>1.1</w:t>
      </w:r>
      <w:r w:rsidR="006A675B">
        <w:fldChar w:fldCharType="end"/>
      </w:r>
      <w:r w:rsidR="006A675B">
        <w:t>.</w:t>
      </w:r>
    </w:p>
    <w:p w:rsidR="00546510" w:rsidRDefault="00546510" w:rsidP="00546510">
      <w:r>
        <w:t xml:space="preserve">Предлагаемый метод состоит из двух шагов, разбивающихся, в свою очередь, на более </w:t>
      </w:r>
      <w:proofErr w:type="gramStart"/>
      <w:r>
        <w:t>мелкие</w:t>
      </w:r>
      <w:proofErr w:type="gramEnd"/>
      <w:r>
        <w:t>:</w:t>
      </w:r>
    </w:p>
    <w:p w:rsidR="00546510" w:rsidRPr="00D15A35" w:rsidRDefault="00546510" w:rsidP="00546510">
      <w:pPr>
        <w:pStyle w:val="a3"/>
        <w:numPr>
          <w:ilvl w:val="0"/>
          <w:numId w:val="35"/>
        </w:numPr>
        <w:rPr>
          <w:lang w:val="ru-RU"/>
        </w:rPr>
      </w:pPr>
      <w:r>
        <w:rPr>
          <w:lang w:val="ru-RU"/>
        </w:rPr>
        <w:t>Ф</w:t>
      </w:r>
      <w:r w:rsidRPr="00D15A35">
        <w:rPr>
          <w:lang w:val="ru-RU"/>
        </w:rPr>
        <w:t>ормирование множества возможных вектор</w:t>
      </w:r>
      <w:r w:rsidR="004D04B3">
        <w:rPr>
          <w:lang w:val="ru-RU"/>
        </w:rPr>
        <w:t>н</w:t>
      </w:r>
      <w:r w:rsidRPr="00D15A35">
        <w:rPr>
          <w:lang w:val="ru-RU"/>
        </w:rPr>
        <w:t>ых критериев;</w:t>
      </w:r>
    </w:p>
    <w:p w:rsidR="00546510" w:rsidRDefault="00546510" w:rsidP="00546510">
      <w:pPr>
        <w:pStyle w:val="a3"/>
        <w:numPr>
          <w:ilvl w:val="0"/>
          <w:numId w:val="35"/>
        </w:numPr>
        <w:rPr>
          <w:lang w:val="ru-RU"/>
        </w:rPr>
      </w:pPr>
      <w:r>
        <w:rPr>
          <w:lang w:val="ru-RU"/>
        </w:rPr>
        <w:t>В</w:t>
      </w:r>
      <w:r w:rsidRPr="00D15A35">
        <w:rPr>
          <w:lang w:val="ru-RU"/>
        </w:rPr>
        <w:t xml:space="preserve">ыбор наилучшего векторного критерия из множества </w:t>
      </w:r>
      <w:proofErr w:type="gramStart"/>
      <w:r w:rsidRPr="00D15A35">
        <w:rPr>
          <w:lang w:val="ru-RU"/>
        </w:rPr>
        <w:t>возможных</w:t>
      </w:r>
      <w:proofErr w:type="gramEnd"/>
      <w:r w:rsidRPr="00D15A35">
        <w:rPr>
          <w:lang w:val="ru-RU"/>
        </w:rPr>
        <w:t>.</w:t>
      </w:r>
    </w:p>
    <w:p w:rsidR="00546510" w:rsidRDefault="00546510" w:rsidP="00546510">
      <w:r>
        <w:t>Рассмотрим данные шаги подробнее.</w:t>
      </w:r>
    </w:p>
    <w:p w:rsidR="00546510" w:rsidRPr="00E1442B" w:rsidRDefault="00546510" w:rsidP="00E1442B">
      <w:pPr>
        <w:pStyle w:val="3"/>
      </w:pPr>
      <w:bookmarkStart w:id="92" w:name="_Ref388639252"/>
      <w:bookmarkStart w:id="93" w:name="_Toc389395791"/>
      <w:r w:rsidRPr="00E1442B">
        <w:t>Формирование множества возможных векторных критериев</w:t>
      </w:r>
      <w:bookmarkEnd w:id="92"/>
      <w:bookmarkEnd w:id="93"/>
    </w:p>
    <w:p w:rsidR="00546510" w:rsidRDefault="00546510" w:rsidP="00546510">
      <w:pPr>
        <w:rPr>
          <w:rFonts w:eastAsiaTheme="minorEastAsia"/>
        </w:rPr>
      </w:pPr>
      <w:r>
        <w:rPr>
          <w:rFonts w:eastAsiaTheme="minorEastAsia"/>
        </w:rPr>
        <w:t xml:space="preserve">Важной проблемой </w:t>
      </w:r>
      <w:sdt>
        <w:sdtPr>
          <w:rPr>
            <w:rFonts w:eastAsiaTheme="minorEastAsia"/>
          </w:rPr>
          <w:id w:val="-1751961315"/>
          <w:citation/>
        </w:sdtPr>
        <w:sdtEnd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9648CB" w:rsidRPr="009648CB">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 xml:space="preserve">является выбор оптимального состава энергоагрегатов. Возможны ситуации </w:t>
      </w:r>
      <w:sdt>
        <w:sdtPr>
          <w:rPr>
            <w:rFonts w:eastAsiaTheme="minorEastAsia"/>
          </w:rPr>
          <w:id w:val="1228191029"/>
          <w:citation/>
        </w:sdtPr>
        <w:sdtEnd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9648CB" w:rsidRPr="009648CB">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когда для улучшения целевой функции целесообразно нагружать не все работоспособные в данный момент котлоагрегаты.</w:t>
      </w:r>
    </w:p>
    <w:p w:rsidR="00546510" w:rsidRPr="004F1C1B" w:rsidRDefault="00546510" w:rsidP="00546510">
      <w:pPr>
        <w:rPr>
          <w:rFonts w:eastAsiaTheme="minorEastAsia"/>
        </w:rPr>
      </w:pPr>
      <w:r>
        <w:rPr>
          <w:rFonts w:eastAsiaTheme="minorEastAsia"/>
        </w:rPr>
        <w:t xml:space="preserve">Рассмотрим группу, состоящую из </w:t>
      </w:r>
      <w:r w:rsidRPr="00E964FE">
        <w:rPr>
          <w:rFonts w:eastAsiaTheme="minorEastAsia"/>
          <w:i/>
          <w:lang w:val="en-US"/>
        </w:rPr>
        <w:t>n</w:t>
      </w:r>
      <w:r w:rsidRPr="006E3FEB">
        <w:rPr>
          <w:rFonts w:eastAsiaTheme="minorEastAsia"/>
          <w:i/>
        </w:rPr>
        <w:t xml:space="preserve"> </w:t>
      </w:r>
      <w:r>
        <w:rPr>
          <w:rFonts w:eastAsiaTheme="minorEastAsia"/>
        </w:rPr>
        <w:t xml:space="preserve">котлоагрегатов, каждый из </w:t>
      </w:r>
      <w:proofErr w:type="gramStart"/>
      <w:r>
        <w:rPr>
          <w:rFonts w:eastAsiaTheme="minorEastAsia"/>
        </w:rPr>
        <w:t>которых</w:t>
      </w:r>
      <w:proofErr w:type="gramEnd"/>
      <w:r>
        <w:rPr>
          <w:rFonts w:eastAsiaTheme="minorEastAsia"/>
        </w:rPr>
        <w:t xml:space="preserve"> может работать либо на газе, либо на жидком топливе (мазуте).</w:t>
      </w:r>
    </w:p>
    <w:p w:rsidR="00546510" w:rsidRDefault="00546510" w:rsidP="00546510">
      <w:pPr>
        <w:rPr>
          <w:rFonts w:eastAsiaTheme="minorEastAsia"/>
        </w:rPr>
      </w:pPr>
      <w:r>
        <w:rPr>
          <w:rFonts w:eastAsiaTheme="minorEastAsia"/>
        </w:rPr>
        <w:t>Каждый из котлов может находиться в одном из трех состояний (</w:t>
      </w:r>
      <w:proofErr w:type="gramStart"/>
      <w:r>
        <w:rPr>
          <w:rFonts w:eastAsiaTheme="minorEastAsia"/>
        </w:rPr>
        <w:t>работает на газе / работает</w:t>
      </w:r>
      <w:proofErr w:type="gramEnd"/>
      <w:r>
        <w:rPr>
          <w:rFonts w:eastAsiaTheme="minorEastAsia"/>
        </w:rPr>
        <w:t xml:space="preserve"> на мазуте / не работает). Таким образом, всего получим </w:t>
      </w:r>
      <w:r>
        <w:rPr>
          <w:rFonts w:eastAsiaTheme="minorEastAsia"/>
          <w:i/>
        </w:rPr>
        <w:t>3</w:t>
      </w:r>
      <w:r w:rsidRPr="006E3FEB">
        <w:rPr>
          <w:rFonts w:eastAsiaTheme="minorEastAsia"/>
          <w:i/>
          <w:vertAlign w:val="superscript"/>
          <w:lang w:val="en-US"/>
        </w:rPr>
        <w:t>n</w:t>
      </w:r>
      <w:r>
        <w:rPr>
          <w:rFonts w:eastAsiaTheme="minorEastAsia"/>
        </w:rPr>
        <w:t xml:space="preserve"> вариантов различных состояний для группы котлоагрегатов.</w:t>
      </w:r>
    </w:p>
    <w:p w:rsidR="00546510" w:rsidRDefault="00546510" w:rsidP="00546510">
      <w:pPr>
        <w:rPr>
          <w:rFonts w:eastAsiaTheme="minorEastAsia"/>
        </w:rPr>
      </w:pPr>
      <w:r>
        <w:rPr>
          <w:rFonts w:eastAsiaTheme="minorEastAsia"/>
        </w:rPr>
        <w:t>Необходимо перебрать все возможные составы группы котлоагрегатов и варианты использования ими различного топлива и сформировать векторные критерии для каждого из них.</w:t>
      </w:r>
    </w:p>
    <w:p w:rsidR="00546510" w:rsidRDefault="00546510" w:rsidP="00546510">
      <w:pPr>
        <w:rPr>
          <w:rFonts w:eastAsiaTheme="minorEastAsia"/>
        </w:rPr>
      </w:pPr>
      <w:r>
        <w:rPr>
          <w:rFonts w:eastAsiaTheme="minorEastAsia"/>
        </w:rPr>
        <w:t xml:space="preserve">При формировании очередной комбинации нагружаемых агрегатов необходимо проверять </w:t>
      </w:r>
      <w:sdt>
        <w:sdtPr>
          <w:rPr>
            <w:rFonts w:eastAsiaTheme="minorEastAsia"/>
          </w:rPr>
          <w:id w:val="2083563043"/>
          <w:citation/>
        </w:sdtPr>
        <w:sdtEndPr/>
        <w:sdtContent>
          <w:r w:rsidR="006B4033">
            <w:rPr>
              <w:rFonts w:eastAsiaTheme="minorEastAsia"/>
            </w:rPr>
            <w:fldChar w:fldCharType="begin"/>
          </w:r>
          <w:r w:rsidR="006B4033">
            <w:rPr>
              <w:rFonts w:eastAsiaTheme="minorEastAsia"/>
            </w:rPr>
            <w:instrText xml:space="preserve"> CITATION Дил05 \l 1049 </w:instrText>
          </w:r>
          <w:r w:rsidR="006B4033">
            <w:rPr>
              <w:rFonts w:eastAsiaTheme="minorEastAsia"/>
            </w:rPr>
            <w:fldChar w:fldCharType="separate"/>
          </w:r>
          <w:r w:rsidR="009648CB" w:rsidRPr="009648CB">
            <w:rPr>
              <w:rFonts w:eastAsiaTheme="minorEastAsia"/>
              <w:noProof/>
            </w:rPr>
            <w:t>[11]</w:t>
          </w:r>
          <w:r w:rsidR="006B4033">
            <w:rPr>
              <w:rFonts w:eastAsiaTheme="minorEastAsia"/>
            </w:rPr>
            <w:fldChar w:fldCharType="end"/>
          </w:r>
        </w:sdtContent>
      </w:sdt>
      <w:r w:rsidR="006B4033">
        <w:rPr>
          <w:rFonts w:eastAsiaTheme="minorEastAsia"/>
        </w:rPr>
        <w:t xml:space="preserve"> </w:t>
      </w:r>
      <w:r>
        <w:rPr>
          <w:rFonts w:eastAsiaTheme="minorEastAsia"/>
        </w:rPr>
        <w:t>выполнение условия обеспечения заданной суммарной паропроизводительности: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B78CB" w:rsidTr="00F836AE">
        <w:tc>
          <w:tcPr>
            <w:tcW w:w="8330" w:type="dxa"/>
            <w:vAlign w:val="center"/>
          </w:tcPr>
          <w:p w:rsidR="00DB78CB" w:rsidRPr="008F7971" w:rsidRDefault="00525B86"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min</m:t>
                        </m:r>
                      </m:sup>
                    </m:sSubSup>
                  </m:e>
                </m:nary>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max</m:t>
                        </m:r>
                      </m:sup>
                    </m:sSubSup>
                  </m:e>
                </m:nary>
                <m:r>
                  <w:rPr>
                    <w:rFonts w:ascii="Cambria Math" w:eastAsiaTheme="minorEastAsia" w:hAnsi="Cambria Math"/>
                  </w:rPr>
                  <m:t>.</m:t>
                </m:r>
              </m:oMath>
            </m:oMathPara>
          </w:p>
        </w:tc>
        <w:tc>
          <w:tcPr>
            <w:tcW w:w="1241" w:type="dxa"/>
            <w:vAlign w:val="center"/>
          </w:tcPr>
          <w:p w:rsidR="00DB78CB" w:rsidRPr="002978D6" w:rsidRDefault="00DB78CB" w:rsidP="00F836AE">
            <w:pPr>
              <w:ind w:firstLine="0"/>
            </w:pPr>
            <w:bookmarkStart w:id="94" w:name="_Ref388633372"/>
            <w:r>
              <w:rPr>
                <w:lang w:val="en-US"/>
              </w:rPr>
              <w:t>(</w:t>
            </w:r>
            <w:fldSimple w:instr=" STYLEREF 1 \s ">
              <w:r w:rsidR="00171714">
                <w:rPr>
                  <w:noProof/>
                </w:rPr>
                <w:t>2</w:t>
              </w:r>
            </w:fldSimple>
            <w:r>
              <w:t>.</w:t>
            </w:r>
            <w:fldSimple w:instr=" SEQ Формула \* ARABIC \s 1 ">
              <w:r w:rsidR="00171714">
                <w:rPr>
                  <w:noProof/>
                </w:rPr>
                <w:t>41</w:t>
              </w:r>
            </w:fldSimple>
            <w:r>
              <w:t>)</w:t>
            </w:r>
            <w:bookmarkEnd w:id="94"/>
          </w:p>
        </w:tc>
      </w:tr>
    </w:tbl>
    <w:p w:rsidR="00DB78CB" w:rsidRDefault="00DB78CB" w:rsidP="00546510">
      <w:pPr>
        <w:rPr>
          <w:rFonts w:eastAsiaTheme="minorEastAsia"/>
        </w:rPr>
      </w:pPr>
    </w:p>
    <w:p w:rsidR="00546510" w:rsidRDefault="00546510" w:rsidP="00546510">
      <w:pPr>
        <w:rPr>
          <w:rFonts w:eastAsiaTheme="minorEastAsia"/>
        </w:rPr>
      </w:pPr>
      <w:r>
        <w:rPr>
          <w:rFonts w:eastAsiaTheme="minorEastAsia"/>
        </w:rPr>
        <w:lastRenderedPageBreak/>
        <w:t xml:space="preserve">После построения комбинации котлоагрегатов, при условии выполнения ограничения </w:t>
      </w:r>
      <w:r w:rsidR="000D1ED4">
        <w:rPr>
          <w:rFonts w:eastAsiaTheme="minorEastAsia"/>
        </w:rPr>
        <w:fldChar w:fldCharType="begin"/>
      </w:r>
      <w:r w:rsidR="000D1ED4">
        <w:rPr>
          <w:rFonts w:eastAsiaTheme="minorEastAsia"/>
        </w:rPr>
        <w:instrText xml:space="preserve"> REF _Ref388633372 \h </w:instrText>
      </w:r>
      <w:r w:rsidR="000D1ED4">
        <w:rPr>
          <w:rFonts w:eastAsiaTheme="minorEastAsia"/>
        </w:rPr>
      </w:r>
      <w:r w:rsidR="000D1ED4">
        <w:rPr>
          <w:rFonts w:eastAsiaTheme="minorEastAsia"/>
        </w:rPr>
        <w:fldChar w:fldCharType="separate"/>
      </w:r>
      <w:r w:rsidR="00171714" w:rsidRPr="00490861">
        <w:t>(</w:t>
      </w:r>
      <w:r w:rsidR="00171714">
        <w:rPr>
          <w:noProof/>
        </w:rPr>
        <w:t>2</w:t>
      </w:r>
      <w:r w:rsidR="00171714">
        <w:t>.</w:t>
      </w:r>
      <w:r w:rsidR="00171714">
        <w:rPr>
          <w:noProof/>
        </w:rPr>
        <w:t>41</w:t>
      </w:r>
      <w:r w:rsidR="00171714">
        <w:t>)</w:t>
      </w:r>
      <w:r w:rsidR="000D1ED4">
        <w:rPr>
          <w:rFonts w:eastAsiaTheme="minorEastAsia"/>
        </w:rPr>
        <w:fldChar w:fldCharType="end"/>
      </w:r>
      <w:r w:rsidR="000D1ED4">
        <w:rPr>
          <w:rFonts w:eastAsiaTheme="minorEastAsia"/>
        </w:rPr>
        <w:t xml:space="preserve">, </w:t>
      </w:r>
      <w:r>
        <w:rPr>
          <w:rFonts w:eastAsiaTheme="minorEastAsia"/>
        </w:rPr>
        <w:t xml:space="preserve">необходимо провести «локальную» многокритериальную оптимизацию целевой функции, описываемой формулой </w:t>
      </w:r>
      <w:r w:rsidR="00567FA3">
        <w:rPr>
          <w:rFonts w:eastAsiaTheme="minorEastAsia"/>
        </w:rPr>
        <w:fldChar w:fldCharType="begin"/>
      </w:r>
      <w:r w:rsidR="00567FA3">
        <w:rPr>
          <w:rFonts w:eastAsiaTheme="minorEastAsia"/>
        </w:rPr>
        <w:instrText xml:space="preserve"> REF _Ref388633408 \h </w:instrText>
      </w:r>
      <w:r w:rsidR="00567FA3">
        <w:rPr>
          <w:rFonts w:eastAsiaTheme="minorEastAsia"/>
        </w:rPr>
      </w:r>
      <w:r w:rsidR="00567FA3">
        <w:rPr>
          <w:rFonts w:eastAsiaTheme="minorEastAsia"/>
        </w:rPr>
        <w:fldChar w:fldCharType="separate"/>
      </w:r>
      <w:r w:rsidR="00171714" w:rsidRPr="00490861">
        <w:t>(</w:t>
      </w:r>
      <w:r w:rsidR="00171714">
        <w:rPr>
          <w:noProof/>
        </w:rPr>
        <w:t>2</w:t>
      </w:r>
      <w:r w:rsidR="00171714">
        <w:t>.</w:t>
      </w:r>
      <w:r w:rsidR="00171714">
        <w:rPr>
          <w:noProof/>
        </w:rPr>
        <w:t>39</w:t>
      </w:r>
      <w:r w:rsidR="00171714">
        <w:t>)</w:t>
      </w:r>
      <w:r w:rsidR="00567FA3">
        <w:rPr>
          <w:rFonts w:eastAsiaTheme="minorEastAsia"/>
        </w:rPr>
        <w:fldChar w:fldCharType="end"/>
      </w:r>
      <w:r w:rsidR="00567FA3">
        <w:rPr>
          <w:rFonts w:eastAsiaTheme="minorEastAsia"/>
        </w:rPr>
        <w:t xml:space="preserve">, </w:t>
      </w:r>
      <w:r>
        <w:rPr>
          <w:rFonts w:eastAsiaTheme="minorEastAsia"/>
        </w:rPr>
        <w:t xml:space="preserve">при совокупности ограничений </w:t>
      </w:r>
      <w:r w:rsidR="00567FA3">
        <w:rPr>
          <w:rFonts w:eastAsiaTheme="minorEastAsia"/>
        </w:rPr>
        <w:fldChar w:fldCharType="begin"/>
      </w:r>
      <w:r w:rsidR="00567FA3">
        <w:rPr>
          <w:rFonts w:eastAsiaTheme="minorEastAsia"/>
        </w:rPr>
        <w:instrText xml:space="preserve"> REF _Ref388633429 \h </w:instrText>
      </w:r>
      <w:r w:rsidR="00567FA3">
        <w:rPr>
          <w:rFonts w:eastAsiaTheme="minorEastAsia"/>
        </w:rPr>
      </w:r>
      <w:r w:rsidR="00567FA3">
        <w:rPr>
          <w:rFonts w:eastAsiaTheme="minorEastAsia"/>
        </w:rPr>
        <w:fldChar w:fldCharType="separate"/>
      </w:r>
      <w:r w:rsidR="00171714" w:rsidRPr="00490861">
        <w:t>(</w:t>
      </w:r>
      <w:r w:rsidR="00171714">
        <w:rPr>
          <w:noProof/>
        </w:rPr>
        <w:t>2</w:t>
      </w:r>
      <w:r w:rsidR="00171714">
        <w:t>.</w:t>
      </w:r>
      <w:r w:rsidR="00171714">
        <w:rPr>
          <w:noProof/>
        </w:rPr>
        <w:t>38</w:t>
      </w:r>
      <w:r w:rsidR="00171714">
        <w:t>)</w:t>
      </w:r>
      <w:r w:rsidR="00567FA3">
        <w:rPr>
          <w:rFonts w:eastAsiaTheme="minorEastAsia"/>
        </w:rPr>
        <w:fldChar w:fldCharType="end"/>
      </w:r>
      <w:r w:rsidR="00567FA3">
        <w:rPr>
          <w:rFonts w:eastAsiaTheme="minorEastAsia"/>
        </w:rPr>
        <w:t>.</w:t>
      </w:r>
    </w:p>
    <w:p w:rsidR="00546510" w:rsidRDefault="00546510" w:rsidP="00546510">
      <w:pPr>
        <w:rPr>
          <w:rFonts w:eastAsiaTheme="minorEastAsia"/>
        </w:rPr>
      </w:pPr>
      <w:r>
        <w:rPr>
          <w:rFonts w:eastAsiaTheme="minorEastAsia"/>
        </w:rPr>
        <w:t xml:space="preserve">Вследствие этого будут получены значения для критериев </w:t>
      </w:r>
      <w:r w:rsidR="00A17492">
        <w:rPr>
          <w:rFonts w:eastAsiaTheme="minorEastAsia"/>
        </w:rPr>
        <w:fldChar w:fldCharType="begin"/>
      </w:r>
      <w:r w:rsidR="00A17492">
        <w:rPr>
          <w:rFonts w:eastAsiaTheme="minorEastAsia"/>
        </w:rPr>
        <w:instrText xml:space="preserve"> REF _Ref388632885 \h </w:instrText>
      </w:r>
      <w:r w:rsidR="00A17492">
        <w:rPr>
          <w:rFonts w:eastAsiaTheme="minorEastAsia"/>
        </w:rPr>
      </w:r>
      <w:r w:rsidR="00A17492">
        <w:rPr>
          <w:rFonts w:eastAsiaTheme="minorEastAsia"/>
        </w:rPr>
        <w:fldChar w:fldCharType="separate"/>
      </w:r>
      <w:r w:rsidR="00171714" w:rsidRPr="00490861">
        <w:t>(</w:t>
      </w:r>
      <w:r w:rsidR="00171714">
        <w:rPr>
          <w:noProof/>
        </w:rPr>
        <w:t>2</w:t>
      </w:r>
      <w:r w:rsidR="00171714">
        <w:t>.</w:t>
      </w:r>
      <w:r w:rsidR="00171714">
        <w:rPr>
          <w:noProof/>
        </w:rPr>
        <w:t>25</w:t>
      </w:r>
      <w:r w:rsidR="00171714">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_Ref388632895 \h </w:instrText>
      </w:r>
      <w:r w:rsidR="00A17492">
        <w:rPr>
          <w:rFonts w:eastAsiaTheme="minorEastAsia"/>
        </w:rPr>
      </w:r>
      <w:r w:rsidR="00A17492">
        <w:rPr>
          <w:rFonts w:eastAsiaTheme="minorEastAsia"/>
        </w:rPr>
        <w:fldChar w:fldCharType="separate"/>
      </w:r>
      <w:r w:rsidR="00171714" w:rsidRPr="00490861">
        <w:t>(</w:t>
      </w:r>
      <w:r w:rsidR="00171714">
        <w:rPr>
          <w:noProof/>
        </w:rPr>
        <w:t>2</w:t>
      </w:r>
      <w:r w:rsidR="00171714">
        <w:t>.</w:t>
      </w:r>
      <w:r w:rsidR="00171714">
        <w:rPr>
          <w:noProof/>
        </w:rPr>
        <w:t>26</w:t>
      </w:r>
      <w:r w:rsidR="00171714">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_Ref388632901 \h </w:instrText>
      </w:r>
      <w:r w:rsidR="00A17492">
        <w:rPr>
          <w:rFonts w:eastAsiaTheme="minorEastAsia"/>
        </w:rPr>
      </w:r>
      <w:r w:rsidR="00A17492">
        <w:rPr>
          <w:rFonts w:eastAsiaTheme="minorEastAsia"/>
        </w:rPr>
        <w:fldChar w:fldCharType="separate"/>
      </w:r>
      <w:r w:rsidR="00171714" w:rsidRPr="00490861">
        <w:t>(</w:t>
      </w:r>
      <w:r w:rsidR="00171714">
        <w:rPr>
          <w:noProof/>
        </w:rPr>
        <w:t>2</w:t>
      </w:r>
      <w:r w:rsidR="00171714">
        <w:t>.</w:t>
      </w:r>
      <w:r w:rsidR="00171714">
        <w:rPr>
          <w:noProof/>
        </w:rPr>
        <w:t>30</w:t>
      </w:r>
      <w:r w:rsidR="00171714">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_Ref388632906 \h </w:instrText>
      </w:r>
      <w:r w:rsidR="00A17492">
        <w:rPr>
          <w:rFonts w:eastAsiaTheme="minorEastAsia"/>
        </w:rPr>
      </w:r>
      <w:r w:rsidR="00A17492">
        <w:rPr>
          <w:rFonts w:eastAsiaTheme="minorEastAsia"/>
        </w:rPr>
        <w:fldChar w:fldCharType="separate"/>
      </w:r>
      <w:r w:rsidR="00171714" w:rsidRPr="00490861">
        <w:t>(</w:t>
      </w:r>
      <w:r w:rsidR="00171714">
        <w:rPr>
          <w:noProof/>
        </w:rPr>
        <w:t>2</w:t>
      </w:r>
      <w:r w:rsidR="00171714">
        <w:t>.</w:t>
      </w:r>
      <w:r w:rsidR="00171714">
        <w:rPr>
          <w:noProof/>
        </w:rPr>
        <w:t>34</w:t>
      </w:r>
      <w:r w:rsidR="00171714">
        <w:t>)</w:t>
      </w:r>
      <w:r w:rsidR="00A17492">
        <w:rPr>
          <w:rFonts w:eastAsiaTheme="minorEastAsia"/>
        </w:rPr>
        <w:fldChar w:fldCharType="end"/>
      </w:r>
      <w:r>
        <w:rPr>
          <w:rFonts w:eastAsiaTheme="minorEastAsia"/>
        </w:rPr>
        <w:t xml:space="preserve">, из которых составляется векторный критерий на текущем шаге </w:t>
      </w:r>
      <w:proofErr w:type="spellStart"/>
      <w:r w:rsidRPr="00AE023E">
        <w:rPr>
          <w:rFonts w:eastAsiaTheme="minorEastAsia"/>
          <w:i/>
          <w:lang w:val="en-US"/>
        </w:rPr>
        <w:t>i</w:t>
      </w:r>
      <w:proofErr w:type="spellEnd"/>
      <w:r w:rsidRPr="00F9539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525B86"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i</m:t>
                        </m:r>
                      </m:sub>
                    </m:sSub>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r>
              <w:rPr>
                <w:lang w:val="en-US"/>
              </w:rPr>
              <w:t>(</w:t>
            </w:r>
            <w:fldSimple w:instr=" STYLEREF 1 \s ">
              <w:r w:rsidR="00171714">
                <w:rPr>
                  <w:noProof/>
                </w:rPr>
                <w:t>2</w:t>
              </w:r>
            </w:fldSimple>
            <w:r>
              <w:t>.</w:t>
            </w:r>
            <w:fldSimple w:instr=" SEQ Формула \* ARABIC \s 1 ">
              <w:r w:rsidR="00171714">
                <w:rPr>
                  <w:noProof/>
                </w:rPr>
                <w:t>42</w:t>
              </w:r>
            </w:fldSimple>
            <w:r>
              <w:t>)</w:t>
            </w:r>
          </w:p>
        </w:tc>
      </w:tr>
    </w:tbl>
    <w:p w:rsidR="00546510" w:rsidRDefault="00546510" w:rsidP="00546510">
      <w:pPr>
        <w:rPr>
          <w:rFonts w:eastAsiaTheme="minorEastAsia"/>
        </w:rPr>
      </w:pPr>
      <w:r>
        <w:rPr>
          <w:rFonts w:eastAsiaTheme="minorEastAsia"/>
        </w:rPr>
        <w:t xml:space="preserve">После перебора всех возможных комбинаций и формирования векторных критериев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oMath>
      <w:r w:rsidRPr="00E2182C">
        <w:rPr>
          <w:rFonts w:eastAsiaTheme="minorEastAsia"/>
          <w:szCs w:val="28"/>
        </w:rPr>
        <w:t xml:space="preserve"> для</w:t>
      </w:r>
      <w:r>
        <w:rPr>
          <w:rFonts w:eastAsiaTheme="minorEastAsia"/>
          <w:szCs w:val="28"/>
        </w:rPr>
        <w:t xml:space="preserve"> них,</w:t>
      </w:r>
      <w:r w:rsidRPr="00E2182C">
        <w:rPr>
          <w:rFonts w:eastAsiaTheme="minorEastAsia"/>
          <w:szCs w:val="28"/>
        </w:rPr>
        <w:t xml:space="preserve"> </w:t>
      </w:r>
      <w:r>
        <w:rPr>
          <w:rFonts w:eastAsiaTheme="minorEastAsia"/>
        </w:rPr>
        <w:t xml:space="preserve">получим множество векторных критериев: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775A5D" w:rsidP="00F836AE">
            <w:pPr>
              <w:ind w:firstLine="0"/>
            </w:pPr>
            <m:oMathPara>
              <m:oMathParaPr>
                <m:jc m:val="center"/>
              </m:oMathParaPr>
              <m:oMath>
                <m:r>
                  <w:rPr>
                    <w:rFonts w:ascii="Cambria Math" w:eastAsiaTheme="minorEastAsia" w:hAnsi="Cambria Math"/>
                    <w:lang w:val="en-US"/>
                  </w:rPr>
                  <m:t>U</m:t>
                </m:r>
                <m:r>
                  <w:rPr>
                    <w:rFonts w:ascii="Cambria Math" w:eastAsiaTheme="minorEastAsia" w:hAnsi="Cambria Math"/>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1</m:t>
                                </m:r>
                              </m:sub>
                            </m:sSub>
                          </m:e>
                        </m:d>
                        <m:r>
                          <w:rPr>
                            <w:rFonts w:ascii="Cambria Math" w:eastAsiaTheme="minorEastAsia" w:hAnsi="Cambria Math"/>
                          </w:rPr>
                          <m:t xml:space="preserve"> </m:t>
                        </m: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2</m:t>
                                </m:r>
                              </m:sub>
                            </m:sSub>
                          </m:e>
                        </m:d>
                        <m:r>
                          <w:rPr>
                            <w:rFonts w:ascii="Cambria Math" w:eastAsiaTheme="minorEastAsia" w:hAnsi="Cambria Math"/>
                          </w:rPr>
                          <m:t xml:space="preserve"> </m:t>
                        </m:r>
                      </m:e>
                      <m:e>
                        <m:r>
                          <w:rPr>
                            <w:rFonts w:ascii="Cambria Math" w:eastAsiaTheme="minorEastAsia" w:hAnsi="Cambria Math"/>
                          </w:rPr>
                          <m:t>…</m:t>
                        </m:r>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n</m:t>
                                </m:r>
                              </m:sub>
                            </m:sSub>
                          </m:e>
                        </m:d>
                        <m:r>
                          <w:rPr>
                            <w:rFonts w:ascii="Cambria Math" w:eastAsiaTheme="minorEastAsia" w:hAnsi="Cambria Math"/>
                          </w:rPr>
                          <m:t xml:space="preserve"> </m:t>
                        </m:r>
                      </m:e>
                    </m:eqArr>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bookmarkStart w:id="95" w:name="_Ref388633664"/>
            <w:r>
              <w:rPr>
                <w:lang w:val="en-US"/>
              </w:rPr>
              <w:t>(</w:t>
            </w:r>
            <w:fldSimple w:instr=" STYLEREF 1 \s ">
              <w:r w:rsidR="00171714">
                <w:rPr>
                  <w:noProof/>
                </w:rPr>
                <w:t>2</w:t>
              </w:r>
            </w:fldSimple>
            <w:r>
              <w:t>.</w:t>
            </w:r>
            <w:fldSimple w:instr=" SEQ Формула \* ARABIC \s 1 ">
              <w:r w:rsidR="00171714">
                <w:rPr>
                  <w:noProof/>
                </w:rPr>
                <w:t>43</w:t>
              </w:r>
            </w:fldSimple>
            <w:r>
              <w:t>)</w:t>
            </w:r>
            <w:bookmarkEnd w:id="95"/>
          </w:p>
        </w:tc>
      </w:tr>
    </w:tbl>
    <w:p w:rsidR="00546510" w:rsidRDefault="00546510" w:rsidP="00546510">
      <w:pPr>
        <w:rPr>
          <w:rFonts w:eastAsiaTheme="minorEastAsia"/>
        </w:rPr>
      </w:pPr>
      <w:r w:rsidRPr="00216B0D">
        <w:rPr>
          <w:rFonts w:eastAsiaTheme="minorEastAsia"/>
        </w:rPr>
        <w:t xml:space="preserve">где </w:t>
      </w:r>
      <w:r w:rsidRPr="008758B4">
        <w:rPr>
          <w:rFonts w:eastAsiaTheme="minorEastAsia"/>
          <w:i/>
        </w:rPr>
        <w:t>n</w:t>
      </w:r>
      <w:r w:rsidRPr="00216B0D">
        <w:rPr>
          <w:rFonts w:eastAsiaTheme="minorEastAsia"/>
        </w:rPr>
        <w:t xml:space="preserve"> – количество </w:t>
      </w:r>
      <w:r w:rsidRPr="008758B4">
        <w:rPr>
          <w:rFonts w:eastAsiaTheme="minorEastAsia"/>
        </w:rPr>
        <w:t>комбинаций</w:t>
      </w:r>
      <w:r w:rsidRPr="00216B0D">
        <w:rPr>
          <w:rFonts w:eastAsiaTheme="minorEastAsia"/>
        </w:rPr>
        <w:t xml:space="preserve"> нагружаемых котлоагрегатов, удовлетворяющих ограничению </w:t>
      </w:r>
      <w:r w:rsidR="00DA47D7">
        <w:rPr>
          <w:rFonts w:eastAsiaTheme="minorEastAsia"/>
        </w:rPr>
        <w:fldChar w:fldCharType="begin"/>
      </w:r>
      <w:r w:rsidR="00DA47D7">
        <w:rPr>
          <w:rFonts w:eastAsiaTheme="minorEastAsia"/>
        </w:rPr>
        <w:instrText xml:space="preserve"> REF _Ref388632928 \h </w:instrText>
      </w:r>
      <w:r w:rsidR="00DA47D7">
        <w:rPr>
          <w:rFonts w:eastAsiaTheme="minorEastAsia"/>
        </w:rPr>
      </w:r>
      <w:r w:rsidR="00DA47D7">
        <w:rPr>
          <w:rFonts w:eastAsiaTheme="minorEastAsia"/>
        </w:rPr>
        <w:fldChar w:fldCharType="separate"/>
      </w:r>
      <w:r w:rsidR="00171714">
        <w:rPr>
          <w:lang w:val="en-US"/>
        </w:rPr>
        <w:t>(</w:t>
      </w:r>
      <w:r w:rsidR="00171714">
        <w:rPr>
          <w:noProof/>
        </w:rPr>
        <w:t>2</w:t>
      </w:r>
      <w:r w:rsidR="00171714">
        <w:t>.</w:t>
      </w:r>
      <w:r w:rsidR="00171714">
        <w:rPr>
          <w:noProof/>
        </w:rPr>
        <w:t>35</w:t>
      </w:r>
      <w:r w:rsidR="00171714">
        <w:t>)</w:t>
      </w:r>
      <w:r w:rsidR="00DA47D7">
        <w:rPr>
          <w:rFonts w:eastAsiaTheme="minorEastAsia"/>
        </w:rPr>
        <w:fldChar w:fldCharType="end"/>
      </w:r>
      <w:r w:rsidR="00DA47D7">
        <w:rPr>
          <w:rFonts w:eastAsiaTheme="minorEastAsia"/>
        </w:rPr>
        <w:t>.</w:t>
      </w:r>
    </w:p>
    <w:p w:rsidR="00546510" w:rsidRPr="00982153" w:rsidRDefault="00546510" w:rsidP="00982153">
      <w:pPr>
        <w:pStyle w:val="3"/>
        <w:rPr>
          <w:rFonts w:eastAsiaTheme="minorEastAsia"/>
        </w:rPr>
      </w:pPr>
      <w:bookmarkStart w:id="96" w:name="_Ref388639260"/>
      <w:bookmarkStart w:id="97" w:name="_Toc389395792"/>
      <w:r w:rsidRPr="00982153">
        <w:rPr>
          <w:rFonts w:eastAsiaTheme="minorEastAsia"/>
        </w:rPr>
        <w:t>Выбор наилучшего векторного критерия</w:t>
      </w:r>
      <w:bookmarkEnd w:id="96"/>
      <w:bookmarkEnd w:id="97"/>
    </w:p>
    <w:p w:rsidR="00546510" w:rsidRDefault="00546510" w:rsidP="00546510">
      <w:pPr>
        <w:rPr>
          <w:rFonts w:eastAsiaTheme="minorEastAsia"/>
        </w:rPr>
      </w:pPr>
      <w:r>
        <w:rPr>
          <w:rFonts w:eastAsiaTheme="minorEastAsia"/>
        </w:rPr>
        <w:t xml:space="preserve">Выбор наиболее подходящего векторного критерия из множества </w:t>
      </w:r>
      <m:oMath>
        <m:r>
          <w:rPr>
            <w:rFonts w:ascii="Cambria Math" w:eastAsiaTheme="minorEastAsia" w:hAnsi="Cambria Math"/>
            <w:lang w:val="en-US"/>
          </w:rPr>
          <m:t>U</m:t>
        </m:r>
      </m:oMath>
      <w:r w:rsidRPr="00CE5F65">
        <w:rPr>
          <w:rFonts w:eastAsiaTheme="minorEastAsia"/>
        </w:rPr>
        <w:t xml:space="preserve"> </w:t>
      </w:r>
      <w:r w:rsidR="00361702">
        <w:rPr>
          <w:rFonts w:eastAsiaTheme="minorEastAsia"/>
        </w:rPr>
        <w:fldChar w:fldCharType="begin"/>
      </w:r>
      <w:r w:rsidR="00361702">
        <w:rPr>
          <w:rFonts w:eastAsiaTheme="minorEastAsia"/>
        </w:rPr>
        <w:instrText xml:space="preserve"> REF _Ref388633664 \h </w:instrText>
      </w:r>
      <w:r w:rsidR="00361702">
        <w:rPr>
          <w:rFonts w:eastAsiaTheme="minorEastAsia"/>
        </w:rPr>
      </w:r>
      <w:r w:rsidR="00361702">
        <w:rPr>
          <w:rFonts w:eastAsiaTheme="minorEastAsia"/>
        </w:rPr>
        <w:fldChar w:fldCharType="separate"/>
      </w:r>
      <w:r w:rsidR="00171714" w:rsidRPr="00490861">
        <w:t>(</w:t>
      </w:r>
      <w:r w:rsidR="00171714">
        <w:rPr>
          <w:noProof/>
        </w:rPr>
        <w:t>2</w:t>
      </w:r>
      <w:r w:rsidR="00171714">
        <w:t>.</w:t>
      </w:r>
      <w:r w:rsidR="00171714">
        <w:rPr>
          <w:noProof/>
        </w:rPr>
        <w:t>43</w:t>
      </w:r>
      <w:r w:rsidR="00171714">
        <w:t>)</w:t>
      </w:r>
      <w:r w:rsidR="00361702">
        <w:rPr>
          <w:rFonts w:eastAsiaTheme="minorEastAsia"/>
        </w:rPr>
        <w:fldChar w:fldCharType="end"/>
      </w:r>
      <w:r w:rsidR="00361702">
        <w:rPr>
          <w:rFonts w:eastAsiaTheme="minorEastAsia"/>
        </w:rPr>
        <w:t xml:space="preserve"> </w:t>
      </w:r>
      <w:r>
        <w:rPr>
          <w:rFonts w:eastAsiaTheme="minorEastAsia"/>
        </w:rPr>
        <w:t>делится на 2 шага:</w:t>
      </w:r>
    </w:p>
    <w:p w:rsidR="00546510" w:rsidRPr="008758B4"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 xml:space="preserve">остроение множества Парето и его последовательное сужение </w:t>
      </w:r>
      <w:sdt>
        <w:sdtPr>
          <w:rPr>
            <w:rFonts w:eastAsiaTheme="minorEastAsia"/>
            <w:lang w:val="ru-RU"/>
          </w:rPr>
          <w:id w:val="1314684879"/>
          <w:citation/>
        </w:sdtPr>
        <w:sdtEndPr/>
        <w:sdtContent>
          <w:r w:rsidR="00361702">
            <w:rPr>
              <w:rFonts w:eastAsiaTheme="minorEastAsia"/>
              <w:lang w:val="ru-RU"/>
            </w:rPr>
            <w:fldChar w:fldCharType="begin"/>
          </w:r>
          <w:r w:rsidR="00361702">
            <w:rPr>
              <w:rFonts w:eastAsiaTheme="minorEastAsia"/>
              <w:lang w:val="ru-RU"/>
            </w:rPr>
            <w:instrText xml:space="preserve"> CITATION Ног02 \l 1049 </w:instrText>
          </w:r>
          <w:r w:rsidR="00361702">
            <w:rPr>
              <w:rFonts w:eastAsiaTheme="minorEastAsia"/>
              <w:lang w:val="ru-RU"/>
            </w:rPr>
            <w:fldChar w:fldCharType="separate"/>
          </w:r>
          <w:r w:rsidR="009648CB" w:rsidRPr="009648CB">
            <w:rPr>
              <w:rFonts w:eastAsiaTheme="minorEastAsia"/>
              <w:noProof/>
              <w:lang w:val="ru-RU"/>
            </w:rPr>
            <w:t>[19]</w:t>
          </w:r>
          <w:r w:rsidR="00361702">
            <w:rPr>
              <w:rFonts w:eastAsiaTheme="minorEastAsia"/>
              <w:lang w:val="ru-RU"/>
            </w:rPr>
            <w:fldChar w:fldCharType="end"/>
          </w:r>
        </w:sdtContent>
      </w:sdt>
      <w:r w:rsidR="00361702">
        <w:rPr>
          <w:rFonts w:eastAsiaTheme="minorEastAsia"/>
          <w:lang w:val="ru-RU"/>
        </w:rPr>
        <w:t>.</w:t>
      </w:r>
    </w:p>
    <w:p w:rsidR="00546510" w:rsidRPr="00D14305"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рименение метода целевого программирования</w:t>
      </w:r>
      <w:r w:rsidR="007A52DE">
        <w:rPr>
          <w:rFonts w:eastAsiaTheme="minorEastAsia"/>
          <w:lang w:val="ru-RU"/>
        </w:rPr>
        <w:t xml:space="preserve"> </w:t>
      </w:r>
      <w:sdt>
        <w:sdtPr>
          <w:rPr>
            <w:rFonts w:eastAsiaTheme="minorEastAsia"/>
            <w:lang w:val="ru-RU"/>
          </w:rPr>
          <w:id w:val="-139496835"/>
          <w:citation/>
        </w:sdtPr>
        <w:sdtEndPr/>
        <w:sdtContent>
          <w:r w:rsidR="007A52DE">
            <w:rPr>
              <w:rFonts w:eastAsiaTheme="minorEastAsia"/>
              <w:lang w:val="ru-RU"/>
            </w:rPr>
            <w:fldChar w:fldCharType="begin"/>
          </w:r>
          <w:r w:rsidR="007A52DE">
            <w:rPr>
              <w:rFonts w:eastAsiaTheme="minorEastAsia"/>
              <w:lang w:val="ru-RU"/>
            </w:rPr>
            <w:instrText xml:space="preserve"> CITATION Cha61 \l 1049 </w:instrText>
          </w:r>
          <w:r w:rsidR="007A52DE">
            <w:rPr>
              <w:rFonts w:eastAsiaTheme="minorEastAsia"/>
              <w:lang w:val="ru-RU"/>
            </w:rPr>
            <w:fldChar w:fldCharType="separate"/>
          </w:r>
          <w:r w:rsidR="009648CB" w:rsidRPr="009648CB">
            <w:rPr>
              <w:rFonts w:eastAsiaTheme="minorEastAsia"/>
              <w:noProof/>
              <w:lang w:val="ru-RU"/>
            </w:rPr>
            <w:t>[20]</w:t>
          </w:r>
          <w:r w:rsidR="007A52DE">
            <w:rPr>
              <w:rFonts w:eastAsiaTheme="minorEastAsia"/>
              <w:lang w:val="ru-RU"/>
            </w:rPr>
            <w:fldChar w:fldCharType="end"/>
          </w:r>
        </w:sdtContent>
      </w:sdt>
      <w:r w:rsidR="007A52DE">
        <w:rPr>
          <w:rFonts w:eastAsiaTheme="minorEastAsia"/>
          <w:lang w:val="ru-RU"/>
        </w:rPr>
        <w:t xml:space="preserve">, </w:t>
      </w:r>
      <w:sdt>
        <w:sdtPr>
          <w:rPr>
            <w:rFonts w:eastAsiaTheme="minorEastAsia"/>
            <w:lang w:val="ru-RU"/>
          </w:rPr>
          <w:id w:val="-1487469166"/>
          <w:citation/>
        </w:sdtPr>
        <w:sdtEndPr/>
        <w:sdtContent>
          <w:r w:rsidR="007A52DE">
            <w:rPr>
              <w:rFonts w:eastAsiaTheme="minorEastAsia"/>
              <w:lang w:val="ru-RU"/>
            </w:rPr>
            <w:fldChar w:fldCharType="begin"/>
          </w:r>
          <w:r w:rsidR="007A52DE">
            <w:rPr>
              <w:rFonts w:eastAsiaTheme="minorEastAsia"/>
              <w:lang w:val="ru-RU"/>
            </w:rPr>
            <w:instrText xml:space="preserve"> CITATION Cha55 \l 1049 </w:instrText>
          </w:r>
          <w:r w:rsidR="007A52DE">
            <w:rPr>
              <w:rFonts w:eastAsiaTheme="minorEastAsia"/>
              <w:lang w:val="ru-RU"/>
            </w:rPr>
            <w:fldChar w:fldCharType="separate"/>
          </w:r>
          <w:r w:rsidR="009648CB" w:rsidRPr="009648CB">
            <w:rPr>
              <w:rFonts w:eastAsiaTheme="minorEastAsia"/>
              <w:noProof/>
              <w:lang w:val="ru-RU"/>
            </w:rPr>
            <w:t>[21]</w:t>
          </w:r>
          <w:r w:rsidR="007A52DE">
            <w:rPr>
              <w:rFonts w:eastAsiaTheme="minorEastAsia"/>
              <w:lang w:val="ru-RU"/>
            </w:rPr>
            <w:fldChar w:fldCharType="end"/>
          </w:r>
        </w:sdtContent>
      </w:sdt>
      <w:r w:rsidR="007A52DE">
        <w:rPr>
          <w:rFonts w:eastAsiaTheme="minorEastAsia"/>
          <w:lang w:val="ru-RU"/>
        </w:rPr>
        <w:t xml:space="preserve"> </w:t>
      </w:r>
      <w:r w:rsidRPr="008758B4">
        <w:rPr>
          <w:rFonts w:eastAsiaTheme="minorEastAsia"/>
          <w:lang w:val="ru-RU"/>
        </w:rPr>
        <w:t>для выбора о</w:t>
      </w:r>
      <w:r>
        <w:rPr>
          <w:rFonts w:eastAsiaTheme="minorEastAsia"/>
          <w:lang w:val="ru-RU"/>
        </w:rPr>
        <w:t>птимального векторного критерия</w:t>
      </w:r>
      <w:r w:rsidRPr="008758B4">
        <w:rPr>
          <w:rFonts w:eastAsiaTheme="minorEastAsia"/>
          <w:lang w:val="ru-RU"/>
        </w:rPr>
        <w:t>.</w:t>
      </w:r>
    </w:p>
    <w:p w:rsidR="00546510" w:rsidRPr="003758BC" w:rsidRDefault="00546510" w:rsidP="003758BC">
      <w:pPr>
        <w:ind w:firstLine="0"/>
        <w:rPr>
          <w:rFonts w:eastAsiaTheme="minorEastAsia"/>
          <w:b/>
        </w:rPr>
      </w:pPr>
      <w:r w:rsidRPr="003758BC">
        <w:rPr>
          <w:rFonts w:eastAsiaTheme="minorEastAsia"/>
          <w:b/>
        </w:rPr>
        <w:t>Построение множества Парето</w:t>
      </w:r>
    </w:p>
    <w:p w:rsidR="00546510" w:rsidRPr="00665C58" w:rsidRDefault="00546510" w:rsidP="00546510">
      <w:pPr>
        <w:rPr>
          <w:rFonts w:eastAsiaTheme="minorEastAsia"/>
        </w:rPr>
      </w:pPr>
      <w:r>
        <w:rPr>
          <w:rFonts w:eastAsiaTheme="minorEastAsia"/>
        </w:rPr>
        <w:t xml:space="preserve">Перед описанием алгоритма построения множества Парето необходимо описать бинарные отношения для произвольных векторов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e>
        </m:d>
      </m:oMath>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oMath>
      <w:r w:rsidRPr="005019A7">
        <w:rPr>
          <w:rFonts w:eastAsiaTheme="minorEastAsia"/>
        </w:rPr>
        <w:t xml:space="preserve"> </w:t>
      </w:r>
      <w:r>
        <w:rPr>
          <w:rFonts w:eastAsiaTheme="minorEastAsia"/>
        </w:rPr>
        <w:t xml:space="preserve">пространства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m</m:t>
            </m:r>
          </m:sup>
        </m:sSup>
      </m:oMath>
      <w:r w:rsidRPr="005019A7">
        <w:rPr>
          <w:rFonts w:eastAsiaTheme="minorEastAsia"/>
        </w:rPr>
        <w:t xml:space="preserve">, </w:t>
      </w:r>
      <w:r>
        <w:rPr>
          <w:rFonts w:eastAsiaTheme="minorEastAsia"/>
        </w:rPr>
        <w:t>использующиеся при построении множества Парето.</w:t>
      </w:r>
    </w:p>
    <w:p w:rsidR="00546510" w:rsidRDefault="00546510" w:rsidP="00546510">
      <w:pPr>
        <w:rPr>
          <w:rFonts w:eastAsiaTheme="minorEastAsia"/>
        </w:rPr>
      </w:pPr>
      <w:r>
        <w:rPr>
          <w:rFonts w:eastAsiaTheme="minorEastAsia"/>
        </w:rPr>
        <w:t>Эти отношения описываются следующими формулами: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B1103" w:rsidTr="000E391A">
        <w:tc>
          <w:tcPr>
            <w:tcW w:w="8330" w:type="dxa"/>
            <w:vAlign w:val="center"/>
          </w:tcPr>
          <w:p w:rsidR="00CB1103" w:rsidRPr="008F7971" w:rsidRDefault="00CB1103" w:rsidP="000E391A">
            <w:pPr>
              <w:ind w:firstLine="0"/>
            </w:pPr>
            <m:oMathPara>
              <m:oMathParaPr>
                <m:jc m:val="center"/>
              </m:oMathParaPr>
              <m:oMath>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,i=1..m,</m:t>
                </m:r>
              </m:oMath>
            </m:oMathPara>
          </w:p>
        </w:tc>
        <w:tc>
          <w:tcPr>
            <w:tcW w:w="1241" w:type="dxa"/>
            <w:vAlign w:val="center"/>
          </w:tcPr>
          <w:p w:rsidR="00CB1103" w:rsidRPr="002978D6" w:rsidRDefault="00CB1103" w:rsidP="000E391A">
            <w:pPr>
              <w:ind w:firstLine="0"/>
            </w:pPr>
            <w:r>
              <w:rPr>
                <w:lang w:val="en-US"/>
              </w:rPr>
              <w:t>(</w:t>
            </w:r>
            <w:fldSimple w:instr=" STYLEREF 1 \s ">
              <w:r w:rsidR="00171714">
                <w:rPr>
                  <w:noProof/>
                </w:rPr>
                <w:t>2</w:t>
              </w:r>
            </w:fldSimple>
            <w:r>
              <w:t>.</w:t>
            </w:r>
            <w:fldSimple w:instr=" SEQ Формула \* ARABIC \s 1 ">
              <w:r w:rsidR="00171714">
                <w:rPr>
                  <w:noProof/>
                </w:rPr>
                <w:t>44</w:t>
              </w:r>
            </w:fldSimple>
            <w:r>
              <w:t>)</w:t>
            </w:r>
          </w:p>
        </w:tc>
      </w:tr>
      <w:tr w:rsidR="00CB1103" w:rsidTr="00CB1103">
        <w:tc>
          <w:tcPr>
            <w:tcW w:w="8330" w:type="dxa"/>
          </w:tcPr>
          <w:p w:rsidR="00CB1103" w:rsidRPr="008F7971" w:rsidRDefault="00CB1103" w:rsidP="000E391A">
            <w:pPr>
              <w:ind w:firstLine="0"/>
            </w:pPr>
            <m:oMathPara>
              <m:oMathParaPr>
                <m:jc m:val="center"/>
              </m:oMathParaPr>
              <m:oMath>
                <m:r>
                  <w:rPr>
                    <w:rFonts w:ascii="Cambria Math" w:eastAsiaTheme="minorEastAsia" w:hAnsi="Cambria Math"/>
                  </w:rPr>
                  <m:t xml:space="preserve">a≥b⇔a≧b и </m:t>
                </m:r>
                <m:r>
                  <w:rPr>
                    <w:rFonts w:ascii="Cambria Math" w:eastAsiaTheme="minorEastAsia" w:hAnsi="Cambria Math"/>
                    <w:lang w:val="en-US"/>
                  </w:rPr>
                  <m:t>a≠b.</m:t>
                </m:r>
              </m:oMath>
            </m:oMathPara>
          </w:p>
        </w:tc>
        <w:tc>
          <w:tcPr>
            <w:tcW w:w="1241" w:type="dxa"/>
          </w:tcPr>
          <w:p w:rsidR="00CB1103" w:rsidRPr="002978D6" w:rsidRDefault="00CB1103" w:rsidP="000E391A">
            <w:pPr>
              <w:ind w:firstLine="0"/>
            </w:pPr>
            <w:r>
              <w:rPr>
                <w:lang w:val="en-US"/>
              </w:rPr>
              <w:t>(</w:t>
            </w:r>
            <w:fldSimple w:instr=" STYLEREF 1 \s ">
              <w:r w:rsidR="00171714">
                <w:rPr>
                  <w:noProof/>
                </w:rPr>
                <w:t>2</w:t>
              </w:r>
            </w:fldSimple>
            <w:r>
              <w:t>.</w:t>
            </w:r>
            <w:fldSimple w:instr=" SEQ Формула \* ARABIC \s 1 ">
              <w:r w:rsidR="00171714">
                <w:rPr>
                  <w:noProof/>
                </w:rPr>
                <w:t>45</w:t>
              </w:r>
            </w:fldSimple>
            <w:r>
              <w:t>)</w:t>
            </w:r>
          </w:p>
        </w:tc>
      </w:tr>
    </w:tbl>
    <w:p w:rsidR="00CB1103" w:rsidRDefault="00CB1103" w:rsidP="00546510">
      <w:pPr>
        <w:rPr>
          <w:rFonts w:eastAsiaTheme="minorEastAsia"/>
        </w:rPr>
      </w:pPr>
    </w:p>
    <w:p w:rsidR="00546510" w:rsidRPr="00F76722" w:rsidRDefault="00546510" w:rsidP="00546510">
      <w:pPr>
        <w:rPr>
          <w:rFonts w:eastAsiaTheme="minorEastAsia"/>
          <w:i/>
          <w:lang w:val="en-US"/>
        </w:rPr>
      </w:pPr>
    </w:p>
    <w:p w:rsidR="00546510" w:rsidRDefault="00546510" w:rsidP="00546510">
      <w:pPr>
        <w:rPr>
          <w:rFonts w:eastAsiaTheme="minorEastAsia"/>
        </w:rPr>
      </w:pPr>
      <w:r>
        <w:rPr>
          <w:rFonts w:eastAsiaTheme="minorEastAsia"/>
        </w:rPr>
        <w:lastRenderedPageBreak/>
        <w:t xml:space="preserve">Выполнение соотношения </w:t>
      </w:r>
      <m:oMath>
        <m:r>
          <w:rPr>
            <w:rFonts w:ascii="Cambria Math" w:eastAsiaTheme="minorEastAsia" w:hAnsi="Cambria Math"/>
          </w:rPr>
          <m:t>a≥b</m:t>
        </m:r>
      </m:oMath>
      <w:r>
        <w:rPr>
          <w:rFonts w:eastAsiaTheme="minorEastAsia"/>
        </w:rPr>
        <w:t xml:space="preserve"> обозначает, что каждая компонента вектора </w:t>
      </w:r>
      <w:r w:rsidRPr="00284201">
        <w:rPr>
          <w:rFonts w:eastAsiaTheme="minorEastAsia"/>
          <w:i/>
          <w:lang w:val="en-US"/>
        </w:rPr>
        <w:t>a</w:t>
      </w:r>
      <w:r w:rsidRPr="00F76722">
        <w:rPr>
          <w:rFonts w:eastAsiaTheme="minorEastAsia"/>
        </w:rPr>
        <w:t xml:space="preserve"> </w:t>
      </w:r>
      <w:r>
        <w:rPr>
          <w:rFonts w:eastAsiaTheme="minorEastAsia"/>
        </w:rPr>
        <w:t xml:space="preserve">больше либо равна соответствующей компоненты вектора </w:t>
      </w:r>
      <w:r w:rsidRPr="00284201">
        <w:rPr>
          <w:rFonts w:eastAsiaTheme="minorEastAsia"/>
          <w:i/>
          <w:lang w:val="en-US"/>
        </w:rPr>
        <w:t>b</w:t>
      </w:r>
      <w:r>
        <w:rPr>
          <w:rFonts w:eastAsiaTheme="minorEastAsia"/>
        </w:rPr>
        <w:t>, причем хотя бы одна компонента первого вектора строго больше соответствующей компоненты второго вектора.</w:t>
      </w:r>
    </w:p>
    <w:p w:rsidR="00546510" w:rsidRDefault="00546510" w:rsidP="00546510">
      <w:pPr>
        <w:rPr>
          <w:rFonts w:eastAsiaTheme="minorEastAsia"/>
        </w:rPr>
      </w:pPr>
      <w:r>
        <w:rPr>
          <w:rFonts w:eastAsiaTheme="minorEastAsia"/>
        </w:rPr>
        <w:t xml:space="preserve">Опишем алгоритм построения множества </w:t>
      </w:r>
      <w:proofErr w:type="spellStart"/>
      <w:r>
        <w:rPr>
          <w:rFonts w:eastAsiaTheme="minorEastAsia"/>
        </w:rPr>
        <w:t>парето</w:t>
      </w:r>
      <w:proofErr w:type="spellEnd"/>
      <w:r>
        <w:rPr>
          <w:rFonts w:eastAsiaTheme="minorEastAsia"/>
        </w:rPr>
        <w:t xml:space="preserve">-оптимальных векторов. Предполагается, что множество возможных векторов </w:t>
      </w:r>
      <w:r w:rsidRPr="00FF2C24">
        <w:rPr>
          <w:rFonts w:eastAsiaTheme="minorEastAsia"/>
          <w:i/>
          <w:lang w:val="en-US"/>
        </w:rPr>
        <w:t>Y</w:t>
      </w:r>
      <w:r w:rsidRPr="00FF2C24">
        <w:rPr>
          <w:rFonts w:eastAsiaTheme="minorEastAsia"/>
        </w:rPr>
        <w:t xml:space="preserve"> </w:t>
      </w:r>
      <w:r>
        <w:rPr>
          <w:rFonts w:eastAsiaTheme="minorEastAsia"/>
        </w:rPr>
        <w:t xml:space="preserve">состоит из конечного числа </w:t>
      </w:r>
      <w:r w:rsidRPr="00FF2C24">
        <w:rPr>
          <w:rFonts w:eastAsiaTheme="minorEastAsia"/>
          <w:i/>
          <w:lang w:val="en-US"/>
        </w:rPr>
        <w:t>n</w:t>
      </w:r>
      <w:r w:rsidRPr="00FF2C24">
        <w:rPr>
          <w:rFonts w:eastAsiaTheme="minorEastAsia"/>
        </w:rPr>
        <w:t xml:space="preserve"> </w:t>
      </w:r>
      <w:r>
        <w:rPr>
          <w:rFonts w:eastAsiaTheme="minorEastAsia"/>
        </w:rPr>
        <w:t>элементов и имеет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F3F74" w:rsidTr="000E391A">
        <w:tc>
          <w:tcPr>
            <w:tcW w:w="8330" w:type="dxa"/>
            <w:vAlign w:val="center"/>
          </w:tcPr>
          <w:p w:rsidR="000F3F74" w:rsidRPr="008F7971" w:rsidRDefault="000F3F74" w:rsidP="000E391A">
            <w:pPr>
              <w:ind w:firstLine="0"/>
            </w:pPr>
            <m:oMathPara>
              <m:oMathParaPr>
                <m:jc m:val="center"/>
              </m:oMathParaPr>
              <m:oMath>
                <m:r>
                  <w:rPr>
                    <w:rFonts w:ascii="Cambria Math" w:eastAsiaTheme="minorEastAsia" w:hAnsi="Cambria Math"/>
                  </w:rPr>
                  <m:t>Y=</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n</m:t>
                        </m:r>
                      </m:sup>
                    </m:sSup>
                  </m:e>
                </m:d>
                <m:r>
                  <w:rPr>
                    <w:rFonts w:ascii="Cambria Math" w:eastAsiaTheme="minorEastAsia" w:hAnsi="Cambria Math"/>
                  </w:rPr>
                  <m:t>.</m:t>
                </m:r>
              </m:oMath>
            </m:oMathPara>
          </w:p>
        </w:tc>
        <w:tc>
          <w:tcPr>
            <w:tcW w:w="1241" w:type="dxa"/>
            <w:vAlign w:val="center"/>
          </w:tcPr>
          <w:p w:rsidR="000F3F74" w:rsidRPr="002978D6" w:rsidRDefault="000F3F74" w:rsidP="000E391A">
            <w:pPr>
              <w:ind w:firstLine="0"/>
            </w:pPr>
            <w:r>
              <w:rPr>
                <w:lang w:val="en-US"/>
              </w:rPr>
              <w:t>(</w:t>
            </w:r>
            <w:fldSimple w:instr=" STYLEREF 1 \s ">
              <w:r w:rsidR="00171714">
                <w:rPr>
                  <w:noProof/>
                </w:rPr>
                <w:t>2</w:t>
              </w:r>
            </w:fldSimple>
            <w:r>
              <w:t>.</w:t>
            </w:r>
            <w:fldSimple w:instr=" SEQ Формула \* ARABIC \s 1 ">
              <w:r w:rsidR="00171714">
                <w:rPr>
                  <w:noProof/>
                </w:rPr>
                <w:t>46</w:t>
              </w:r>
            </w:fldSimple>
            <w:r>
              <w:t>)</w:t>
            </w:r>
          </w:p>
        </w:tc>
      </w:tr>
    </w:tbl>
    <w:p w:rsidR="00546510" w:rsidRDefault="00546510" w:rsidP="00546510">
      <w:pPr>
        <w:rPr>
          <w:rFonts w:eastAsiaTheme="minorEastAsia"/>
        </w:rPr>
      </w:pPr>
      <w:r>
        <w:rPr>
          <w:rFonts w:eastAsiaTheme="minorEastAsia"/>
        </w:rPr>
        <w:t>Алгоритм построения множества Парето состоит из следующих шагов:</w:t>
      </w:r>
    </w:p>
    <w:p w:rsidR="00546510" w:rsidRDefault="00546510" w:rsidP="00546510">
      <w:pPr>
        <w:rPr>
          <w:rFonts w:eastAsiaTheme="minorEastAsia"/>
        </w:rPr>
      </w:pPr>
      <w:r w:rsidRPr="00345BA0">
        <w:rPr>
          <w:rFonts w:eastAsiaTheme="minorEastAsia"/>
          <w:b/>
        </w:rPr>
        <w:t>Шаг 1.</w:t>
      </w:r>
      <w:r>
        <w:rPr>
          <w:rFonts w:eastAsiaTheme="minorEastAsia"/>
          <w:b/>
        </w:rPr>
        <w:t xml:space="preserve">  </w:t>
      </w:r>
      <w:r w:rsidRPr="00345BA0">
        <w:rPr>
          <w:rFonts w:eastAsiaTheme="minorEastAsia"/>
        </w:rPr>
        <w:t xml:space="preserve">Положить </w:t>
      </w:r>
      <w:r w:rsidRPr="00345BA0">
        <w:rPr>
          <w:rFonts w:eastAsiaTheme="minorEastAsia"/>
          <w:i/>
          <w:lang w:val="en-US"/>
        </w:rPr>
        <w:t>P</w:t>
      </w:r>
      <w:r w:rsidRPr="00345BA0">
        <w:rPr>
          <w:rFonts w:eastAsiaTheme="minorEastAsia"/>
          <w:i/>
        </w:rPr>
        <w:t>(</w:t>
      </w:r>
      <w:r w:rsidRPr="00345BA0">
        <w:rPr>
          <w:rFonts w:eastAsiaTheme="minorEastAsia"/>
          <w:i/>
          <w:lang w:val="en-US"/>
        </w:rPr>
        <w:t>Y</w:t>
      </w:r>
      <w:r w:rsidRPr="00345BA0">
        <w:rPr>
          <w:rFonts w:eastAsiaTheme="minorEastAsia"/>
          <w:i/>
        </w:rPr>
        <w:t xml:space="preserve">) = </w:t>
      </w:r>
      <w:r w:rsidRPr="00345BA0">
        <w:rPr>
          <w:rFonts w:eastAsiaTheme="minorEastAsia"/>
          <w:i/>
          <w:lang w:val="en-US"/>
        </w:rPr>
        <w:t>Y</w:t>
      </w:r>
      <w:r w:rsidRPr="00345BA0">
        <w:rPr>
          <w:rFonts w:eastAsiaTheme="minorEastAsia"/>
          <w:i/>
        </w:rPr>
        <w:t xml:space="preserve">, </w:t>
      </w:r>
      <w:proofErr w:type="spellStart"/>
      <w:r w:rsidRPr="00345BA0">
        <w:rPr>
          <w:rFonts w:eastAsiaTheme="minorEastAsia"/>
          <w:i/>
          <w:lang w:val="en-US"/>
        </w:rPr>
        <w:t>i</w:t>
      </w:r>
      <w:proofErr w:type="spellEnd"/>
      <w:r w:rsidRPr="00345BA0">
        <w:rPr>
          <w:rFonts w:eastAsiaTheme="minorEastAsia"/>
          <w:i/>
        </w:rPr>
        <w:t xml:space="preserve">=1, </w:t>
      </w:r>
      <w:r w:rsidRPr="00345BA0">
        <w:rPr>
          <w:rFonts w:eastAsiaTheme="minorEastAsia"/>
          <w:i/>
          <w:lang w:val="en-US"/>
        </w:rPr>
        <w:t>j</w:t>
      </w:r>
      <w:r w:rsidRPr="00345BA0">
        <w:rPr>
          <w:rFonts w:eastAsiaTheme="minorEastAsia"/>
          <w:i/>
        </w:rPr>
        <w:t>=2</w:t>
      </w:r>
      <w:r w:rsidRPr="00345BA0">
        <w:rPr>
          <w:rFonts w:eastAsiaTheme="minorEastAsia"/>
        </w:rPr>
        <w:t xml:space="preserve">. При этом образуется «текущее» множество </w:t>
      </w:r>
      <w:proofErr w:type="spellStart"/>
      <w:r w:rsidRPr="00345BA0">
        <w:rPr>
          <w:rFonts w:eastAsiaTheme="minorEastAsia"/>
        </w:rPr>
        <w:t>парето</w:t>
      </w:r>
      <w:proofErr w:type="spellEnd"/>
      <w:r w:rsidRPr="00345BA0">
        <w:rPr>
          <w:rFonts w:eastAsiaTheme="minorEastAsia"/>
        </w:rPr>
        <w:t xml:space="preserve">-оптимальных векторов, которое в начале работы алгоритма совпадает с множеством </w:t>
      </w:r>
      <w:r w:rsidRPr="00345BA0">
        <w:rPr>
          <w:rFonts w:eastAsiaTheme="minorEastAsia"/>
          <w:i/>
          <w:lang w:val="en-US"/>
        </w:rPr>
        <w:t>Y</w:t>
      </w:r>
      <w:r w:rsidRPr="00345BA0">
        <w:rPr>
          <w:rFonts w:eastAsiaTheme="minorEastAsia"/>
        </w:rPr>
        <w:t xml:space="preserve">, а при завершении алгоритма будет составлять искомое множество </w:t>
      </w:r>
      <w:proofErr w:type="spellStart"/>
      <w:r w:rsidRPr="00345BA0">
        <w:rPr>
          <w:rFonts w:eastAsiaTheme="minorEastAsia"/>
        </w:rPr>
        <w:t>парето</w:t>
      </w:r>
      <w:proofErr w:type="spellEnd"/>
      <w:r w:rsidRPr="00345BA0">
        <w:rPr>
          <w:rFonts w:eastAsiaTheme="minorEastAsia"/>
        </w:rPr>
        <w:t>-оптимальных векторов.</w:t>
      </w:r>
    </w:p>
    <w:p w:rsidR="00546510" w:rsidRDefault="00546510" w:rsidP="00546510">
      <w:pPr>
        <w:rPr>
          <w:rFonts w:eastAsiaTheme="minorEastAsia"/>
        </w:rPr>
      </w:pPr>
      <w:r>
        <w:rPr>
          <w:rFonts w:eastAsiaTheme="minorEastAsia"/>
          <w:b/>
        </w:rPr>
        <w:t xml:space="preserve">Шаг </w:t>
      </w:r>
      <w:r w:rsidRPr="000E1F99">
        <w:rPr>
          <w:rFonts w:eastAsiaTheme="minorEastAsia"/>
          <w:b/>
        </w:rPr>
        <w:t>2.</w:t>
      </w:r>
      <w:r>
        <w:rPr>
          <w:rFonts w:eastAsiaTheme="minorEastAsia"/>
        </w:rPr>
        <w:t xml:space="preserve"> Проверить выполнение соотношения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Если оно выполняется, - переходим к шагу 3, иначе – переходим к шагу 5.</w:t>
      </w:r>
    </w:p>
    <w:p w:rsidR="00546510" w:rsidRDefault="00546510" w:rsidP="00546510">
      <w:pPr>
        <w:rPr>
          <w:rFonts w:eastAsiaTheme="minorEastAsia"/>
        </w:rPr>
      </w:pPr>
      <w:r w:rsidRPr="000E1F99">
        <w:rPr>
          <w:rFonts w:eastAsiaTheme="minorEastAsia"/>
          <w:b/>
        </w:rPr>
        <w:t>Шаг 3.</w:t>
      </w:r>
      <w:r>
        <w:rPr>
          <w:rFonts w:eastAsiaTheme="minorEastAsia"/>
        </w:rPr>
        <w:t xml:space="preserve"> Удалить из текущего множества векторов </w:t>
      </w:r>
      <w:r>
        <w:rPr>
          <w:rFonts w:eastAsiaTheme="minorEastAsia"/>
          <w:lang w:val="en-US"/>
        </w:rPr>
        <w:t>P</w:t>
      </w:r>
      <w:r w:rsidRPr="000E1F99">
        <w:rPr>
          <w:rFonts w:eastAsiaTheme="minorEastAsia"/>
        </w:rPr>
        <w:t>(</w:t>
      </w:r>
      <w:r>
        <w:rPr>
          <w:rFonts w:eastAsiaTheme="minorEastAsia"/>
          <w:lang w:val="en-US"/>
        </w:rPr>
        <w:t>Y</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 xml:space="preserve">так как он не является </w:t>
      </w:r>
      <w:proofErr w:type="spellStart"/>
      <w:r>
        <w:rPr>
          <w:rFonts w:eastAsiaTheme="minorEastAsia"/>
        </w:rPr>
        <w:t>парето</w:t>
      </w:r>
      <w:proofErr w:type="spellEnd"/>
      <w:r>
        <w:rPr>
          <w:rFonts w:eastAsiaTheme="minorEastAsia"/>
        </w:rPr>
        <w:t>-оптимальным. Перейти к шагу 4.</w:t>
      </w:r>
    </w:p>
    <w:p w:rsidR="00546510" w:rsidRDefault="00546510" w:rsidP="00546510">
      <w:pPr>
        <w:rPr>
          <w:rFonts w:eastAsiaTheme="minorEastAsia"/>
        </w:rPr>
      </w:pPr>
      <w:r w:rsidRPr="000E1F99">
        <w:rPr>
          <w:rFonts w:eastAsiaTheme="minorEastAsia"/>
          <w:b/>
        </w:rPr>
        <w:t>Шаг 4.</w:t>
      </w:r>
      <w:r>
        <w:rPr>
          <w:rFonts w:eastAsiaTheme="minorEastAsia"/>
        </w:rPr>
        <w:t xml:space="preserve"> Проверить выполнение неравенства </w:t>
      </w:r>
      <w:r w:rsidRPr="000E1F99">
        <w:rPr>
          <w:rFonts w:eastAsiaTheme="minorEastAsia"/>
          <w:i/>
          <w:lang w:val="en-US"/>
        </w:rPr>
        <w:t>j</w:t>
      </w:r>
      <w:r w:rsidRPr="000E1F99">
        <w:rPr>
          <w:rFonts w:eastAsiaTheme="minorEastAsia"/>
          <w:i/>
        </w:rPr>
        <w:t>&lt;</w:t>
      </w:r>
      <w:r w:rsidRPr="000E1F99">
        <w:rPr>
          <w:rFonts w:eastAsiaTheme="minorEastAsia"/>
          <w:i/>
          <w:lang w:val="en-US"/>
        </w:rPr>
        <w:t>n</w:t>
      </w:r>
      <w:r w:rsidRPr="000E1F99">
        <w:rPr>
          <w:rFonts w:eastAsiaTheme="minorEastAsia"/>
          <w:i/>
        </w:rPr>
        <w:t>.</w:t>
      </w:r>
      <w:r w:rsidRPr="000E1F99">
        <w:rPr>
          <w:rFonts w:eastAsiaTheme="minorEastAsia"/>
        </w:rPr>
        <w:t xml:space="preserve"> </w:t>
      </w:r>
      <w:r>
        <w:rPr>
          <w:rFonts w:eastAsiaTheme="minorEastAsia"/>
        </w:rPr>
        <w:t xml:space="preserve">Если оно выполняется, - то принять </w:t>
      </w:r>
      <w:r w:rsidRPr="000E1F99">
        <w:rPr>
          <w:rFonts w:eastAsiaTheme="minorEastAsia"/>
          <w:i/>
          <w:lang w:val="en-US"/>
        </w:rPr>
        <w:t>j</w:t>
      </w:r>
      <w:r w:rsidRPr="000E1F99">
        <w:rPr>
          <w:rFonts w:eastAsiaTheme="minorEastAsia"/>
          <w:i/>
        </w:rPr>
        <w:t xml:space="preserve"> = </w:t>
      </w:r>
      <w:r w:rsidRPr="000E1F99">
        <w:rPr>
          <w:rFonts w:eastAsiaTheme="minorEastAsia"/>
          <w:i/>
          <w:lang w:val="en-US"/>
        </w:rPr>
        <w:t>j</w:t>
      </w:r>
      <w:r w:rsidRPr="000E1F99">
        <w:rPr>
          <w:rFonts w:eastAsiaTheme="minorEastAsia"/>
          <w:i/>
        </w:rPr>
        <w:t xml:space="preserve"> +1</w:t>
      </w:r>
      <w:r w:rsidRPr="000E1F99">
        <w:rPr>
          <w:rFonts w:eastAsiaTheme="minorEastAsia"/>
        </w:rPr>
        <w:t xml:space="preserve"> </w:t>
      </w:r>
      <w:r>
        <w:rPr>
          <w:rFonts w:eastAsiaTheme="minorEastAsia"/>
        </w:rPr>
        <w:t>и перейти к шагу 2, иначе, - перейти к шагу 7.</w:t>
      </w:r>
    </w:p>
    <w:p w:rsidR="00546510" w:rsidRDefault="00546510" w:rsidP="00546510">
      <w:pPr>
        <w:rPr>
          <w:rFonts w:eastAsiaTheme="minorEastAsia"/>
        </w:rPr>
      </w:pPr>
      <w:r w:rsidRPr="000E1F99">
        <w:rPr>
          <w:rFonts w:eastAsiaTheme="minorEastAsia"/>
          <w:b/>
        </w:rPr>
        <w:t>Шаг 5.</w:t>
      </w:r>
      <w:r>
        <w:rPr>
          <w:rFonts w:eastAsiaTheme="minorEastAsia"/>
        </w:rPr>
        <w:t xml:space="preserve"> Проверить выполнение 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lang w:val="en-US"/>
              </w:rPr>
              <m:t>j</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sidRPr="000E1F99">
        <w:rPr>
          <w:rFonts w:eastAsiaTheme="minorEastAsia"/>
        </w:rPr>
        <w:t xml:space="preserve">. </w:t>
      </w:r>
      <w:r>
        <w:rPr>
          <w:rFonts w:eastAsiaTheme="minorEastAsia"/>
        </w:rPr>
        <w:t>Если оно выполняется, - перейти к шагу 6, иначе, - перейти к шагу 4.</w:t>
      </w:r>
    </w:p>
    <w:p w:rsidR="00546510" w:rsidRDefault="00546510" w:rsidP="00546510">
      <w:pPr>
        <w:rPr>
          <w:rFonts w:eastAsiaTheme="minorEastAsia"/>
        </w:rPr>
      </w:pPr>
      <w:r w:rsidRPr="000E1F99">
        <w:rPr>
          <w:rFonts w:eastAsiaTheme="minorEastAsia"/>
          <w:b/>
        </w:rPr>
        <w:t>Шаг 6.</w:t>
      </w:r>
      <w:r>
        <w:rPr>
          <w:rFonts w:eastAsiaTheme="minorEastAsia"/>
        </w:rPr>
        <w:t xml:space="preserve"> Удалить из текущего множества векторов </w:t>
      </w:r>
      <w:r w:rsidRPr="000E1F99">
        <w:rPr>
          <w:rFonts w:eastAsiaTheme="minorEastAsia"/>
          <w:i/>
          <w:lang w:val="en-US"/>
        </w:rPr>
        <w:t>P</w:t>
      </w:r>
      <w:r w:rsidRPr="000E1F99">
        <w:rPr>
          <w:rFonts w:eastAsiaTheme="minorEastAsia"/>
          <w:i/>
        </w:rPr>
        <w:t>(</w:t>
      </w:r>
      <w:r w:rsidRPr="000E1F99">
        <w:rPr>
          <w:rFonts w:eastAsiaTheme="minorEastAsia"/>
          <w:i/>
          <w:lang w:val="en-US"/>
        </w:rPr>
        <w:t>Y</w:t>
      </w:r>
      <w:r w:rsidRPr="000E1F99">
        <w:rPr>
          <w:rFonts w:eastAsiaTheme="minorEastAsia"/>
          <w:i/>
        </w:rPr>
        <w:t>)</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Pr>
          <w:rFonts w:eastAsiaTheme="minorEastAsia"/>
        </w:rPr>
        <w:t xml:space="preserve"> и перейти к шагу 7.</w:t>
      </w:r>
    </w:p>
    <w:p w:rsidR="00546510" w:rsidRDefault="00546510" w:rsidP="00546510">
      <w:pPr>
        <w:rPr>
          <w:rFonts w:eastAsiaTheme="minorEastAsia"/>
        </w:rPr>
      </w:pPr>
      <w:r w:rsidRPr="000E1F99">
        <w:rPr>
          <w:rFonts w:eastAsiaTheme="minorEastAsia"/>
          <w:b/>
        </w:rPr>
        <w:t>Шаг 7.</w:t>
      </w:r>
      <w:r>
        <w:rPr>
          <w:rFonts w:eastAsiaTheme="minorEastAsia"/>
        </w:rPr>
        <w:t xml:space="preserve"> Проверить выполнение неравенства </w:t>
      </w:r>
      <w:proofErr w:type="spellStart"/>
      <w:r w:rsidRPr="000E1F99">
        <w:rPr>
          <w:rFonts w:eastAsiaTheme="minorEastAsia"/>
          <w:i/>
          <w:lang w:val="en-US"/>
        </w:rPr>
        <w:t>i</w:t>
      </w:r>
      <w:proofErr w:type="spellEnd"/>
      <w:r w:rsidRPr="000E1F99">
        <w:rPr>
          <w:rFonts w:eastAsiaTheme="minorEastAsia"/>
          <w:i/>
        </w:rPr>
        <w:t>&lt;</w:t>
      </w:r>
      <w:r w:rsidRPr="000E1F99">
        <w:rPr>
          <w:rFonts w:eastAsiaTheme="minorEastAsia"/>
          <w:i/>
          <w:lang w:val="en-US"/>
        </w:rPr>
        <w:t>n</w:t>
      </w:r>
      <w:r w:rsidRPr="000E1F99">
        <w:rPr>
          <w:rFonts w:eastAsiaTheme="minorEastAsia"/>
          <w:i/>
        </w:rPr>
        <w:t>–</w:t>
      </w:r>
      <w:r>
        <w:rPr>
          <w:rFonts w:eastAsiaTheme="minorEastAsia"/>
          <w:i/>
        </w:rPr>
        <w:t>1</w:t>
      </w:r>
      <w:r w:rsidRPr="000E1F99">
        <w:rPr>
          <w:rFonts w:eastAsiaTheme="minorEastAsia"/>
        </w:rPr>
        <w:t xml:space="preserve">. </w:t>
      </w:r>
      <w:r>
        <w:rPr>
          <w:rFonts w:eastAsiaTheme="minorEastAsia"/>
        </w:rPr>
        <w:t>Если оно выполняется, - принять</w:t>
      </w:r>
      <w:r w:rsidRPr="000E1F99">
        <w:rPr>
          <w:rFonts w:eastAsiaTheme="minorEastAsia"/>
        </w:rPr>
        <w:t xml:space="preserve"> </w:t>
      </w:r>
      <w:proofErr w:type="spellStart"/>
      <w:r w:rsidRPr="000E1F99">
        <w:rPr>
          <w:rFonts w:eastAsiaTheme="minorEastAsia"/>
          <w:i/>
          <w:lang w:val="en-US"/>
        </w:rPr>
        <w:t>i</w:t>
      </w:r>
      <w:proofErr w:type="spellEnd"/>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 xml:space="preserve">+1, </w:t>
      </w:r>
      <w:r w:rsidRPr="000E1F99">
        <w:rPr>
          <w:rFonts w:eastAsiaTheme="minorEastAsia"/>
          <w:i/>
          <w:lang w:val="en-US"/>
        </w:rPr>
        <w:t>j</w:t>
      </w:r>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+1,</w:t>
      </w:r>
      <w:r>
        <w:rPr>
          <w:rFonts w:eastAsiaTheme="minorEastAsia"/>
        </w:rPr>
        <w:t xml:space="preserve"> перейти к шагу 2. Если неравенство не выполняется, - завершить работу алгоритма.</w:t>
      </w:r>
    </w:p>
    <w:p w:rsidR="00546510" w:rsidRPr="0059111B" w:rsidRDefault="00546510" w:rsidP="00546510">
      <w:pPr>
        <w:rPr>
          <w:rFonts w:eastAsiaTheme="minorEastAsia"/>
          <w:i/>
        </w:rPr>
      </w:pPr>
      <w:r>
        <w:rPr>
          <w:rFonts w:eastAsiaTheme="minorEastAsia"/>
        </w:rPr>
        <w:t xml:space="preserve">Блок-схема описанного выше алгоритма представлена ниже, на </w:t>
      </w:r>
      <w:r w:rsidR="0059111B">
        <w:rPr>
          <w:rFonts w:eastAsiaTheme="minorEastAsia"/>
        </w:rPr>
        <w:t xml:space="preserve">рисунке </w:t>
      </w:r>
      <w:r w:rsidR="0059111B">
        <w:rPr>
          <w:rFonts w:eastAsiaTheme="minorEastAsia"/>
        </w:rPr>
        <w:fldChar w:fldCharType="begin"/>
      </w:r>
      <w:r w:rsidR="0059111B">
        <w:rPr>
          <w:rFonts w:eastAsiaTheme="minorEastAsia"/>
        </w:rPr>
        <w:instrText xml:space="preserve"> REF pic_pareto_opt_alg \h </w:instrText>
      </w:r>
      <w:r w:rsidR="0059111B">
        <w:rPr>
          <w:rFonts w:eastAsiaTheme="minorEastAsia"/>
        </w:rPr>
      </w:r>
      <w:r w:rsidR="0059111B">
        <w:rPr>
          <w:rFonts w:eastAsiaTheme="minorEastAsia"/>
        </w:rPr>
        <w:fldChar w:fldCharType="separate"/>
      </w:r>
      <w:r w:rsidR="00171714">
        <w:rPr>
          <w:noProof/>
        </w:rPr>
        <w:t>2</w:t>
      </w:r>
      <w:r w:rsidR="00171714">
        <w:t>.</w:t>
      </w:r>
      <w:r w:rsidR="00171714">
        <w:rPr>
          <w:noProof/>
        </w:rPr>
        <w:t>2</w:t>
      </w:r>
      <w:r w:rsidR="0059111B">
        <w:rPr>
          <w:rFonts w:eastAsiaTheme="minorEastAsia"/>
        </w:rPr>
        <w:fldChar w:fldCharType="end"/>
      </w:r>
      <w:r w:rsidR="0059111B">
        <w:rPr>
          <w:rFonts w:eastAsiaTheme="minorEastAsia"/>
        </w:rPr>
        <w:t>.</w:t>
      </w:r>
    </w:p>
    <w:p w:rsidR="00A64C03" w:rsidRDefault="00546510" w:rsidP="00A64C03">
      <w:pPr>
        <w:keepNext/>
        <w:ind w:firstLine="0"/>
      </w:pPr>
      <w:r>
        <w:object w:dxaOrig="9971" w:dyaOrig="12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5pt;height:573.85pt" o:ole="">
            <v:imagedata r:id="rId16" o:title=""/>
          </v:shape>
          <o:OLEObject Type="Embed" ProgID="Visio.Drawing.11" ShapeID="_x0000_i1025" DrawAspect="Content" ObjectID="_1463137735" r:id="rId17"/>
        </w:object>
      </w:r>
    </w:p>
    <w:p w:rsidR="00A64C03" w:rsidRDefault="00A64C03" w:rsidP="00A64C03">
      <w:pPr>
        <w:jc w:val="center"/>
        <w:rPr>
          <w:rFonts w:eastAsiaTheme="minorEastAsia"/>
        </w:rPr>
      </w:pPr>
      <w:r>
        <w:t xml:space="preserve">Рис. </w:t>
      </w:r>
      <w:bookmarkStart w:id="98" w:name="pic_pareto_opt_alg"/>
      <w:r w:rsidR="0048115C">
        <w:fldChar w:fldCharType="begin"/>
      </w:r>
      <w:r w:rsidR="0048115C">
        <w:instrText xml:space="preserve"> STYLEREF 1 \s </w:instrText>
      </w:r>
      <w:r w:rsidR="0048115C">
        <w:fldChar w:fldCharType="separate"/>
      </w:r>
      <w:r w:rsidR="0048115C">
        <w:rPr>
          <w:noProof/>
        </w:rPr>
        <w:t>2</w:t>
      </w:r>
      <w:r w:rsidR="0048115C">
        <w:fldChar w:fldCharType="end"/>
      </w:r>
      <w:r w:rsidR="0048115C">
        <w:t>.</w:t>
      </w:r>
      <w:fldSimple w:instr=" SEQ Рис. \* ARABIC \s 1 ">
        <w:r w:rsidR="0048115C">
          <w:rPr>
            <w:noProof/>
          </w:rPr>
          <w:t>2</w:t>
        </w:r>
      </w:fldSimple>
      <w:bookmarkEnd w:id="98"/>
      <w:r>
        <w:t xml:space="preserve"> </w:t>
      </w:r>
      <w:r>
        <w:rPr>
          <w:rFonts w:eastAsiaTheme="minorEastAsia"/>
        </w:rPr>
        <w:t xml:space="preserve">Алгоритм построения множества </w:t>
      </w:r>
      <w:proofErr w:type="spellStart"/>
      <w:r>
        <w:rPr>
          <w:rFonts w:eastAsiaTheme="minorEastAsia"/>
        </w:rPr>
        <w:t>парето</w:t>
      </w:r>
      <w:proofErr w:type="spellEnd"/>
      <w:r>
        <w:rPr>
          <w:rFonts w:eastAsiaTheme="minorEastAsia"/>
        </w:rPr>
        <w:t>-оптимальных векторов</w:t>
      </w: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Pr="00C30179" w:rsidRDefault="00546510" w:rsidP="00C30179">
      <w:pPr>
        <w:ind w:firstLine="0"/>
        <w:rPr>
          <w:rFonts w:eastAsiaTheme="minorEastAsia"/>
          <w:b/>
        </w:rPr>
      </w:pPr>
      <w:r w:rsidRPr="00C30179">
        <w:rPr>
          <w:rFonts w:eastAsiaTheme="minorEastAsia"/>
          <w:b/>
        </w:rPr>
        <w:lastRenderedPageBreak/>
        <w:t>Относительная важность критериев</w:t>
      </w:r>
    </w:p>
    <w:p w:rsidR="00546510" w:rsidRDefault="00546510" w:rsidP="00546510">
      <w:pPr>
        <w:rPr>
          <w:rFonts w:eastAsiaTheme="minorEastAsia"/>
        </w:rPr>
      </w:pPr>
      <w:r>
        <w:rPr>
          <w:rFonts w:eastAsiaTheme="minorEastAsia"/>
        </w:rPr>
        <w:t>Введем определение понятия «</w:t>
      </w:r>
      <w:proofErr w:type="spellStart"/>
      <w:r w:rsidRPr="00FF13AB">
        <w:rPr>
          <w:rFonts w:eastAsiaTheme="minorEastAsia"/>
          <w:i/>
          <w:lang w:val="en-US"/>
        </w:rPr>
        <w:t>i</w:t>
      </w:r>
      <w:proofErr w:type="spellEnd"/>
      <w:r w:rsidRPr="00FF13AB">
        <w:rPr>
          <w:rFonts w:eastAsiaTheme="minorEastAsia"/>
          <w:i/>
        </w:rPr>
        <w:t>-</w:t>
      </w:r>
      <w:proofErr w:type="spellStart"/>
      <w:r w:rsidRPr="00FF13AB">
        <w:rPr>
          <w:rFonts w:eastAsiaTheme="minorEastAsia"/>
          <w:i/>
        </w:rPr>
        <w:t>ый</w:t>
      </w:r>
      <w:proofErr w:type="spellEnd"/>
      <w:r>
        <w:rPr>
          <w:rFonts w:eastAsiaTheme="minorEastAsia"/>
        </w:rPr>
        <w:t xml:space="preserve"> критерий </w:t>
      </w:r>
      <w:r w:rsidRPr="00F706B4">
        <w:rPr>
          <w:rFonts w:eastAsiaTheme="minorEastAsia"/>
          <w:i/>
        </w:rPr>
        <w:t>важнее</w:t>
      </w:r>
      <w:r>
        <w:rPr>
          <w:rFonts w:eastAsiaTheme="minorEastAsia"/>
        </w:rPr>
        <w:t xml:space="preserve"> </w:t>
      </w:r>
      <w:r w:rsidRPr="00FF13AB">
        <w:rPr>
          <w:rFonts w:eastAsiaTheme="minorEastAsia"/>
          <w:i/>
          <w:lang w:val="en-US"/>
        </w:rPr>
        <w:t>j</w:t>
      </w:r>
      <w:r w:rsidRPr="00FF13AB">
        <w:rPr>
          <w:rFonts w:eastAsiaTheme="minorEastAsia"/>
          <w:i/>
        </w:rPr>
        <w:t>-го</w:t>
      </w:r>
      <w:r>
        <w:rPr>
          <w:rFonts w:eastAsiaTheme="minorEastAsia"/>
        </w:rPr>
        <w:t xml:space="preserve"> критерия».</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i, j ϵI,  i≠j.</m:t>
        </m:r>
      </m:oMath>
      <w:r w:rsidRPr="000A6E3F">
        <w:rPr>
          <w:rFonts w:eastAsiaTheme="minorEastAsia"/>
        </w:rPr>
        <w:t xml:space="preserve"> </w:t>
      </w:r>
      <w:r>
        <w:rPr>
          <w:rFonts w:eastAsiaTheme="minorEastAsia"/>
        </w:rPr>
        <w:t xml:space="preserve">Будем говорить, что </w:t>
      </w:r>
      <w:proofErr w:type="spellStart"/>
      <w:r w:rsidRPr="00FF13AB">
        <w:rPr>
          <w:rFonts w:eastAsiaTheme="minorEastAsia"/>
          <w:i/>
          <w:lang w:val="en-US"/>
        </w:rPr>
        <w:t>i</w:t>
      </w:r>
      <w:proofErr w:type="spellEnd"/>
      <w:r w:rsidRPr="00FF13AB">
        <w:rPr>
          <w:rFonts w:eastAsiaTheme="minorEastAsia"/>
          <w:i/>
        </w:rPr>
        <w:t xml:space="preserve">-й </w:t>
      </w:r>
      <w:r>
        <w:rPr>
          <w:rFonts w:eastAsiaTheme="minorEastAsia"/>
        </w:rPr>
        <w:t xml:space="preserve">критерий важнее </w:t>
      </w:r>
      <w:r w:rsidRPr="00FF13AB">
        <w:rPr>
          <w:rFonts w:eastAsiaTheme="minorEastAsia"/>
          <w:i/>
          <w:lang w:val="en-US"/>
        </w:rPr>
        <w:t>j</w:t>
      </w:r>
      <w:r w:rsidRPr="00FF13AB">
        <w:rPr>
          <w:rFonts w:eastAsiaTheme="minorEastAsia"/>
          <w:i/>
        </w:rPr>
        <w:t>-го</w:t>
      </w:r>
      <w:r>
        <w:rPr>
          <w:rFonts w:eastAsiaTheme="minorEastAsia"/>
        </w:rPr>
        <w:t xml:space="preserve"> критерия с заданными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oMath>
      <w:r>
        <w:rPr>
          <w:rFonts w:eastAsiaTheme="minorEastAsia"/>
        </w:rPr>
        <w:t xml:space="preserve">,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если для всех векторов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sidRPr="00393E6F">
        <w:rPr>
          <w:rFonts w:eastAsiaTheme="minorEastAsia"/>
        </w:rPr>
        <w:t xml:space="preserve">, </w:t>
      </w:r>
      <w:r>
        <w:rPr>
          <w:rFonts w:eastAsiaTheme="minorEastAsia"/>
        </w:rPr>
        <w:t>для которых выполняются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525B86" w:rsidP="000E391A">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lang w:val="en-US"/>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 ∀</m:t>
                </m:r>
                <m:r>
                  <w:rPr>
                    <w:rFonts w:ascii="Cambria Math" w:eastAsiaTheme="minorEastAsia" w:hAnsi="Cambria Math"/>
                    <w:lang w:val="en-US"/>
                  </w:rPr>
                  <m:t>s ∈I\</m:t>
                </m:r>
                <m:r>
                  <m:rPr>
                    <m:lit/>
                  </m:rPr>
                  <w:rPr>
                    <w:rFonts w:ascii="Cambria Math" w:eastAsiaTheme="minorEastAsia" w:hAnsi="Cambria Math"/>
                    <w:lang w:val="en-US"/>
                  </w:rPr>
                  <m:t>{</m:t>
                </m:r>
                <m:r>
                  <w:rPr>
                    <w:rFonts w:ascii="Cambria Math" w:eastAsiaTheme="minorEastAsia" w:hAnsi="Cambria Math"/>
                    <w:lang w:val="en-US"/>
                  </w:rPr>
                  <m:t>i,j},</m:t>
                </m:r>
              </m:oMath>
            </m:oMathPara>
          </w:p>
        </w:tc>
        <w:tc>
          <w:tcPr>
            <w:tcW w:w="1241" w:type="dxa"/>
            <w:vAlign w:val="center"/>
          </w:tcPr>
          <w:p w:rsidR="00973E4A" w:rsidRPr="002978D6" w:rsidRDefault="00973E4A" w:rsidP="000E391A">
            <w:pPr>
              <w:ind w:firstLine="0"/>
            </w:pPr>
            <w:r>
              <w:rPr>
                <w:lang w:val="en-US"/>
              </w:rPr>
              <w:t>(</w:t>
            </w:r>
            <w:fldSimple w:instr=" STYLEREF 1 \s ">
              <w:r w:rsidR="00171714">
                <w:rPr>
                  <w:noProof/>
                </w:rPr>
                <w:t>2</w:t>
              </w:r>
            </w:fldSimple>
            <w:r>
              <w:t>.</w:t>
            </w:r>
            <w:fldSimple w:instr=" SEQ Формула \* ARABIC \s 1 ">
              <w:r w:rsidR="00171714">
                <w:rPr>
                  <w:noProof/>
                </w:rPr>
                <w:t>47</w:t>
              </w:r>
            </w:fldSimple>
            <w:r>
              <w:t>)</w:t>
            </w:r>
          </w:p>
        </w:tc>
      </w:tr>
      <w:tr w:rsidR="00973E4A" w:rsidTr="00973E4A">
        <w:tc>
          <w:tcPr>
            <w:tcW w:w="8330" w:type="dxa"/>
          </w:tcPr>
          <w:p w:rsidR="00973E4A" w:rsidRPr="008F7971" w:rsidRDefault="00525B86"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tcPr>
          <w:p w:rsidR="00973E4A" w:rsidRPr="002978D6" w:rsidRDefault="00973E4A" w:rsidP="000E391A">
            <w:pPr>
              <w:ind w:firstLine="0"/>
            </w:pPr>
            <w:r>
              <w:rPr>
                <w:lang w:val="en-US"/>
              </w:rPr>
              <w:t>(</w:t>
            </w:r>
            <w:fldSimple w:instr=" STYLEREF 1 \s ">
              <w:r w:rsidR="00171714">
                <w:rPr>
                  <w:noProof/>
                </w:rPr>
                <w:t>2</w:t>
              </w:r>
            </w:fldSimple>
            <w:r>
              <w:t>.</w:t>
            </w:r>
            <w:fldSimple w:instr=" SEQ Формула \* ARABIC \s 1 ">
              <w:r w:rsidR="00171714">
                <w:rPr>
                  <w:noProof/>
                </w:rPr>
                <w:t>48</w:t>
              </w:r>
            </w:fldSimple>
            <w:r>
              <w:t>)</w:t>
            </w:r>
          </w:p>
        </w:tc>
      </w:tr>
    </w:tbl>
    <w:p w:rsidR="00546510" w:rsidRPr="00F97665" w:rsidRDefault="00546510" w:rsidP="00546510">
      <w:pPr>
        <w:rPr>
          <w:rFonts w:eastAsiaTheme="minorEastAsia"/>
        </w:rPr>
      </w:pPr>
      <w:r>
        <w:rPr>
          <w:rFonts w:eastAsiaTheme="minorEastAsia"/>
        </w:rPr>
        <w:t xml:space="preserve">имеет место соотношение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То есть, для лица, принимающего решение (ЛПР), </w:t>
      </w:r>
      <w:proofErr w:type="spellStart"/>
      <w:r w:rsidRPr="008B303F">
        <w:rPr>
          <w:rFonts w:eastAsiaTheme="minorEastAsia"/>
          <w:i/>
          <w:lang w:val="en-US"/>
        </w:rPr>
        <w:t>i</w:t>
      </w:r>
      <w:proofErr w:type="spellEnd"/>
      <w:r w:rsidRPr="008B303F">
        <w:rPr>
          <w:rFonts w:eastAsiaTheme="minorEastAsia"/>
          <w:i/>
        </w:rPr>
        <w:t>-й</w:t>
      </w:r>
      <w:r>
        <w:rPr>
          <w:rFonts w:eastAsiaTheme="minorEastAsia"/>
        </w:rPr>
        <w:t xml:space="preserve"> критерий важнее </w:t>
      </w:r>
      <w:r w:rsidRPr="008B303F">
        <w:rPr>
          <w:rFonts w:eastAsiaTheme="minorEastAsia"/>
          <w:i/>
          <w:lang w:val="en-US"/>
        </w:rPr>
        <w:t>j</w:t>
      </w:r>
      <w:r w:rsidRPr="008B303F">
        <w:rPr>
          <w:rFonts w:eastAsiaTheme="minorEastAsia"/>
          <w:i/>
        </w:rPr>
        <w:t>-</w:t>
      </w:r>
      <w:proofErr w:type="spellStart"/>
      <w:r w:rsidRPr="008B303F">
        <w:rPr>
          <w:rFonts w:eastAsiaTheme="minorEastAsia"/>
          <w:i/>
        </w:rPr>
        <w:t>го</w:t>
      </w:r>
      <w:proofErr w:type="spellEnd"/>
      <w:r>
        <w:rPr>
          <w:rFonts w:eastAsiaTheme="minorEastAsia"/>
        </w:rPr>
        <w:t xml:space="preserve">, если всякий раз при выборе из пары векторов, ЛПР готово пожертвовать определенным количеством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по менее важному </w:t>
      </w:r>
      <w:r w:rsidRPr="008B303F">
        <w:rPr>
          <w:rFonts w:eastAsiaTheme="minorEastAsia"/>
          <w:i/>
          <w:lang w:val="en-US"/>
        </w:rPr>
        <w:t>j</w:t>
      </w:r>
      <w:r w:rsidRPr="008B303F">
        <w:rPr>
          <w:rFonts w:eastAsiaTheme="minorEastAsia"/>
          <w:i/>
        </w:rPr>
        <w:t>-у</w:t>
      </w:r>
      <w:r>
        <w:rPr>
          <w:rFonts w:eastAsiaTheme="minorEastAsia"/>
        </w:rPr>
        <w:t xml:space="preserve"> критерию, ради получения дополнительного количества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oMath>
      <w:r>
        <w:rPr>
          <w:rFonts w:eastAsiaTheme="minorEastAsia"/>
        </w:rPr>
        <w:t xml:space="preserve"> по более важному </w:t>
      </w:r>
      <w:proofErr w:type="spellStart"/>
      <w:r w:rsidRPr="008B303F">
        <w:rPr>
          <w:rFonts w:eastAsiaTheme="minorEastAsia"/>
          <w:i/>
          <w:lang w:val="en-US"/>
        </w:rPr>
        <w:t>i</w:t>
      </w:r>
      <w:proofErr w:type="spellEnd"/>
      <w:r w:rsidRPr="008B303F">
        <w:rPr>
          <w:rFonts w:eastAsiaTheme="minorEastAsia"/>
          <w:i/>
        </w:rPr>
        <w:t xml:space="preserve">-у </w:t>
      </w:r>
      <w:r>
        <w:rPr>
          <w:rFonts w:eastAsiaTheme="minorEastAsia"/>
        </w:rPr>
        <w:t>критерию при условии сохранения всех остальных значений критериев.</w:t>
      </w:r>
    </w:p>
    <w:p w:rsidR="00546510" w:rsidRPr="00F97665" w:rsidRDefault="00546510" w:rsidP="00546510">
      <w:pPr>
        <w:rPr>
          <w:rFonts w:eastAsiaTheme="minorEastAsia"/>
        </w:rPr>
      </w:pPr>
      <w:r>
        <w:rPr>
          <w:rFonts w:eastAsiaTheme="minorEastAsia"/>
        </w:rPr>
        <w:t>Теперь можем ввести понятие относительной важности для пары критериев.</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 xml:space="preserve">i, j ϵI,  i≠j </m:t>
        </m:r>
      </m:oMath>
      <w:r>
        <w:rPr>
          <w:rFonts w:eastAsiaTheme="minorEastAsia"/>
        </w:rPr>
        <w:t xml:space="preserve">и </w:t>
      </w:r>
      <w:proofErr w:type="spellStart"/>
      <w:r>
        <w:rPr>
          <w:rFonts w:eastAsiaTheme="minorEastAsia"/>
          <w:lang w:val="en-US"/>
        </w:rPr>
        <w:t>i</w:t>
      </w:r>
      <w:proofErr w:type="spellEnd"/>
      <w:r w:rsidRPr="00C76362">
        <w:rPr>
          <w:rFonts w:eastAsiaTheme="minorEastAsia"/>
        </w:rPr>
        <w:t>-</w:t>
      </w:r>
      <w:r>
        <w:rPr>
          <w:rFonts w:eastAsiaTheme="minorEastAsia"/>
        </w:rPr>
        <w:t xml:space="preserve">й критерий важнее </w:t>
      </w:r>
      <w:r>
        <w:rPr>
          <w:rFonts w:eastAsiaTheme="minorEastAsia"/>
          <w:lang w:val="en-US"/>
        </w:rPr>
        <w:t>j</w:t>
      </w:r>
      <w:r w:rsidRPr="00C76362">
        <w:rPr>
          <w:rFonts w:eastAsiaTheme="minorEastAsia"/>
        </w:rPr>
        <w:t>-</w:t>
      </w:r>
      <w:r>
        <w:rPr>
          <w:rFonts w:eastAsiaTheme="minorEastAsia"/>
        </w:rPr>
        <w:t xml:space="preserve">го критерия с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sidRPr="006B6236">
        <w:rPr>
          <w:rFonts w:eastAsiaTheme="minorEastAsia"/>
        </w:rPr>
        <w:t xml:space="preserve">. </w:t>
      </w:r>
      <w:r>
        <w:rPr>
          <w:rFonts w:eastAsiaTheme="minorEastAsia"/>
        </w:rPr>
        <w:t>В этом случае, коэффициентом относительной важности для указанной пары критериев называется число: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525B86" w:rsidP="000E391A">
            <w:pPr>
              <w:ind w:firstLine="0"/>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 xml:space="preserve">* </m:t>
                        </m:r>
                      </m:sup>
                    </m:sSubSup>
                  </m:den>
                </m:f>
                <m:r>
                  <w:rPr>
                    <w:rFonts w:ascii="Cambria Math" w:hAnsi="Cambria Math"/>
                  </w:rPr>
                  <m:t xml:space="preserve"> ,   </m:t>
                </m:r>
                <m:d>
                  <m:dPr>
                    <m:ctrlPr>
                      <w:rPr>
                        <w:rFonts w:ascii="Cambria Math" w:hAnsi="Cambria Math"/>
                        <w:i/>
                      </w:rPr>
                    </m:ctrlPr>
                  </m:dPr>
                  <m:e>
                    <m:r>
                      <w:rPr>
                        <w:rFonts w:ascii="Cambria Math" w:hAnsi="Cambria Math"/>
                      </w:rPr>
                      <m:t xml:space="preserve">0&lt; </m:t>
                    </m:r>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&lt;1</m:t>
                    </m:r>
                  </m:e>
                </m:d>
                <m:r>
                  <w:rPr>
                    <w:rFonts w:ascii="Cambria Math" w:hAnsi="Cambria Math"/>
                  </w:rPr>
                  <m:t>.</m:t>
                </m:r>
              </m:oMath>
            </m:oMathPara>
          </w:p>
        </w:tc>
        <w:tc>
          <w:tcPr>
            <w:tcW w:w="1241" w:type="dxa"/>
            <w:vAlign w:val="center"/>
          </w:tcPr>
          <w:p w:rsidR="00973E4A" w:rsidRPr="002978D6" w:rsidRDefault="00973E4A" w:rsidP="000E391A">
            <w:pPr>
              <w:ind w:firstLine="0"/>
            </w:pPr>
            <w:bookmarkStart w:id="99" w:name="_Ref388637729"/>
            <w:r>
              <w:rPr>
                <w:lang w:val="en-US"/>
              </w:rPr>
              <w:t>(</w:t>
            </w:r>
            <w:fldSimple w:instr=" STYLEREF 1 \s ">
              <w:r w:rsidR="00171714">
                <w:rPr>
                  <w:noProof/>
                </w:rPr>
                <w:t>2</w:t>
              </w:r>
            </w:fldSimple>
            <w:r>
              <w:t>.</w:t>
            </w:r>
            <w:fldSimple w:instr=" SEQ Формула \* ARABIC \s 1 ">
              <w:r w:rsidR="00171714">
                <w:rPr>
                  <w:noProof/>
                </w:rPr>
                <w:t>49</w:t>
              </w:r>
            </w:fldSimple>
            <w:r>
              <w:t>)</w:t>
            </w:r>
            <w:bookmarkEnd w:id="99"/>
          </w:p>
        </w:tc>
      </w:tr>
    </w:tbl>
    <w:p w:rsidR="00546510" w:rsidRDefault="00546510" w:rsidP="00546510">
      <w:pPr>
        <w:ind w:firstLine="0"/>
      </w:pPr>
      <w:r>
        <w:tab/>
        <w:t xml:space="preserve">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показывает долю потери по менее важному критерию, на которую согласно пойти ЛПР, в сравнении с суммой потери и прибавки по более важному критерию. </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близок к единице, то это означает, что ЛПР за относительно небольшую прибавку по более важному </w:t>
      </w:r>
      <w:proofErr w:type="spellStart"/>
      <w:r>
        <w:rPr>
          <w:lang w:val="en-US"/>
        </w:rPr>
        <w:t>i</w:t>
      </w:r>
      <w:proofErr w:type="spellEnd"/>
      <w:r w:rsidRPr="004B4CF9">
        <w:t>-</w:t>
      </w:r>
      <w:r>
        <w:t xml:space="preserve">у критерию готово платить относительно большой потерей по менее важному </w:t>
      </w:r>
      <w:r>
        <w:rPr>
          <w:lang w:val="en-US"/>
        </w:rPr>
        <w:t>j</w:t>
      </w:r>
      <w:r w:rsidRPr="004B4CF9">
        <w:t>-</w:t>
      </w:r>
      <w:r>
        <w:t>у критерию.</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находится вблизи 0, - это означает, что ЛПР сог</w:t>
      </w:r>
      <w:proofErr w:type="spellStart"/>
      <w:r>
        <w:t>ласно</w:t>
      </w:r>
      <w:proofErr w:type="spellEnd"/>
      <w:r>
        <w:t xml:space="preserve"> пойти на потери по менее важному критерию, только при условии получения существенной прибавки по более важному критерию.</w:t>
      </w:r>
    </w:p>
    <w:p w:rsidR="00546510" w:rsidRPr="000854CA" w:rsidRDefault="00546510" w:rsidP="00546510">
      <w:pPr>
        <w:ind w:firstLine="0"/>
      </w:pPr>
      <w:r>
        <w:lastRenderedPageBreak/>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 0.5, - то ЛПР готово согласиться на некоторую прибавку по более важному критерию за счет потери по менее важному критерию, лишь при условии, что величина прибавки в точности совпадает с величиной потери.</w:t>
      </w:r>
    </w:p>
    <w:p w:rsidR="00546510" w:rsidRPr="00C81900" w:rsidRDefault="00546510" w:rsidP="00C81900">
      <w:pPr>
        <w:ind w:firstLine="0"/>
        <w:rPr>
          <w:rFonts w:eastAsiaTheme="minorEastAsia"/>
          <w:b/>
        </w:rPr>
      </w:pPr>
      <w:r w:rsidRPr="00C81900">
        <w:rPr>
          <w:rFonts w:eastAsiaTheme="minorEastAsia"/>
          <w:b/>
        </w:rPr>
        <w:t>Последовательное сужение множества Парето</w:t>
      </w:r>
    </w:p>
    <w:p w:rsidR="00546510" w:rsidRDefault="00546510" w:rsidP="00546510">
      <w:pPr>
        <w:rPr>
          <w:rFonts w:eastAsiaTheme="minorEastAsia"/>
        </w:rPr>
      </w:pPr>
      <w:r>
        <w:rPr>
          <w:rFonts w:eastAsiaTheme="minorEastAsia"/>
        </w:rPr>
        <w:t xml:space="preserve">Для применения метода последовательного сужения множества, необходимо сформировать коэффициенты относительной важности </w:t>
      </w:r>
      <w:proofErr w:type="spellStart"/>
      <w:r w:rsidRPr="00D14305">
        <w:rPr>
          <w:rFonts w:eastAsiaTheme="minorEastAsia"/>
          <w:i/>
          <w:lang w:val="en-US"/>
        </w:rPr>
        <w:t>i</w:t>
      </w:r>
      <w:proofErr w:type="spellEnd"/>
      <w:r>
        <w:rPr>
          <w:rFonts w:eastAsiaTheme="minorEastAsia"/>
        </w:rPr>
        <w:t xml:space="preserve">-го критерия по сравнению с </w:t>
      </w:r>
      <w:r w:rsidRPr="00D14305">
        <w:rPr>
          <w:rFonts w:eastAsiaTheme="minorEastAsia"/>
          <w:i/>
          <w:lang w:val="en-US"/>
        </w:rPr>
        <w:t>j</w:t>
      </w:r>
      <w:r w:rsidRPr="008E5535">
        <w:rPr>
          <w:rFonts w:eastAsiaTheme="minorEastAsia"/>
        </w:rPr>
        <w:t>-</w:t>
      </w:r>
      <w:r>
        <w:rPr>
          <w:rFonts w:eastAsiaTheme="minorEastAsia"/>
        </w:rPr>
        <w:t xml:space="preserve">ым критерием, описанные </w:t>
      </w:r>
      <w:r w:rsidR="00465339">
        <w:rPr>
          <w:rFonts w:eastAsiaTheme="minorEastAsia"/>
        </w:rPr>
        <w:t>формулой</w:t>
      </w:r>
      <w:r w:rsidR="00D76BA5">
        <w:rPr>
          <w:rFonts w:eastAsiaTheme="minorEastAsia"/>
        </w:rPr>
        <w:t xml:space="preserve">  </w:t>
      </w:r>
      <w:r w:rsidR="00D76BA5">
        <w:rPr>
          <w:rFonts w:eastAsiaTheme="minorEastAsia"/>
        </w:rPr>
        <w:fldChar w:fldCharType="begin"/>
      </w:r>
      <w:r w:rsidR="00D76BA5">
        <w:rPr>
          <w:rFonts w:eastAsiaTheme="minorEastAsia"/>
        </w:rPr>
        <w:instrText xml:space="preserve"> REF _Ref388637729 \h </w:instrText>
      </w:r>
      <w:r w:rsidR="00D76BA5">
        <w:rPr>
          <w:rFonts w:eastAsiaTheme="minorEastAsia"/>
        </w:rPr>
      </w:r>
      <w:r w:rsidR="00D76BA5">
        <w:rPr>
          <w:rFonts w:eastAsiaTheme="minorEastAsia"/>
        </w:rPr>
        <w:fldChar w:fldCharType="separate"/>
      </w:r>
      <w:r w:rsidR="00171714" w:rsidRPr="00490861">
        <w:t>(</w:t>
      </w:r>
      <w:r w:rsidR="00171714">
        <w:rPr>
          <w:noProof/>
        </w:rPr>
        <w:t>2</w:t>
      </w:r>
      <w:r w:rsidR="00171714">
        <w:t>.</w:t>
      </w:r>
      <w:r w:rsidR="00171714">
        <w:rPr>
          <w:noProof/>
        </w:rPr>
        <w:t>49</w:t>
      </w:r>
      <w:r w:rsidR="00171714">
        <w:t>)</w:t>
      </w:r>
      <w:r w:rsidR="00D76BA5">
        <w:rPr>
          <w:rFonts w:eastAsiaTheme="minorEastAsia"/>
        </w:rPr>
        <w:fldChar w:fldCharType="end"/>
      </w:r>
      <w:r w:rsidR="00D76BA5">
        <w:rPr>
          <w:rFonts w:eastAsiaTheme="minorEastAsia"/>
        </w:rPr>
        <w:t>.</w:t>
      </w:r>
    </w:p>
    <w:p w:rsidR="00546510" w:rsidRDefault="00546510" w:rsidP="00546510">
      <w:pPr>
        <w:rPr>
          <w:rFonts w:eastAsiaTheme="minorEastAsia"/>
        </w:rPr>
      </w:pPr>
      <w:r>
        <w:rPr>
          <w:rFonts w:eastAsiaTheme="minorEastAsia"/>
        </w:rPr>
        <w:t>Эти действия должно осуществлять ЛПР. Реализованное программное обеспечение (</w:t>
      </w:r>
      <w:proofErr w:type="gramStart"/>
      <w:r>
        <w:rPr>
          <w:rFonts w:eastAsiaTheme="minorEastAsia"/>
        </w:rPr>
        <w:t>ПО</w:t>
      </w:r>
      <w:proofErr w:type="gramEnd"/>
      <w:r>
        <w:rPr>
          <w:rFonts w:eastAsiaTheme="minorEastAsia"/>
        </w:rPr>
        <w:t xml:space="preserve">) </w:t>
      </w:r>
      <w:proofErr w:type="gramStart"/>
      <w:r>
        <w:rPr>
          <w:rFonts w:eastAsiaTheme="minorEastAsia"/>
        </w:rPr>
        <w:t>для</w:t>
      </w:r>
      <w:proofErr w:type="gramEnd"/>
      <w:r>
        <w:rPr>
          <w:rFonts w:eastAsiaTheme="minorEastAsia"/>
        </w:rPr>
        <w:t xml:space="preserve"> решения поставленной задачи оптимизации имеет экспертный блок, позволяющий задавать необходимые коэффициенты. Таким образом, в описанном процессе, в качестве ЛПР выступает эксперт, непосредственно работающий </w:t>
      </w:r>
      <w:proofErr w:type="gramStart"/>
      <w:r>
        <w:rPr>
          <w:rFonts w:eastAsiaTheme="minorEastAsia"/>
        </w:rPr>
        <w:t>с</w:t>
      </w:r>
      <w:proofErr w:type="gramEnd"/>
      <w:r>
        <w:rPr>
          <w:rFonts w:eastAsiaTheme="minorEastAsia"/>
        </w:rPr>
        <w:t xml:space="preserve"> разработанным ПО.</w:t>
      </w:r>
    </w:p>
    <w:p w:rsidR="00546510" w:rsidRPr="00D14342" w:rsidRDefault="00546510" w:rsidP="00546510">
      <w:pPr>
        <w:rPr>
          <w:rFonts w:eastAsiaTheme="minorEastAsia"/>
        </w:rPr>
      </w:pPr>
      <w:r w:rsidRPr="00D14342">
        <w:rPr>
          <w:rFonts w:eastAsiaTheme="minorEastAsia"/>
        </w:rPr>
        <w:t xml:space="preserve">ЛПР должно быть заинтересовано в </w:t>
      </w:r>
      <w:r>
        <w:rPr>
          <w:rFonts w:eastAsiaTheme="minorEastAsia"/>
        </w:rPr>
        <w:t>максимизации</w:t>
      </w:r>
      <w:r w:rsidRPr="00D14342">
        <w:rPr>
          <w:rFonts w:eastAsiaTheme="minorEastAsia"/>
        </w:rPr>
        <w:t xml:space="preserve"> каждой из функций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участвующих в задаче. Если какой-то из критериев для ЛПР желательно не </w:t>
      </w:r>
      <w:r>
        <w:rPr>
          <w:rFonts w:eastAsiaTheme="minorEastAsia"/>
        </w:rPr>
        <w:t>максимизировать</w:t>
      </w:r>
      <w:r w:rsidRPr="00D14342">
        <w:rPr>
          <w:rFonts w:eastAsiaTheme="minorEastAsia"/>
        </w:rPr>
        <w:t xml:space="preserve">, а </w:t>
      </w:r>
      <w:r>
        <w:rPr>
          <w:rFonts w:eastAsiaTheme="minorEastAsia"/>
        </w:rPr>
        <w:t>минимизировать</w:t>
      </w:r>
      <w:r w:rsidRPr="00D14342">
        <w:rPr>
          <w:rFonts w:eastAsiaTheme="minorEastAsia"/>
        </w:rPr>
        <w:t xml:space="preserve">, то его в математическую модель следует включить со знаком минус </w:t>
      </w:r>
      <w:sdt>
        <w:sdtPr>
          <w:rPr>
            <w:rFonts w:eastAsiaTheme="minorEastAsia"/>
          </w:rPr>
          <w:id w:val="194819330"/>
          <w:citation/>
        </w:sdtPr>
        <w:sdtEndPr/>
        <w:sdtContent>
          <w:r w:rsidR="001E7AE3">
            <w:rPr>
              <w:rFonts w:eastAsiaTheme="minorEastAsia"/>
            </w:rPr>
            <w:fldChar w:fldCharType="begin"/>
          </w:r>
          <w:r w:rsidR="001E7AE3">
            <w:rPr>
              <w:rFonts w:eastAsiaTheme="minorEastAsia"/>
            </w:rPr>
            <w:instrText xml:space="preserve"> CITATION Ног02 \l 1049 </w:instrText>
          </w:r>
          <w:r w:rsidR="001E7AE3">
            <w:rPr>
              <w:rFonts w:eastAsiaTheme="minorEastAsia"/>
            </w:rPr>
            <w:fldChar w:fldCharType="separate"/>
          </w:r>
          <w:r w:rsidR="009648CB" w:rsidRPr="009648CB">
            <w:rPr>
              <w:rFonts w:eastAsiaTheme="minorEastAsia"/>
              <w:noProof/>
            </w:rPr>
            <w:t>[19]</w:t>
          </w:r>
          <w:r w:rsidR="001E7AE3">
            <w:rPr>
              <w:rFonts w:eastAsiaTheme="minorEastAsia"/>
            </w:rPr>
            <w:fldChar w:fldCharType="end"/>
          </w:r>
        </w:sdtContent>
      </w:sdt>
      <w:r w:rsidR="001E7AE3">
        <w:rPr>
          <w:rFonts w:eastAsiaTheme="minorEastAsia"/>
        </w:rPr>
        <w:t xml:space="preserve">. </w:t>
      </w:r>
      <w:r w:rsidRPr="00D14342">
        <w:rPr>
          <w:rFonts w:eastAsiaTheme="minorEastAsia"/>
        </w:rPr>
        <w:t xml:space="preserve">Этот подход позволяет свести операцию </w:t>
      </w:r>
      <w:r>
        <w:rPr>
          <w:rFonts w:eastAsiaTheme="minorEastAsia"/>
        </w:rPr>
        <w:t>минимизации</w:t>
      </w:r>
      <w:r w:rsidRPr="00D14342">
        <w:rPr>
          <w:rFonts w:eastAsiaTheme="minorEastAsia"/>
        </w:rPr>
        <w:t xml:space="preserve"> к операции </w:t>
      </w:r>
      <w:r>
        <w:rPr>
          <w:rFonts w:eastAsiaTheme="minorEastAsia"/>
        </w:rPr>
        <w:t>максимизации</w:t>
      </w:r>
      <w:r w:rsidRPr="00D14342">
        <w:rPr>
          <w:rFonts w:eastAsiaTheme="minorEastAsia"/>
        </w:rPr>
        <w:t>.</w:t>
      </w:r>
    </w:p>
    <w:p w:rsidR="00546510" w:rsidRDefault="00546510" w:rsidP="00546510">
      <w:pPr>
        <w:rPr>
          <w:rFonts w:eastAsiaTheme="minorEastAsia"/>
        </w:rPr>
      </w:pPr>
      <w:r>
        <w:rPr>
          <w:rFonts w:eastAsiaTheme="minorEastAsia"/>
        </w:rPr>
        <w:t xml:space="preserve">Таким образом, </w:t>
      </w:r>
      <w:proofErr w:type="spellStart"/>
      <w:r>
        <w:rPr>
          <w:rFonts w:eastAsiaTheme="minorEastAsia"/>
        </w:rPr>
        <w:t>минимизируемые</w:t>
      </w:r>
      <w:proofErr w:type="spellEnd"/>
      <w:r>
        <w:rPr>
          <w:rFonts w:eastAsiaTheme="minorEastAsia"/>
        </w:rPr>
        <w:t xml:space="preserve"> критерии </w:t>
      </w:r>
      <w:r w:rsidR="00A420F5">
        <w:rPr>
          <w:rFonts w:eastAsiaTheme="minorEastAsia"/>
        </w:rPr>
        <w:fldChar w:fldCharType="begin"/>
      </w:r>
      <w:r w:rsidR="00A420F5">
        <w:rPr>
          <w:rFonts w:eastAsiaTheme="minorEastAsia"/>
        </w:rPr>
        <w:instrText xml:space="preserve"> REF _Ref388632885 \h </w:instrText>
      </w:r>
      <w:r w:rsidR="00A420F5">
        <w:rPr>
          <w:rFonts w:eastAsiaTheme="minorEastAsia"/>
        </w:rPr>
      </w:r>
      <w:r w:rsidR="00A420F5">
        <w:rPr>
          <w:rFonts w:eastAsiaTheme="minorEastAsia"/>
        </w:rPr>
        <w:fldChar w:fldCharType="separate"/>
      </w:r>
      <w:r w:rsidR="00171714" w:rsidRPr="00490861">
        <w:t>(</w:t>
      </w:r>
      <w:r w:rsidR="00171714">
        <w:rPr>
          <w:noProof/>
        </w:rPr>
        <w:t>2</w:t>
      </w:r>
      <w:r w:rsidR="00171714">
        <w:t>.</w:t>
      </w:r>
      <w:r w:rsidR="00171714">
        <w:rPr>
          <w:noProof/>
        </w:rPr>
        <w:t>25</w:t>
      </w:r>
      <w:r w:rsidR="00171714">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_Ref388632895 \h </w:instrText>
      </w:r>
      <w:r w:rsidR="00A420F5">
        <w:rPr>
          <w:rFonts w:eastAsiaTheme="minorEastAsia"/>
        </w:rPr>
      </w:r>
      <w:r w:rsidR="00A420F5">
        <w:rPr>
          <w:rFonts w:eastAsiaTheme="minorEastAsia"/>
        </w:rPr>
        <w:fldChar w:fldCharType="separate"/>
      </w:r>
      <w:r w:rsidR="00171714" w:rsidRPr="00490861">
        <w:t>(</w:t>
      </w:r>
      <w:r w:rsidR="00171714">
        <w:rPr>
          <w:noProof/>
        </w:rPr>
        <w:t>2</w:t>
      </w:r>
      <w:r w:rsidR="00171714">
        <w:t>.</w:t>
      </w:r>
      <w:r w:rsidR="00171714">
        <w:rPr>
          <w:noProof/>
        </w:rPr>
        <w:t>26</w:t>
      </w:r>
      <w:r w:rsidR="00171714">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_Ref388632901 \h </w:instrText>
      </w:r>
      <w:r w:rsidR="00A420F5">
        <w:rPr>
          <w:rFonts w:eastAsiaTheme="minorEastAsia"/>
        </w:rPr>
      </w:r>
      <w:r w:rsidR="00A420F5">
        <w:rPr>
          <w:rFonts w:eastAsiaTheme="minorEastAsia"/>
        </w:rPr>
        <w:fldChar w:fldCharType="separate"/>
      </w:r>
      <w:r w:rsidR="00171714" w:rsidRPr="00490861">
        <w:t>(</w:t>
      </w:r>
      <w:r w:rsidR="00171714">
        <w:rPr>
          <w:noProof/>
        </w:rPr>
        <w:t>2</w:t>
      </w:r>
      <w:r w:rsidR="00171714">
        <w:t>.</w:t>
      </w:r>
      <w:r w:rsidR="00171714">
        <w:rPr>
          <w:noProof/>
        </w:rPr>
        <w:t>30</w:t>
      </w:r>
      <w:r w:rsidR="00171714">
        <w:t>)</w:t>
      </w:r>
      <w:r w:rsidR="00A420F5">
        <w:rPr>
          <w:rFonts w:eastAsiaTheme="minorEastAsia"/>
        </w:rPr>
        <w:fldChar w:fldCharType="end"/>
      </w:r>
      <w:r w:rsidR="00A420F5">
        <w:rPr>
          <w:rFonts w:eastAsiaTheme="minorEastAsia"/>
        </w:rPr>
        <w:t xml:space="preserve"> </w:t>
      </w:r>
      <w:r>
        <w:rPr>
          <w:rFonts w:eastAsiaTheme="minorEastAsia"/>
        </w:rPr>
        <w:t>будем включать в математическую модель со знаком минус.</w:t>
      </w:r>
    </w:p>
    <w:p w:rsidR="00546510" w:rsidRDefault="00546510" w:rsidP="00546510">
      <w:pPr>
        <w:rPr>
          <w:rFonts w:eastAsiaTheme="minorEastAsia"/>
        </w:rPr>
      </w:pPr>
      <w:r w:rsidRPr="00D14342">
        <w:rPr>
          <w:rFonts w:eastAsiaTheme="minorEastAsia"/>
        </w:rPr>
        <w:t xml:space="preserve">После построения множества Парето по найденному множеству возможных векторов </w:t>
      </w:r>
      <w:r w:rsidRPr="00D14342">
        <w:rPr>
          <w:rFonts w:eastAsiaTheme="minorEastAsia"/>
          <w:i/>
          <w:lang w:val="en-US"/>
        </w:rPr>
        <w:t>U</w:t>
      </w:r>
      <w:r w:rsidRPr="00D14342">
        <w:rPr>
          <w:rFonts w:eastAsiaTheme="minorEastAsia"/>
        </w:rPr>
        <w:t xml:space="preserve">, согласно методу последовательного сужения множества Парето </w:t>
      </w:r>
      <w:sdt>
        <w:sdtPr>
          <w:rPr>
            <w:rFonts w:eastAsiaTheme="minorEastAsia"/>
          </w:rPr>
          <w:id w:val="1435162685"/>
          <w:citation/>
        </w:sdtPr>
        <w:sdtEndPr/>
        <w:sdtContent>
          <w:r w:rsidR="000472D0">
            <w:rPr>
              <w:rFonts w:eastAsiaTheme="minorEastAsia"/>
            </w:rPr>
            <w:fldChar w:fldCharType="begin"/>
          </w:r>
          <w:r w:rsidR="000472D0">
            <w:rPr>
              <w:rFonts w:eastAsiaTheme="minorEastAsia"/>
            </w:rPr>
            <w:instrText xml:space="preserve"> CITATION Ног02 \l 1049 </w:instrText>
          </w:r>
          <w:r w:rsidR="000472D0">
            <w:rPr>
              <w:rFonts w:eastAsiaTheme="minorEastAsia"/>
            </w:rPr>
            <w:fldChar w:fldCharType="separate"/>
          </w:r>
          <w:r w:rsidR="009648CB" w:rsidRPr="009648CB">
            <w:rPr>
              <w:rFonts w:eastAsiaTheme="minorEastAsia"/>
              <w:noProof/>
            </w:rPr>
            <w:t>[19]</w:t>
          </w:r>
          <w:r w:rsidR="000472D0">
            <w:rPr>
              <w:rFonts w:eastAsiaTheme="minorEastAsia"/>
            </w:rPr>
            <w:fldChar w:fldCharType="end"/>
          </w:r>
        </w:sdtContent>
      </w:sdt>
      <w:r w:rsidR="000472D0">
        <w:rPr>
          <w:rFonts w:eastAsiaTheme="minorEastAsia"/>
        </w:rPr>
        <w:t xml:space="preserve">, </w:t>
      </w:r>
      <w:r w:rsidRPr="00D14342">
        <w:rPr>
          <w:rFonts w:eastAsiaTheme="minorEastAsia"/>
        </w:rPr>
        <w:t xml:space="preserve">менее важный </w:t>
      </w:r>
      <w:r w:rsidRPr="00D14342">
        <w:rPr>
          <w:rFonts w:eastAsiaTheme="minorEastAsia"/>
          <w:i/>
          <w:lang w:val="en-US"/>
        </w:rPr>
        <w:t>j</w:t>
      </w:r>
      <w:r w:rsidRPr="00D14342">
        <w:rPr>
          <w:rFonts w:eastAsiaTheme="minorEastAsia"/>
        </w:rPr>
        <w:t xml:space="preserve">-й критерий в общем списке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необходимо заменить новым, вычисленным по формуле</w:t>
      </w:r>
      <w:r>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35F39" w:rsidTr="000E391A">
        <w:tc>
          <w:tcPr>
            <w:tcW w:w="8330" w:type="dxa"/>
            <w:vAlign w:val="center"/>
          </w:tcPr>
          <w:p w:rsidR="00B35F39" w:rsidRPr="008F7971" w:rsidRDefault="00525B86"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B35F39" w:rsidRPr="002978D6" w:rsidRDefault="00B35F39" w:rsidP="000E391A">
            <w:pPr>
              <w:ind w:firstLine="0"/>
            </w:pPr>
            <w:bookmarkStart w:id="100" w:name="_Ref388638754"/>
            <w:r>
              <w:rPr>
                <w:lang w:val="en-US"/>
              </w:rPr>
              <w:t>(</w:t>
            </w:r>
            <w:fldSimple w:instr=" STYLEREF 1 \s ">
              <w:r w:rsidR="00171714">
                <w:rPr>
                  <w:noProof/>
                </w:rPr>
                <w:t>2</w:t>
              </w:r>
            </w:fldSimple>
            <w:r>
              <w:t>.</w:t>
            </w:r>
            <w:fldSimple w:instr=" SEQ Формула \* ARABIC \s 1 ">
              <w:r w:rsidR="00171714">
                <w:rPr>
                  <w:noProof/>
                </w:rPr>
                <w:t>50</w:t>
              </w:r>
            </w:fldSimple>
            <w:r>
              <w:t>)</w:t>
            </w:r>
            <w:bookmarkEnd w:id="100"/>
          </w:p>
        </w:tc>
      </w:tr>
    </w:tbl>
    <w:p w:rsidR="00546510" w:rsidRDefault="00546510" w:rsidP="00546510">
      <w:pPr>
        <w:rPr>
          <w:rFonts w:eastAsiaTheme="minorEastAsia"/>
        </w:rPr>
      </w:pPr>
      <w:r w:rsidRPr="00D14342">
        <w:rPr>
          <w:rFonts w:eastAsiaTheme="minorEastAsia"/>
        </w:rPr>
        <w:t xml:space="preserve">Затем следует найти множество Парето относительно нового векторного критерия. </w:t>
      </w:r>
      <w:sdt>
        <w:sdtPr>
          <w:rPr>
            <w:rFonts w:eastAsiaTheme="minorEastAsia"/>
          </w:rPr>
          <w:id w:val="1610319703"/>
          <w:citation/>
        </w:sdtPr>
        <w:sdtEndPr/>
        <w:sdtContent>
          <w:r w:rsidR="00B35F39">
            <w:rPr>
              <w:rFonts w:eastAsiaTheme="minorEastAsia"/>
            </w:rPr>
            <w:fldChar w:fldCharType="begin"/>
          </w:r>
          <w:r w:rsidR="00B35F39">
            <w:rPr>
              <w:rFonts w:eastAsiaTheme="minorEastAsia"/>
            </w:rPr>
            <w:instrText xml:space="preserve"> CITATION Ног02 \l 1049 </w:instrText>
          </w:r>
          <w:r w:rsidR="00B35F39">
            <w:rPr>
              <w:rFonts w:eastAsiaTheme="minorEastAsia"/>
            </w:rPr>
            <w:fldChar w:fldCharType="separate"/>
          </w:r>
          <w:r w:rsidR="009648CB" w:rsidRPr="009648CB">
            <w:rPr>
              <w:rFonts w:eastAsiaTheme="minorEastAsia"/>
              <w:noProof/>
            </w:rPr>
            <w:t>[19]</w:t>
          </w:r>
          <w:r w:rsidR="00B35F39">
            <w:rPr>
              <w:rFonts w:eastAsiaTheme="minorEastAsia"/>
            </w:rPr>
            <w:fldChar w:fldCharType="end"/>
          </w:r>
        </w:sdtContent>
      </w:sdt>
      <w:r w:rsidR="00B35F39">
        <w:rPr>
          <w:rFonts w:eastAsiaTheme="minorEastAsia"/>
        </w:rPr>
        <w:t xml:space="preserve">. </w:t>
      </w:r>
      <w:r>
        <w:rPr>
          <w:rFonts w:eastAsiaTheme="minorEastAsia"/>
        </w:rPr>
        <w:t xml:space="preserve">После построения нового множества, в случае, если оно оказывается приемлемым для окончательного выбора, процесс принятия решений заканчивается. В противном случае дальнейший выбор следует производить в пределах найденного множества Парето, получив дополнительную информацию об относительной важности критериев </w:t>
      </w:r>
      <w:sdt>
        <w:sdtPr>
          <w:rPr>
            <w:rFonts w:eastAsiaTheme="minorEastAsia"/>
          </w:rPr>
          <w:id w:val="-1994865993"/>
          <w:citation/>
        </w:sdtPr>
        <w:sdtEndPr/>
        <w:sdtContent>
          <w:r w:rsidR="00BA74C2">
            <w:rPr>
              <w:rFonts w:eastAsiaTheme="minorEastAsia"/>
            </w:rPr>
            <w:fldChar w:fldCharType="begin"/>
          </w:r>
          <w:r w:rsidR="00BA74C2">
            <w:rPr>
              <w:rFonts w:eastAsiaTheme="minorEastAsia"/>
            </w:rPr>
            <w:instrText xml:space="preserve"> CITATION Ног02 \l 1049 </w:instrText>
          </w:r>
          <w:r w:rsidR="00BA74C2">
            <w:rPr>
              <w:rFonts w:eastAsiaTheme="minorEastAsia"/>
            </w:rPr>
            <w:fldChar w:fldCharType="separate"/>
          </w:r>
          <w:r w:rsidR="009648CB" w:rsidRPr="009648CB">
            <w:rPr>
              <w:rFonts w:eastAsiaTheme="minorEastAsia"/>
              <w:noProof/>
            </w:rPr>
            <w:t>[19]</w:t>
          </w:r>
          <w:r w:rsidR="00BA74C2">
            <w:rPr>
              <w:rFonts w:eastAsiaTheme="minorEastAsia"/>
            </w:rPr>
            <w:fldChar w:fldCharType="end"/>
          </w:r>
        </w:sdtContent>
      </w:sdt>
      <w:r w:rsidR="00BA74C2">
        <w:rPr>
          <w:rFonts w:eastAsiaTheme="minorEastAsia"/>
        </w:rPr>
        <w:t xml:space="preserve">. </w:t>
      </w:r>
    </w:p>
    <w:p w:rsidR="00546510" w:rsidRDefault="00546510" w:rsidP="00546510">
      <w:pPr>
        <w:rPr>
          <w:rFonts w:eastAsiaTheme="minorEastAsia"/>
        </w:rPr>
      </w:pPr>
      <w:r>
        <w:rPr>
          <w:rFonts w:eastAsiaTheme="minorEastAsia"/>
        </w:rPr>
        <w:t>Алгоритм последовательного сужения множества Парето представлен ниже на рисунке</w:t>
      </w:r>
      <w:r w:rsidR="009E1450" w:rsidRPr="009E1450">
        <w:rPr>
          <w:rFonts w:eastAsiaTheme="minorEastAsia"/>
        </w:rPr>
        <w:t xml:space="preserve"> </w:t>
      </w:r>
      <w:r w:rsidR="009E1450">
        <w:rPr>
          <w:rFonts w:eastAsiaTheme="minorEastAsia"/>
        </w:rPr>
        <w:fldChar w:fldCharType="begin"/>
      </w:r>
      <w:r w:rsidR="009E1450">
        <w:rPr>
          <w:rFonts w:eastAsiaTheme="minorEastAsia"/>
        </w:rPr>
        <w:instrText xml:space="preserve"> REF pic_pareto_set_min_alg \h </w:instrText>
      </w:r>
      <w:r w:rsidR="009E1450">
        <w:rPr>
          <w:rFonts w:eastAsiaTheme="minorEastAsia"/>
        </w:rPr>
      </w:r>
      <w:r w:rsidR="009E1450">
        <w:rPr>
          <w:rFonts w:eastAsiaTheme="minorEastAsia"/>
        </w:rPr>
        <w:fldChar w:fldCharType="separate"/>
      </w:r>
      <w:r w:rsidR="00171714">
        <w:rPr>
          <w:noProof/>
        </w:rPr>
        <w:t>2</w:t>
      </w:r>
      <w:r w:rsidR="00171714">
        <w:t>.</w:t>
      </w:r>
      <w:r w:rsidR="00171714">
        <w:rPr>
          <w:noProof/>
        </w:rPr>
        <w:t>3</w:t>
      </w:r>
      <w:r w:rsidR="009E1450">
        <w:rPr>
          <w:rFonts w:eastAsiaTheme="minorEastAsia"/>
        </w:rPr>
        <w:fldChar w:fldCharType="end"/>
      </w:r>
      <w:r>
        <w:rPr>
          <w:rFonts w:eastAsiaTheme="minorEastAsia"/>
        </w:rPr>
        <w:t>.</w:t>
      </w:r>
    </w:p>
    <w:p w:rsidR="00505B7C" w:rsidRDefault="00546510" w:rsidP="00505B7C">
      <w:pPr>
        <w:keepNext/>
        <w:jc w:val="center"/>
      </w:pPr>
      <w:r>
        <w:object w:dxaOrig="5988" w:dyaOrig="7134">
          <v:shape id="_x0000_i1026" type="#_x0000_t75" style="width:298.75pt;height:356.8pt" o:ole="">
            <v:imagedata r:id="rId18" o:title=""/>
          </v:shape>
          <o:OLEObject Type="Embed" ProgID="Visio.Drawing.11" ShapeID="_x0000_i1026" DrawAspect="Content" ObjectID="_1463137736" r:id="rId19"/>
        </w:object>
      </w:r>
    </w:p>
    <w:p w:rsidR="00505B7C" w:rsidRDefault="00505B7C" w:rsidP="00505B7C">
      <w:pPr>
        <w:pStyle w:val="af"/>
        <w:jc w:val="center"/>
      </w:pPr>
      <w:r>
        <w:t xml:space="preserve">Рис. </w:t>
      </w:r>
      <w:bookmarkStart w:id="101" w:name="pic_pareto_set_min_alg"/>
      <w:r w:rsidR="0048115C">
        <w:fldChar w:fldCharType="begin"/>
      </w:r>
      <w:r w:rsidR="0048115C">
        <w:instrText xml:space="preserve"> STYLEREF 1 \s </w:instrText>
      </w:r>
      <w:r w:rsidR="0048115C">
        <w:fldChar w:fldCharType="separate"/>
      </w:r>
      <w:r w:rsidR="0048115C">
        <w:rPr>
          <w:noProof/>
        </w:rPr>
        <w:t>2</w:t>
      </w:r>
      <w:r w:rsidR="0048115C">
        <w:fldChar w:fldCharType="end"/>
      </w:r>
      <w:r w:rsidR="0048115C">
        <w:t>.</w:t>
      </w:r>
      <w:fldSimple w:instr=" SEQ Рис. \* ARABIC \s 1 ">
        <w:r w:rsidR="0048115C">
          <w:rPr>
            <w:noProof/>
          </w:rPr>
          <w:t>3</w:t>
        </w:r>
      </w:fldSimple>
      <w:bookmarkEnd w:id="101"/>
      <w:r w:rsidRPr="00505B7C">
        <w:rPr>
          <w:rFonts w:eastAsiaTheme="minorEastAsia"/>
        </w:rPr>
        <w:t xml:space="preserve"> </w:t>
      </w:r>
      <w:r>
        <w:rPr>
          <w:rFonts w:eastAsiaTheme="minorEastAsia"/>
        </w:rPr>
        <w:t>Алгоритм последовательного сужения множества Парето</w:t>
      </w:r>
    </w:p>
    <w:p w:rsidR="00546510" w:rsidRDefault="00546510" w:rsidP="00546510">
      <w:pPr>
        <w:jc w:val="center"/>
        <w:rPr>
          <w:rFonts w:eastAsiaTheme="minorEastAsia"/>
        </w:rPr>
      </w:pPr>
    </w:p>
    <w:p w:rsidR="00546510" w:rsidRPr="00C81900" w:rsidRDefault="00546510" w:rsidP="00C81900">
      <w:pPr>
        <w:ind w:firstLine="0"/>
        <w:rPr>
          <w:rFonts w:eastAsiaTheme="minorEastAsia"/>
          <w:b/>
        </w:rPr>
      </w:pPr>
      <w:r w:rsidRPr="00C81900">
        <w:rPr>
          <w:rFonts w:eastAsiaTheme="minorEastAsia"/>
          <w:b/>
        </w:rPr>
        <w:t>Учет информации об относительной важности критериев</w:t>
      </w:r>
    </w:p>
    <w:p w:rsidR="00546510" w:rsidRDefault="00546510" w:rsidP="00546510">
      <w:pPr>
        <w:rPr>
          <w:rFonts w:eastAsiaTheme="minorEastAsia"/>
        </w:rPr>
      </w:pPr>
      <w:r>
        <w:rPr>
          <w:rFonts w:eastAsiaTheme="minorEastAsia"/>
        </w:rPr>
        <w:t xml:space="preserve">Описанный </w:t>
      </w:r>
      <w:r w:rsidR="00C81900">
        <w:rPr>
          <w:rFonts w:eastAsiaTheme="minorEastAsia"/>
        </w:rPr>
        <w:t xml:space="preserve">выше </w:t>
      </w:r>
      <w:r>
        <w:rPr>
          <w:rFonts w:eastAsiaTheme="minorEastAsia"/>
        </w:rPr>
        <w:t>метод последовательного сужения множества Парето на основе относительной важности критериев предполагает учет сразу нескольких сообщений об относительной важности.</w:t>
      </w:r>
    </w:p>
    <w:p w:rsidR="00546510" w:rsidRDefault="00546510" w:rsidP="00546510">
      <w:pPr>
        <w:rPr>
          <w:rFonts w:eastAsiaTheme="minorEastAsia"/>
        </w:rPr>
      </w:pPr>
      <w:r>
        <w:rPr>
          <w:rFonts w:eastAsiaTheme="minorEastAsia"/>
        </w:rPr>
        <w:t>Можно выделить следующие возможные случаи подобных сообщений:</w:t>
      </w:r>
    </w:p>
    <w:p w:rsidR="00546510" w:rsidRPr="00BC2195" w:rsidRDefault="00546510" w:rsidP="00546510">
      <w:pPr>
        <w:pStyle w:val="a3"/>
        <w:numPr>
          <w:ilvl w:val="0"/>
          <w:numId w:val="38"/>
        </w:numPr>
        <w:rPr>
          <w:rFonts w:eastAsiaTheme="minorEastAsia"/>
          <w:i/>
          <w:lang w:val="ru-RU"/>
        </w:rPr>
      </w:pPr>
      <w:r w:rsidRPr="00BC2195">
        <w:rPr>
          <w:rFonts w:eastAsiaTheme="minorEastAsia"/>
          <w:i/>
          <w:lang w:val="ru-RU"/>
        </w:rPr>
        <w:t>имеются 2 критерия, причем каждый из них оказывается важнее другого;</w:t>
      </w:r>
    </w:p>
    <w:p w:rsidR="00546510" w:rsidRPr="00BC2195" w:rsidRDefault="00546510" w:rsidP="00546510">
      <w:pPr>
        <w:ind w:left="720" w:firstLine="0"/>
        <w:rPr>
          <w:rFonts w:eastAsiaTheme="minorEastAsia"/>
        </w:rPr>
      </w:pPr>
      <w:r>
        <w:rPr>
          <w:rFonts w:eastAsiaTheme="minorEastAsia"/>
        </w:rPr>
        <w:t xml:space="preserve">В этом случае необходимо дважды воспользоваться формулой </w:t>
      </w:r>
      <w:r w:rsidR="008B7B0B">
        <w:rPr>
          <w:rFonts w:eastAsiaTheme="minorEastAsia"/>
        </w:rPr>
        <w:fldChar w:fldCharType="begin"/>
      </w:r>
      <w:r w:rsidR="008B7B0B">
        <w:rPr>
          <w:rFonts w:eastAsiaTheme="minorEastAsia"/>
        </w:rPr>
        <w:instrText xml:space="preserve"> REF _Ref388638754 \h </w:instrText>
      </w:r>
      <w:r w:rsidR="008B7B0B">
        <w:rPr>
          <w:rFonts w:eastAsiaTheme="minorEastAsia"/>
        </w:rPr>
      </w:r>
      <w:r w:rsidR="008B7B0B">
        <w:rPr>
          <w:rFonts w:eastAsiaTheme="minorEastAsia"/>
        </w:rPr>
        <w:fldChar w:fldCharType="separate"/>
      </w:r>
      <w:r w:rsidR="00171714" w:rsidRPr="00490861">
        <w:t>(</w:t>
      </w:r>
      <w:r w:rsidR="00171714">
        <w:rPr>
          <w:noProof/>
        </w:rPr>
        <w:t>2</w:t>
      </w:r>
      <w:r w:rsidR="00171714">
        <w:t>.</w:t>
      </w:r>
      <w:r w:rsidR="00171714">
        <w:rPr>
          <w:noProof/>
        </w:rPr>
        <w:t>50</w:t>
      </w:r>
      <w:r w:rsidR="00171714">
        <w:t>)</w:t>
      </w:r>
      <w:r w:rsidR="008B7B0B">
        <w:rPr>
          <w:rFonts w:eastAsiaTheme="minorEastAsia"/>
        </w:rPr>
        <w:fldChar w:fldCharType="end"/>
      </w:r>
    </w:p>
    <w:p w:rsidR="00546510" w:rsidRPr="001245E1" w:rsidRDefault="00546510" w:rsidP="00546510">
      <w:pPr>
        <w:pStyle w:val="a3"/>
        <w:numPr>
          <w:ilvl w:val="0"/>
          <w:numId w:val="38"/>
        </w:numPr>
        <w:rPr>
          <w:rFonts w:eastAsiaTheme="minorEastAsia"/>
          <w:i/>
          <w:lang w:val="ru-RU"/>
        </w:rPr>
      </w:pPr>
      <w:r w:rsidRPr="001245E1">
        <w:rPr>
          <w:rFonts w:eastAsiaTheme="minorEastAsia"/>
          <w:i/>
          <w:lang w:val="ru-RU"/>
        </w:rPr>
        <w:t>один критерий важнее каждого из двух других в отдельности;</w:t>
      </w:r>
    </w:p>
    <w:p w:rsidR="00546510" w:rsidRDefault="00546510" w:rsidP="00546510">
      <w:pPr>
        <w:ind w:firstLine="709"/>
        <w:rPr>
          <w:rFonts w:eastAsiaTheme="minorEastAsia"/>
          <w:szCs w:val="22"/>
        </w:rPr>
      </w:pPr>
      <w:r>
        <w:rPr>
          <w:rFonts w:eastAsiaTheme="minorEastAsia"/>
          <w:szCs w:val="22"/>
        </w:rPr>
        <w:t>В данном случае новый векторный критерий, размерность которого будет на единицу больше, необходимо сформировать по описанному ниже правилу.</w:t>
      </w:r>
    </w:p>
    <w:p w:rsidR="00546510" w:rsidRDefault="00546510" w:rsidP="00546510">
      <w:pPr>
        <w:ind w:firstLine="709"/>
        <w:rPr>
          <w:rFonts w:eastAsiaTheme="minorEastAsia"/>
        </w:rPr>
      </w:pPr>
      <w:r>
        <w:rPr>
          <w:rFonts w:eastAsiaTheme="minorEastAsia"/>
          <w:szCs w:val="22"/>
        </w:rPr>
        <w:lastRenderedPageBreak/>
        <w:t xml:space="preserve">Пусть имеются два сообщения о том, что </w:t>
      </w:r>
      <w:proofErr w:type="spellStart"/>
      <w:r w:rsidRPr="00110FB8">
        <w:rPr>
          <w:rFonts w:eastAsiaTheme="minorEastAsia"/>
          <w:i/>
          <w:szCs w:val="22"/>
          <w:lang w:val="en-US"/>
        </w:rPr>
        <w:t>i</w:t>
      </w:r>
      <w:proofErr w:type="spellEnd"/>
      <w:r w:rsidRPr="00110FB8">
        <w:rPr>
          <w:rFonts w:eastAsiaTheme="minorEastAsia"/>
          <w:i/>
          <w:szCs w:val="22"/>
        </w:rPr>
        <w:t>-й</w:t>
      </w:r>
      <w:r>
        <w:rPr>
          <w:rFonts w:eastAsiaTheme="minorEastAsia"/>
          <w:szCs w:val="22"/>
        </w:rPr>
        <w:t xml:space="preserve"> критерий важнее </w:t>
      </w:r>
      <w:r w:rsidRPr="00110FB8">
        <w:rPr>
          <w:rFonts w:eastAsiaTheme="minorEastAsia"/>
          <w:i/>
          <w:szCs w:val="22"/>
          <w:lang w:val="en-US"/>
        </w:rPr>
        <w:t>j</w:t>
      </w:r>
      <w:r w:rsidRPr="00110FB8">
        <w:rPr>
          <w:rFonts w:eastAsiaTheme="minorEastAsia"/>
          <w:i/>
          <w:szCs w:val="22"/>
        </w:rPr>
        <w:t>-го</w:t>
      </w:r>
      <w:r>
        <w:rPr>
          <w:rFonts w:eastAsiaTheme="minorEastAsia"/>
          <w:szCs w:val="22"/>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oMath>
      <w:r>
        <w:rPr>
          <w:rFonts w:eastAsiaTheme="minorEastAsia"/>
        </w:rPr>
        <w:t xml:space="preserve">,  а также, что </w:t>
      </w:r>
      <w:proofErr w:type="spellStart"/>
      <w:r w:rsidRPr="00110FB8">
        <w:rPr>
          <w:rFonts w:eastAsiaTheme="minorEastAsia"/>
          <w:i/>
          <w:lang w:val="en-US"/>
        </w:rPr>
        <w:t>i</w:t>
      </w:r>
      <w:proofErr w:type="spellEnd"/>
      <w:r w:rsidRPr="00110FB8">
        <w:rPr>
          <w:rFonts w:eastAsiaTheme="minorEastAsia"/>
          <w:i/>
        </w:rPr>
        <w:t>-й</w:t>
      </w:r>
      <w:r>
        <w:rPr>
          <w:rFonts w:eastAsiaTheme="minorEastAsia"/>
        </w:rPr>
        <w:t xml:space="preserve"> критерий важнее</w:t>
      </w:r>
      <w:r w:rsidRPr="00714C96">
        <w:rPr>
          <w:rFonts w:eastAsiaTheme="minorEastAsia"/>
          <w:i/>
        </w:rPr>
        <w:t xml:space="preserve"> </w:t>
      </w:r>
      <w:r w:rsidRPr="00714C96">
        <w:rPr>
          <w:rFonts w:eastAsiaTheme="minorEastAsia"/>
          <w:i/>
          <w:lang w:val="en-US"/>
        </w:rPr>
        <w:t>k</w:t>
      </w:r>
      <w:r w:rsidRPr="00714C96">
        <w:rPr>
          <w:rFonts w:eastAsiaTheme="minorEastAsia"/>
          <w:i/>
        </w:rPr>
        <w:t xml:space="preserve">-го </w:t>
      </w:r>
      <w:r>
        <w:rPr>
          <w:rFonts w:eastAsiaTheme="minorEastAsia"/>
        </w:rPr>
        <w:t xml:space="preserve">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327216">
        <w:rPr>
          <w:rFonts w:eastAsiaTheme="minorEastAsia"/>
        </w:rPr>
        <w:t>.</w:t>
      </w:r>
      <w:r>
        <w:rPr>
          <w:rFonts w:eastAsiaTheme="minorEastAsia"/>
        </w:rPr>
        <w:t xml:space="preserve"> Тогда для нового сформированного векторного критерия </w:t>
      </w:r>
      <w:r w:rsidRPr="00110FB8">
        <w:rPr>
          <w:rFonts w:eastAsiaTheme="minorEastAsia"/>
          <w:i/>
          <w:lang w:val="en-US"/>
        </w:rPr>
        <w:t>g</w:t>
      </w:r>
      <w:r w:rsidRPr="00110FB8">
        <w:rPr>
          <w:rFonts w:eastAsiaTheme="minorEastAsia"/>
        </w:rPr>
        <w:t xml:space="preserve">, </w:t>
      </w:r>
      <w:r>
        <w:rPr>
          <w:rFonts w:eastAsiaTheme="minorEastAsia"/>
        </w:rPr>
        <w:t xml:space="preserve">имеющего размерность </w:t>
      </w:r>
      <w:r w:rsidRPr="00110FB8">
        <w:rPr>
          <w:rFonts w:eastAsiaTheme="minorEastAsia"/>
          <w:i/>
          <w:lang w:val="en-US"/>
        </w:rPr>
        <w:t>m</w:t>
      </w:r>
      <w:r w:rsidRPr="00110FB8">
        <w:rPr>
          <w:rFonts w:eastAsiaTheme="minorEastAsia"/>
          <w:i/>
        </w:rPr>
        <w:t>+1</w:t>
      </w:r>
      <w:r w:rsidRPr="00110FB8">
        <w:rPr>
          <w:rFonts w:eastAsiaTheme="minorEastAsia"/>
        </w:rPr>
        <w:t xml:space="preserve">, </w:t>
      </w:r>
      <w:r>
        <w:rPr>
          <w:rFonts w:eastAsiaTheme="minorEastAsia"/>
        </w:rPr>
        <w:t>справедливы следующие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37587" w:rsidTr="000E391A">
        <w:tc>
          <w:tcPr>
            <w:tcW w:w="8330" w:type="dxa"/>
            <w:vAlign w:val="center"/>
          </w:tcPr>
          <w:p w:rsidR="00637587" w:rsidRPr="008F7971" w:rsidRDefault="00525B86"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637587" w:rsidRPr="002978D6" w:rsidRDefault="00637587" w:rsidP="000E391A">
            <w:pPr>
              <w:ind w:firstLine="0"/>
            </w:pPr>
            <w:r>
              <w:rPr>
                <w:lang w:val="en-US"/>
              </w:rPr>
              <w:t>(</w:t>
            </w:r>
            <w:fldSimple w:instr=" STYLEREF 1 \s ">
              <w:r w:rsidR="00171714">
                <w:rPr>
                  <w:noProof/>
                </w:rPr>
                <w:t>2</w:t>
              </w:r>
            </w:fldSimple>
            <w:r>
              <w:t>.</w:t>
            </w:r>
            <w:fldSimple w:instr=" SEQ Формула \* ARABIC \s 1 ">
              <w:r w:rsidR="00171714">
                <w:rPr>
                  <w:noProof/>
                </w:rPr>
                <w:t>51</w:t>
              </w:r>
            </w:fldSimple>
            <w:r>
              <w:t>)</w:t>
            </w:r>
          </w:p>
        </w:tc>
      </w:tr>
      <w:tr w:rsidR="00637587" w:rsidTr="0016575C">
        <w:tc>
          <w:tcPr>
            <w:tcW w:w="8330" w:type="dxa"/>
          </w:tcPr>
          <w:p w:rsidR="00637587" w:rsidRPr="008F7971" w:rsidRDefault="00525B86"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fldSimple w:instr=" STYLEREF 1 \s ">
              <w:r w:rsidR="00171714">
                <w:rPr>
                  <w:noProof/>
                </w:rPr>
                <w:t>2</w:t>
              </w:r>
            </w:fldSimple>
            <w:r>
              <w:t>.</w:t>
            </w:r>
            <w:fldSimple w:instr=" SEQ Формула \* ARABIC \s 1 ">
              <w:r w:rsidR="00171714">
                <w:rPr>
                  <w:noProof/>
                </w:rPr>
                <w:t>52</w:t>
              </w:r>
            </w:fldSimple>
            <w:r>
              <w:t>)</w:t>
            </w:r>
          </w:p>
        </w:tc>
      </w:tr>
      <w:tr w:rsidR="00637587" w:rsidTr="0016575C">
        <w:tc>
          <w:tcPr>
            <w:tcW w:w="8330" w:type="dxa"/>
          </w:tcPr>
          <w:p w:rsidR="00637587" w:rsidRPr="008F7971" w:rsidRDefault="00525B86"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fldSimple w:instr=" STYLEREF 1 \s ">
              <w:r w:rsidR="00171714">
                <w:rPr>
                  <w:noProof/>
                </w:rPr>
                <w:t>2</w:t>
              </w:r>
            </w:fldSimple>
            <w:r>
              <w:t>.</w:t>
            </w:r>
            <w:fldSimple w:instr=" SEQ Формула \* ARABIC \s 1 ">
              <w:r w:rsidR="00171714">
                <w:rPr>
                  <w:noProof/>
                </w:rPr>
                <w:t>53</w:t>
              </w:r>
            </w:fldSimple>
            <w:r>
              <w:t>)</w:t>
            </w:r>
          </w:p>
        </w:tc>
      </w:tr>
      <w:tr w:rsidR="00637587" w:rsidTr="000E391A">
        <w:tc>
          <w:tcPr>
            <w:tcW w:w="8330" w:type="dxa"/>
            <w:vAlign w:val="center"/>
          </w:tcPr>
          <w:p w:rsidR="00637587" w:rsidRPr="008F7971" w:rsidRDefault="00525B86"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637587" w:rsidRPr="002978D6" w:rsidRDefault="00637587" w:rsidP="000E391A">
            <w:pPr>
              <w:ind w:firstLine="0"/>
            </w:pPr>
            <w:r>
              <w:rPr>
                <w:lang w:val="en-US"/>
              </w:rPr>
              <w:t>(</w:t>
            </w:r>
            <w:fldSimple w:instr=" STYLEREF 1 \s ">
              <w:r w:rsidR="00171714">
                <w:rPr>
                  <w:noProof/>
                </w:rPr>
                <w:t>2</w:t>
              </w:r>
            </w:fldSimple>
            <w:r>
              <w:t>.</w:t>
            </w:r>
            <w:fldSimple w:instr=" SEQ Формула \* ARABIC \s 1 ">
              <w:r w:rsidR="00171714">
                <w:rPr>
                  <w:noProof/>
                </w:rPr>
                <w:t>54</w:t>
              </w:r>
            </w:fldSimple>
            <w:r>
              <w:t>)</w:t>
            </w:r>
          </w:p>
        </w:tc>
      </w:tr>
    </w:tbl>
    <w:p w:rsidR="00546510" w:rsidRPr="0052364A" w:rsidRDefault="00546510" w:rsidP="00546510">
      <w:pPr>
        <w:pStyle w:val="a3"/>
        <w:numPr>
          <w:ilvl w:val="0"/>
          <w:numId w:val="38"/>
        </w:numPr>
        <w:rPr>
          <w:rFonts w:eastAsiaTheme="minorEastAsia"/>
          <w:i/>
          <w:lang w:val="ru-RU"/>
        </w:rPr>
      </w:pPr>
      <w:r w:rsidRPr="0052364A">
        <w:rPr>
          <w:rFonts w:eastAsiaTheme="minorEastAsia"/>
          <w:i/>
          <w:lang w:val="ru-RU"/>
        </w:rPr>
        <w:t>два критерия по отдельности важнее третьего;</w:t>
      </w:r>
    </w:p>
    <w:p w:rsidR="00546510" w:rsidRDefault="00546510" w:rsidP="00546510">
      <w:pPr>
        <w:rPr>
          <w:rFonts w:eastAsiaTheme="minorEastAsia"/>
        </w:rPr>
      </w:pPr>
      <w:r w:rsidRPr="00714C96">
        <w:rPr>
          <w:rFonts w:eastAsiaTheme="minorEastAsia"/>
        </w:rPr>
        <w:t xml:space="preserve">Пусть имеются два сообщения о том, что </w:t>
      </w:r>
      <w:proofErr w:type="spellStart"/>
      <w:r w:rsidRPr="00714C96">
        <w:rPr>
          <w:rFonts w:eastAsiaTheme="minorEastAsia"/>
          <w:i/>
          <w:lang w:val="en-US"/>
        </w:rPr>
        <w:t>i</w:t>
      </w:r>
      <w:proofErr w:type="spellEnd"/>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714C96">
        <w:rPr>
          <w:rFonts w:eastAsiaTheme="minorEastAsia"/>
        </w:rPr>
        <w:t xml:space="preserve">,  а также, что </w:t>
      </w:r>
      <w:r w:rsidRPr="00714C96">
        <w:rPr>
          <w:rFonts w:eastAsiaTheme="minorEastAsia"/>
          <w:i/>
          <w:lang w:val="en-US"/>
        </w:rPr>
        <w:t>j</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oMath>
      <w:r w:rsidRPr="00714C96">
        <w:rPr>
          <w:rFonts w:eastAsiaTheme="minorEastAsia"/>
        </w:rPr>
        <w:t xml:space="preserve">. </w:t>
      </w: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54DD" w:rsidTr="000E391A">
        <w:tc>
          <w:tcPr>
            <w:tcW w:w="8330" w:type="dxa"/>
            <w:vAlign w:val="center"/>
          </w:tcPr>
          <w:p w:rsidR="003354DD" w:rsidRPr="008F7971" w:rsidRDefault="00525B86"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3354DD" w:rsidRPr="002978D6" w:rsidRDefault="003354DD" w:rsidP="000E391A">
            <w:pPr>
              <w:ind w:firstLine="0"/>
            </w:pPr>
            <w:r>
              <w:rPr>
                <w:lang w:val="en-US"/>
              </w:rPr>
              <w:t>(</w:t>
            </w:r>
            <w:fldSimple w:instr=" STYLEREF 1 \s ">
              <w:r w:rsidR="00171714">
                <w:rPr>
                  <w:noProof/>
                </w:rPr>
                <w:t>2</w:t>
              </w:r>
            </w:fldSimple>
            <w:r>
              <w:t>.</w:t>
            </w:r>
            <w:fldSimple w:instr=" SEQ Формула \* ARABIC \s 1 ">
              <w:r w:rsidR="00171714">
                <w:rPr>
                  <w:noProof/>
                </w:rPr>
                <w:t>55</w:t>
              </w:r>
            </w:fldSimple>
            <w:r>
              <w:t>)</w:t>
            </w:r>
          </w:p>
        </w:tc>
      </w:tr>
      <w:tr w:rsidR="003354DD" w:rsidTr="003354DD">
        <w:tc>
          <w:tcPr>
            <w:tcW w:w="8330" w:type="dxa"/>
          </w:tcPr>
          <w:p w:rsidR="003354DD" w:rsidRPr="008F7971" w:rsidRDefault="00525B86"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oMath>
            </m:oMathPara>
          </w:p>
        </w:tc>
        <w:tc>
          <w:tcPr>
            <w:tcW w:w="1241" w:type="dxa"/>
          </w:tcPr>
          <w:p w:rsidR="003354DD" w:rsidRPr="002978D6" w:rsidRDefault="003354DD" w:rsidP="000E391A">
            <w:pPr>
              <w:ind w:firstLine="0"/>
            </w:pPr>
            <w:r>
              <w:rPr>
                <w:lang w:val="en-US"/>
              </w:rPr>
              <w:t>(</w:t>
            </w:r>
            <w:fldSimple w:instr=" STYLEREF 1 \s ">
              <w:r w:rsidR="00171714">
                <w:rPr>
                  <w:noProof/>
                </w:rPr>
                <w:t>2</w:t>
              </w:r>
            </w:fldSimple>
            <w:r>
              <w:t>.</w:t>
            </w:r>
            <w:fldSimple w:instr=" SEQ Формула \* ARABIC \s 1 ">
              <w:r w:rsidR="00171714">
                <w:rPr>
                  <w:noProof/>
                </w:rPr>
                <w:t>56</w:t>
              </w:r>
            </w:fldSimple>
            <w:r>
              <w:t>)</w:t>
            </w:r>
          </w:p>
        </w:tc>
      </w:tr>
    </w:tbl>
    <w:p w:rsidR="00546510" w:rsidRPr="006940D8" w:rsidRDefault="00546510" w:rsidP="00546510">
      <w:pPr>
        <w:pStyle w:val="a3"/>
        <w:numPr>
          <w:ilvl w:val="0"/>
          <w:numId w:val="38"/>
        </w:numPr>
        <w:rPr>
          <w:rFonts w:eastAsiaTheme="minorEastAsia"/>
          <w:i/>
          <w:lang w:val="ru-RU"/>
        </w:rPr>
      </w:pPr>
      <w:r w:rsidRPr="006940D8">
        <w:rPr>
          <w:rFonts w:eastAsiaTheme="minorEastAsia"/>
          <w:i/>
          <w:lang w:val="ru-RU"/>
        </w:rPr>
        <w:t>один критерий важнее второго, а он, в свою очередь, важнее третьего;</w:t>
      </w:r>
    </w:p>
    <w:p w:rsidR="00546510" w:rsidRPr="00481EF5" w:rsidRDefault="00546510" w:rsidP="00546510">
      <w:pPr>
        <w:rPr>
          <w:rFonts w:eastAsiaTheme="minorEastAsia"/>
        </w:rPr>
      </w:pPr>
      <w:r>
        <w:rPr>
          <w:rFonts w:eastAsiaTheme="minorEastAsia"/>
        </w:rPr>
        <w:t xml:space="preserve">В этом случае дважды применяется формула </w:t>
      </w:r>
      <w:r w:rsidR="00904100">
        <w:rPr>
          <w:rFonts w:eastAsiaTheme="minorEastAsia"/>
        </w:rPr>
        <w:fldChar w:fldCharType="begin"/>
      </w:r>
      <w:r w:rsidR="00904100">
        <w:rPr>
          <w:rFonts w:eastAsiaTheme="minorEastAsia"/>
        </w:rPr>
        <w:instrText xml:space="preserve"> REF _Ref388638754 \h </w:instrText>
      </w:r>
      <w:r w:rsidR="00904100">
        <w:rPr>
          <w:rFonts w:eastAsiaTheme="minorEastAsia"/>
        </w:rPr>
      </w:r>
      <w:r w:rsidR="00904100">
        <w:rPr>
          <w:rFonts w:eastAsiaTheme="minorEastAsia"/>
        </w:rPr>
        <w:fldChar w:fldCharType="separate"/>
      </w:r>
      <w:r w:rsidR="00171714" w:rsidRPr="00490861">
        <w:t>(</w:t>
      </w:r>
      <w:r w:rsidR="00171714">
        <w:rPr>
          <w:noProof/>
        </w:rPr>
        <w:t>2</w:t>
      </w:r>
      <w:r w:rsidR="00171714">
        <w:t>.</w:t>
      </w:r>
      <w:r w:rsidR="00171714">
        <w:rPr>
          <w:noProof/>
        </w:rPr>
        <w:t>50</w:t>
      </w:r>
      <w:r w:rsidR="00171714">
        <w:t>)</w:t>
      </w:r>
      <w:r w:rsidR="00904100">
        <w:rPr>
          <w:rFonts w:eastAsiaTheme="minorEastAsia"/>
        </w:rPr>
        <w:fldChar w:fldCharType="end"/>
      </w:r>
      <w:r w:rsidR="00904100">
        <w:rPr>
          <w:rFonts w:eastAsiaTheme="minorEastAsia"/>
        </w:rPr>
        <w:t xml:space="preserve">. </w:t>
      </w:r>
      <w:r>
        <w:rPr>
          <w:rFonts w:eastAsiaTheme="minorEastAsia"/>
        </w:rPr>
        <w:t>Сначала пересчитывается третий критерий, а затем второй.</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имеются два произвольных взаимно независимых сообщения;</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имеется более двух сообщений, состоящих в том, что каждый из определенного набора критериев важнее одного и того же критерия, не входящего в указанный набор;</w:t>
      </w:r>
    </w:p>
    <w:p w:rsidR="00546510" w:rsidRPr="00403D67" w:rsidRDefault="00546510" w:rsidP="00546510">
      <w:pPr>
        <w:rPr>
          <w:rFonts w:eastAsiaTheme="minorEastAsia"/>
        </w:rPr>
      </w:pPr>
      <w:r w:rsidRPr="002A26E4">
        <w:rPr>
          <w:rFonts w:eastAsiaTheme="minorEastAsia"/>
        </w:rPr>
        <w:t xml:space="preserve">Пусть </w:t>
      </w:r>
      <w:r>
        <w:rPr>
          <w:rFonts w:eastAsiaTheme="minorEastAsia"/>
        </w:rPr>
        <w:t xml:space="preserve">имеется набор информации об относительной важности, состоящей из </w:t>
      </w:r>
      <w:r w:rsidRPr="002A26E4">
        <w:rPr>
          <w:rFonts w:eastAsiaTheme="minorEastAsia"/>
          <w:i/>
          <w:lang w:val="en-US"/>
        </w:rPr>
        <w:t>l</w:t>
      </w:r>
      <w:r w:rsidRPr="002A26E4">
        <w:rPr>
          <w:rFonts w:eastAsiaTheme="minorEastAsia"/>
        </w:rPr>
        <w:t xml:space="preserve"> </w:t>
      </w:r>
      <w:r>
        <w:rPr>
          <w:rFonts w:eastAsiaTheme="minorEastAsia"/>
        </w:rPr>
        <w:t xml:space="preserve">сообщений о том, что </w:t>
      </w:r>
      <w:proofErr w:type="spellStart"/>
      <w:r w:rsidRPr="002A26E4">
        <w:rPr>
          <w:rFonts w:eastAsiaTheme="minorEastAsia"/>
          <w:i/>
          <w:lang w:val="en-US"/>
        </w:rPr>
        <w:t>i</w:t>
      </w:r>
      <w:proofErr w:type="spellEnd"/>
      <w:r w:rsidRPr="002036A6">
        <w:rPr>
          <w:rFonts w:eastAsiaTheme="minorEastAsia"/>
          <w:i/>
          <w:vertAlign w:val="subscript"/>
        </w:rPr>
        <w:t>1</w:t>
      </w:r>
      <w:r w:rsidRPr="002A26E4">
        <w:rPr>
          <w:rFonts w:eastAsiaTheme="minorEastAsia"/>
          <w:i/>
        </w:rPr>
        <w:t>-й</w:t>
      </w:r>
      <w:r w:rsidRPr="002A26E4">
        <w:rPr>
          <w:rFonts w:eastAsiaTheme="minorEastAsia"/>
        </w:rPr>
        <w:t xml:space="preserve"> </w:t>
      </w:r>
      <w:r>
        <w:rPr>
          <w:rFonts w:eastAsiaTheme="minorEastAsia"/>
        </w:rPr>
        <w:t xml:space="preserve">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1</m:t>
            </m:r>
            <m:r>
              <w:rPr>
                <w:rFonts w:ascii="Cambria Math" w:eastAsiaTheme="minorEastAsia" w:hAnsi="Cambria Math"/>
                <w:lang w:val="en-US"/>
              </w:rPr>
              <m:t>k</m:t>
            </m:r>
          </m:sub>
        </m:sSub>
      </m:oMath>
      <w:r>
        <w:rPr>
          <w:rFonts w:eastAsiaTheme="minorEastAsia"/>
        </w:rPr>
        <w:t xml:space="preserve">, </w:t>
      </w:r>
      <w:proofErr w:type="spellStart"/>
      <w:r w:rsidRPr="002A26E4">
        <w:rPr>
          <w:rFonts w:eastAsiaTheme="minorEastAsia"/>
          <w:i/>
          <w:lang w:val="en-US"/>
        </w:rPr>
        <w:t>i</w:t>
      </w:r>
      <w:proofErr w:type="spellEnd"/>
      <w:r w:rsidRPr="002036A6">
        <w:rPr>
          <w:rFonts w:eastAsiaTheme="minorEastAsia"/>
          <w:i/>
          <w:vertAlign w:val="subscript"/>
        </w:rPr>
        <w:t>2</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w:t>
      </w:r>
      <w:r w:rsidRPr="002A26E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2</m:t>
            </m:r>
            <m:r>
              <w:rPr>
                <w:rFonts w:ascii="Cambria Math" w:eastAsiaTheme="minorEastAsia" w:hAnsi="Cambria Math"/>
                <w:lang w:val="en-US"/>
              </w:rPr>
              <m:t>k</m:t>
            </m:r>
          </m:sub>
        </m:sSub>
      </m:oMath>
      <w:r>
        <w:rPr>
          <w:rFonts w:eastAsiaTheme="minorEastAsia"/>
        </w:rPr>
        <w:t xml:space="preserve">, </w:t>
      </w:r>
      <w:r w:rsidRPr="002A26E4">
        <w:rPr>
          <w:rFonts w:eastAsiaTheme="minorEastAsia"/>
        </w:rPr>
        <w:t>…</w:t>
      </w:r>
      <w:r>
        <w:rPr>
          <w:rFonts w:eastAsiaTheme="minorEastAsia"/>
        </w:rPr>
        <w:t xml:space="preserve">, </w:t>
      </w:r>
      <w:proofErr w:type="spellStart"/>
      <w:r w:rsidRPr="002A26E4">
        <w:rPr>
          <w:rFonts w:eastAsiaTheme="minorEastAsia"/>
          <w:i/>
          <w:lang w:val="en-US"/>
        </w:rPr>
        <w:t>i</w:t>
      </w:r>
      <w:r w:rsidRPr="002036A6">
        <w:rPr>
          <w:rFonts w:eastAsiaTheme="minorEastAsia"/>
          <w:i/>
          <w:vertAlign w:val="subscript"/>
          <w:lang w:val="en-US"/>
        </w:rPr>
        <w:t>l</w:t>
      </w:r>
      <w:proofErr w:type="spellEnd"/>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ilk</m:t>
            </m:r>
          </m:sub>
        </m:sSub>
      </m:oMath>
      <w:r w:rsidRPr="002A26E4">
        <w:rPr>
          <w:rFonts w:eastAsiaTheme="minorEastAsia"/>
        </w:rPr>
        <w:t>.</w:t>
      </w:r>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625DD" w:rsidTr="000E391A">
        <w:tc>
          <w:tcPr>
            <w:tcW w:w="8330" w:type="dxa"/>
            <w:vAlign w:val="center"/>
          </w:tcPr>
          <w:p w:rsidR="00B625DD" w:rsidRPr="008F7971" w:rsidRDefault="00525B86"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B625DD" w:rsidRPr="002978D6" w:rsidRDefault="00B625DD" w:rsidP="000E391A">
            <w:pPr>
              <w:ind w:firstLine="0"/>
            </w:pPr>
            <w:r>
              <w:rPr>
                <w:lang w:val="en-US"/>
              </w:rPr>
              <w:t>(</w:t>
            </w:r>
            <w:fldSimple w:instr=" STYLEREF 1 \s ">
              <w:r w:rsidR="00171714">
                <w:rPr>
                  <w:noProof/>
                </w:rPr>
                <w:t>2</w:t>
              </w:r>
            </w:fldSimple>
            <w:r>
              <w:t>.</w:t>
            </w:r>
            <w:fldSimple w:instr=" SEQ Формула \* ARABIC \s 1 ">
              <w:r w:rsidR="00171714">
                <w:rPr>
                  <w:noProof/>
                </w:rPr>
                <w:t>57</w:t>
              </w:r>
            </w:fldSimple>
            <w:r>
              <w:t>)</w:t>
            </w:r>
          </w:p>
        </w:tc>
      </w:tr>
      <w:tr w:rsidR="00B625DD" w:rsidTr="00B625DD">
        <w:tc>
          <w:tcPr>
            <w:tcW w:w="8330" w:type="dxa"/>
          </w:tcPr>
          <w:p w:rsidR="00B625DD" w:rsidRPr="008F7971" w:rsidRDefault="00525B86"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p=1</m:t>
                    </m:r>
                  </m:sub>
                  <m:sup>
                    <m:r>
                      <w:rPr>
                        <w:rFonts w:ascii="Cambria Math" w:eastAsiaTheme="minorEastAsia" w:hAnsi="Cambria Math"/>
                        <w:lang w:val="en-US"/>
                      </w:rPr>
                      <m:t>l</m:t>
                    </m:r>
                  </m:sup>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num>
                      <m:den>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den>
                    </m:f>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sub>
                    </m:sSub>
                  </m:e>
                </m:nary>
                <m:r>
                  <w:rPr>
                    <w:rFonts w:ascii="Cambria Math" w:eastAsiaTheme="minorEastAsia" w:hAnsi="Cambria Math"/>
                    <w:lang w:val="en-US"/>
                  </w:rPr>
                  <m:t>.</m:t>
                </m:r>
              </m:oMath>
            </m:oMathPara>
          </w:p>
        </w:tc>
        <w:tc>
          <w:tcPr>
            <w:tcW w:w="1241" w:type="dxa"/>
          </w:tcPr>
          <w:p w:rsidR="00B625DD" w:rsidRPr="002978D6" w:rsidRDefault="00B625DD" w:rsidP="000E391A">
            <w:pPr>
              <w:ind w:firstLine="0"/>
            </w:pPr>
            <w:r>
              <w:rPr>
                <w:lang w:val="en-US"/>
              </w:rPr>
              <w:t>(</w:t>
            </w:r>
            <w:fldSimple w:instr=" STYLEREF 1 \s ">
              <w:r w:rsidR="00171714">
                <w:rPr>
                  <w:noProof/>
                </w:rPr>
                <w:t>2</w:t>
              </w:r>
            </w:fldSimple>
            <w:r>
              <w:t>.</w:t>
            </w:r>
            <w:fldSimple w:instr=" SEQ Формула \* ARABIC \s 1 ">
              <w:r w:rsidR="00171714">
                <w:rPr>
                  <w:noProof/>
                </w:rPr>
                <w:t>58</w:t>
              </w:r>
            </w:fldSimple>
            <w:r>
              <w:t>)</w:t>
            </w:r>
          </w:p>
        </w:tc>
      </w:tr>
    </w:tbl>
    <w:p w:rsidR="00546510" w:rsidRPr="00100A9C" w:rsidRDefault="00546510" w:rsidP="00546510">
      <w:pPr>
        <w:pStyle w:val="a3"/>
        <w:numPr>
          <w:ilvl w:val="0"/>
          <w:numId w:val="38"/>
        </w:numPr>
        <w:rPr>
          <w:rFonts w:eastAsiaTheme="minorEastAsia"/>
          <w:i/>
          <w:lang w:val="ru-RU"/>
        </w:rPr>
      </w:pPr>
      <w:r w:rsidRPr="00100A9C">
        <w:rPr>
          <w:rFonts w:eastAsiaTheme="minorEastAsia"/>
          <w:i/>
          <w:lang w:val="ru-RU"/>
        </w:rPr>
        <w:t>имеется произвольное конечное число попарно взаимно независимых сообщений об относительной важности критериев;</w:t>
      </w:r>
    </w:p>
    <w:p w:rsidR="00546510" w:rsidRPr="00403D67" w:rsidRDefault="00546510" w:rsidP="00546510">
      <w:pPr>
        <w:rPr>
          <w:rFonts w:eastAsiaTheme="minorEastAsia"/>
        </w:rPr>
      </w:pPr>
      <w:r>
        <w:rPr>
          <w:rFonts w:eastAsiaTheme="minorEastAsia"/>
        </w:rPr>
        <w:t xml:space="preserve">Пусть имеется набор взаимно независимой информации об относительной важности критериев, состоящий из </w:t>
      </w:r>
      <w:r w:rsidRPr="00C32DAC">
        <w:rPr>
          <w:rFonts w:eastAsiaTheme="minorEastAsia"/>
          <w:i/>
          <w:lang w:val="en-US"/>
        </w:rPr>
        <w:t>k</w:t>
      </w:r>
      <w:r w:rsidRPr="00C32DAC">
        <w:rPr>
          <w:rFonts w:eastAsiaTheme="minorEastAsia"/>
        </w:rPr>
        <w:t xml:space="preserve"> </w:t>
      </w:r>
      <w:r>
        <w:rPr>
          <w:rFonts w:eastAsiaTheme="minorEastAsia"/>
        </w:rPr>
        <w:t xml:space="preserve">сообщений о том, что группа критериев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s</m:t>
            </m:r>
          </m:sub>
        </m:sSub>
      </m:oMath>
      <w:r>
        <w:rPr>
          <w:rFonts w:eastAsiaTheme="minorEastAsia"/>
        </w:rPr>
        <w:t xml:space="preserve"> важнее группы критериев</w:t>
      </w:r>
      <w:r w:rsidRPr="00C32DA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s</m:t>
            </m:r>
          </m:sub>
        </m:sSub>
      </m:oMath>
      <w:r>
        <w:rPr>
          <w:rFonts w:eastAsiaTheme="minorEastAsia"/>
        </w:rPr>
        <w:t xml:space="preserve"> с коэффициентами относительной важности </w:t>
      </w:r>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oMath>
      <w:r w:rsidRPr="00C32DAC">
        <w:rPr>
          <w:rFonts w:eastAsiaTheme="minorEastAsia"/>
        </w:rPr>
        <w:t xml:space="preserve"> </w:t>
      </w:r>
      <w:r>
        <w:rPr>
          <w:rFonts w:eastAsiaTheme="minorEastAsia"/>
        </w:rPr>
        <w:t xml:space="preserve">для всех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xml:space="preserve">, s=1,2,…,k. </m:t>
        </m:r>
        <m:d>
          <m:dPr>
            <m:ctrlPr>
              <w:rPr>
                <w:rFonts w:ascii="Cambria Math" w:eastAsiaTheme="minorEastAsia" w:hAnsi="Cambria Math"/>
                <w:i/>
              </w:rPr>
            </m:ctrlPr>
          </m:dPr>
          <m:e>
            <m:r>
              <w:rPr>
                <w:rFonts w:ascii="Cambria Math" w:eastAsiaTheme="minorEastAsia" w:hAnsi="Cambria Math"/>
              </w:rPr>
              <m:t>1&lt;k≤</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e>
        </m:d>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80373" w:rsidTr="000E391A">
        <w:tc>
          <w:tcPr>
            <w:tcW w:w="8330" w:type="dxa"/>
            <w:vAlign w:val="center"/>
          </w:tcPr>
          <w:p w:rsidR="00280373" w:rsidRPr="008F7971" w:rsidRDefault="00525B86"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is</m:t>
                    </m:r>
                  </m:sub>
                  <m:sup>
                    <m:r>
                      <w:rPr>
                        <w:rFonts w:ascii="Cambria Math" w:eastAsiaTheme="minorEastAsia" w:hAnsi="Cambria Math"/>
                        <w:lang w:val="en-US"/>
                      </w:rPr>
                      <m:t>s</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s=1,2,…,k.</m:t>
                </m:r>
              </m:oMath>
            </m:oMathPara>
          </w:p>
        </w:tc>
        <w:tc>
          <w:tcPr>
            <w:tcW w:w="1241" w:type="dxa"/>
            <w:vAlign w:val="center"/>
          </w:tcPr>
          <w:p w:rsidR="00280373" w:rsidRPr="002978D6" w:rsidRDefault="00280373" w:rsidP="000E391A">
            <w:pPr>
              <w:ind w:firstLine="0"/>
            </w:pPr>
            <w:r>
              <w:rPr>
                <w:lang w:val="en-US"/>
              </w:rPr>
              <w:t>(</w:t>
            </w:r>
            <w:fldSimple w:instr=" STYLEREF 1 \s ">
              <w:r w:rsidR="00171714">
                <w:rPr>
                  <w:noProof/>
                </w:rPr>
                <w:t>2</w:t>
              </w:r>
            </w:fldSimple>
            <w:r>
              <w:t>.</w:t>
            </w:r>
            <w:fldSimple w:instr=" SEQ Формула \* ARABIC \s 1 ">
              <w:r w:rsidR="00171714">
                <w:rPr>
                  <w:noProof/>
                </w:rPr>
                <w:t>59</w:t>
              </w:r>
            </w:fldSimple>
            <w:r>
              <w:t>)</w:t>
            </w:r>
          </w:p>
        </w:tc>
      </w:tr>
    </w:tbl>
    <w:p w:rsidR="00546510" w:rsidRPr="00CF0F26" w:rsidRDefault="00546510" w:rsidP="00546510">
      <w:pPr>
        <w:rPr>
          <w:rFonts w:eastAsiaTheme="minorEastAsia"/>
        </w:rPr>
      </w:pPr>
      <w:r>
        <w:rPr>
          <w:rFonts w:eastAsiaTheme="minorEastAsia"/>
        </w:rPr>
        <w:t xml:space="preserve">С учетом сложности поставленной задачи и математических вычислений, при реализации экспертного блока программного обеспечения ограничимся возможностью задавать коэффициенты относительной важности критериев, подходящей только под пункт </w:t>
      </w:r>
      <w:r w:rsidR="00156E82">
        <w:rPr>
          <w:rFonts w:eastAsiaTheme="minorEastAsia"/>
        </w:rPr>
        <w:t>2</w:t>
      </w:r>
      <w:r>
        <w:rPr>
          <w:rFonts w:eastAsiaTheme="minorEastAsia"/>
        </w:rPr>
        <w:t>, описанных выше случаев.</w:t>
      </w:r>
    </w:p>
    <w:p w:rsidR="00546510" w:rsidRPr="006124A2" w:rsidRDefault="00546510" w:rsidP="006124A2">
      <w:pPr>
        <w:ind w:firstLine="0"/>
        <w:rPr>
          <w:rFonts w:eastAsiaTheme="minorEastAsia"/>
          <w:b/>
        </w:rPr>
      </w:pPr>
      <w:r w:rsidRPr="006124A2">
        <w:rPr>
          <w:rFonts w:eastAsiaTheme="minorEastAsia"/>
          <w:b/>
        </w:rPr>
        <w:t>Метод целевого программирования</w:t>
      </w:r>
    </w:p>
    <w:p w:rsidR="00546510" w:rsidRPr="001D7E75" w:rsidRDefault="00546510" w:rsidP="00546510">
      <w:r>
        <w:t xml:space="preserve">После построения и последовательного сужения множества Парето будем применять метод целевого программирования </w:t>
      </w:r>
      <w:sdt>
        <w:sdtPr>
          <w:id w:val="-1779942569"/>
          <w:citation/>
        </w:sdtPr>
        <w:sdtEndPr/>
        <w:sdtContent>
          <w:r w:rsidR="00075820">
            <w:fldChar w:fldCharType="begin"/>
          </w:r>
          <w:r w:rsidR="00075820">
            <w:instrText xml:space="preserve"> CITATION Сал72 \l 1049 </w:instrText>
          </w:r>
          <w:r w:rsidR="00075820">
            <w:fldChar w:fldCharType="separate"/>
          </w:r>
          <w:r w:rsidR="009648CB">
            <w:rPr>
              <w:noProof/>
            </w:rPr>
            <w:t>[22]</w:t>
          </w:r>
          <w:r w:rsidR="00075820">
            <w:fldChar w:fldCharType="end"/>
          </w:r>
        </w:sdtContent>
      </w:sdt>
      <w:r w:rsidR="00075820">
        <w:t xml:space="preserve"> </w:t>
      </w:r>
      <w:r>
        <w:t>для окончательного выбора оптимального векторного критерия.</w:t>
      </w:r>
    </w:p>
    <w:p w:rsidR="00546510" w:rsidRDefault="00546510" w:rsidP="00546510">
      <w:pPr>
        <w:rPr>
          <w:rFonts w:eastAsiaTheme="minorEastAsia"/>
        </w:rPr>
      </w:pPr>
      <w:r>
        <w:rPr>
          <w:rFonts w:eastAsiaTheme="minorEastAsia"/>
        </w:rPr>
        <w:t xml:space="preserve">В качестве входных данных имеем набор векторных критериев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t>
        </m:r>
      </m:oMath>
      <w:r>
        <w:rPr>
          <w:rFonts w:eastAsiaTheme="minorEastAsia"/>
        </w:rPr>
        <w:t xml:space="preserve"> Каждый из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необходимо минимизировать на множестве возможных решений </w:t>
      </w:r>
      <m:oMath>
        <m:r>
          <w:rPr>
            <w:rFonts w:ascii="Cambria Math" w:eastAsiaTheme="minorEastAsia" w:hAnsi="Cambria Math"/>
          </w:rPr>
          <m:t>X</m:t>
        </m:r>
      </m:oMath>
      <w:r w:rsidRPr="006A6C4F">
        <w:rPr>
          <w:rFonts w:eastAsiaTheme="minorEastAsia"/>
        </w:rPr>
        <w:t xml:space="preserve">. </w:t>
      </w:r>
      <w:r>
        <w:rPr>
          <w:rFonts w:eastAsiaTheme="minorEastAsia"/>
        </w:rPr>
        <w:t>Здесь</w:t>
      </w:r>
      <w:r w:rsidRPr="00E80892">
        <w:rPr>
          <w:rFonts w:eastAsiaTheme="minorEastAsia"/>
        </w:rPr>
        <w:t xml:space="preserve"> </w:t>
      </w:r>
      <w:r>
        <w:rPr>
          <w:rFonts w:eastAsiaTheme="minorEastAsia"/>
        </w:rPr>
        <w:t xml:space="preserve">и далее </w:t>
      </w:r>
      <w:r w:rsidRPr="00CD7A5E">
        <w:rPr>
          <w:rFonts w:eastAsiaTheme="minorEastAsia"/>
          <w:i/>
          <w:lang w:val="en-US"/>
        </w:rPr>
        <w:t>m</w:t>
      </w:r>
      <w:r>
        <w:rPr>
          <w:rFonts w:eastAsiaTheme="minorEastAsia"/>
        </w:rPr>
        <w:t xml:space="preserve"> = 4</w:t>
      </w:r>
      <w:r w:rsidRPr="003E59CB">
        <w:rPr>
          <w:rFonts w:eastAsiaTheme="minorEastAsia"/>
        </w:rPr>
        <w:t xml:space="preserve">, </w:t>
      </w:r>
      <w:r>
        <w:rPr>
          <w:rFonts w:eastAsiaTheme="minorEastAsia"/>
        </w:rPr>
        <w:t>так как задача решается с учетом 4 критериев.</w:t>
      </w:r>
    </w:p>
    <w:p w:rsidR="00546510" w:rsidRDefault="00546510" w:rsidP="00546510">
      <w:pPr>
        <w:rPr>
          <w:rFonts w:eastAsiaTheme="minorEastAsia"/>
        </w:rPr>
      </w:pPr>
      <w:r>
        <w:rPr>
          <w:rFonts w:eastAsiaTheme="minorEastAsia"/>
        </w:rPr>
        <w:t>В рамках метода целевого программирования полагается, что в пространстве</w:t>
      </w:r>
      <w:r w:rsidRPr="006A6C4F">
        <w:rPr>
          <w:rFonts w:eastAsiaTheme="minorEastAsia"/>
        </w:rPr>
        <w:t xml:space="preserve"> </w:t>
      </w:r>
      <w:r w:rsidRPr="00CD7A5E">
        <w:rPr>
          <w:rFonts w:eastAsiaTheme="minorEastAsia"/>
          <w:i/>
          <w:lang w:val="en-US"/>
        </w:rPr>
        <w:t>R</w:t>
      </w:r>
      <w:r w:rsidRPr="00CD7A5E">
        <w:rPr>
          <w:rFonts w:eastAsiaTheme="minorEastAsia"/>
          <w:i/>
          <w:vertAlign w:val="superscript"/>
          <w:lang w:val="en-US"/>
        </w:rPr>
        <w:t>m</w:t>
      </w:r>
      <w:r w:rsidRPr="006A6C4F">
        <w:rPr>
          <w:rFonts w:eastAsiaTheme="minorEastAsia"/>
        </w:rPr>
        <w:t xml:space="preserve"> </w:t>
      </w:r>
      <w:r>
        <w:rPr>
          <w:rFonts w:eastAsiaTheme="minorEastAsia"/>
        </w:rPr>
        <w:t xml:space="preserve">задано непустое множество </w:t>
      </w:r>
      <w:r w:rsidRPr="00CD7A5E">
        <w:rPr>
          <w:rFonts w:eastAsiaTheme="minorEastAsia"/>
          <w:i/>
          <w:lang w:val="en-US"/>
        </w:rPr>
        <w:t>U</w:t>
      </w:r>
      <w:r w:rsidRPr="006A6C4F">
        <w:rPr>
          <w:rFonts w:eastAsiaTheme="minorEastAsia"/>
        </w:rPr>
        <w:t xml:space="preserve">, </w:t>
      </w:r>
      <w:r>
        <w:rPr>
          <w:rFonts w:eastAsiaTheme="minorEastAsia"/>
        </w:rPr>
        <w:t xml:space="preserve">которое называют множеством «идеальных» векторов. Данное множество считается недостижимым, т.е. выполняется равенство </w:t>
      </w:r>
      <w:sdt>
        <w:sdtPr>
          <w:rPr>
            <w:rFonts w:eastAsiaTheme="minorEastAsia"/>
          </w:rPr>
          <w:id w:val="-337006575"/>
          <w:citation/>
        </w:sdtPr>
        <w:sdtEndPr/>
        <w:sdtContent>
          <w:r w:rsidR="0000051E">
            <w:rPr>
              <w:rFonts w:eastAsiaTheme="minorEastAsia"/>
            </w:rPr>
            <w:fldChar w:fldCharType="begin"/>
          </w:r>
          <w:r w:rsidR="0000051E">
            <w:rPr>
              <w:rFonts w:eastAsiaTheme="minorEastAsia"/>
            </w:rPr>
            <w:instrText xml:space="preserve"> CITATION Ног02 \l 1049 </w:instrText>
          </w:r>
          <w:r w:rsidR="0000051E">
            <w:rPr>
              <w:rFonts w:eastAsiaTheme="minorEastAsia"/>
            </w:rPr>
            <w:fldChar w:fldCharType="separate"/>
          </w:r>
          <w:r w:rsidR="009648CB" w:rsidRPr="009648CB">
            <w:rPr>
              <w:rFonts w:eastAsiaTheme="minorEastAsia"/>
              <w:noProof/>
            </w:rPr>
            <w:t>[19]</w:t>
          </w:r>
          <w:r w:rsidR="0000051E">
            <w:rPr>
              <w:rFonts w:eastAsiaTheme="minorEastAsia"/>
            </w:rPr>
            <w:fldChar w:fldCharType="end"/>
          </w:r>
        </w:sdtContent>
      </w:sdt>
      <w:r w:rsidR="0000051E">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24E06" w:rsidTr="000E391A">
        <w:tc>
          <w:tcPr>
            <w:tcW w:w="8330" w:type="dxa"/>
            <w:vAlign w:val="center"/>
          </w:tcPr>
          <w:p w:rsidR="00224E06" w:rsidRPr="008F7971" w:rsidRDefault="00224E06" w:rsidP="000E391A">
            <w:pPr>
              <w:ind w:firstLine="0"/>
            </w:pPr>
            <m:oMathPara>
              <m:oMathParaPr>
                <m:jc m:val="center"/>
              </m:oMathParaPr>
              <m:oMath>
                <m:r>
                  <w:rPr>
                    <w:rFonts w:ascii="Cambria Math" w:eastAsiaTheme="minorEastAsia" w:hAnsi="Cambria Math"/>
                  </w:rPr>
                  <m:t>U ∩Y= ∅,</m:t>
                </m:r>
              </m:oMath>
            </m:oMathPara>
          </w:p>
        </w:tc>
        <w:tc>
          <w:tcPr>
            <w:tcW w:w="1241" w:type="dxa"/>
            <w:vAlign w:val="center"/>
          </w:tcPr>
          <w:p w:rsidR="00224E06" w:rsidRPr="002978D6" w:rsidRDefault="00224E06" w:rsidP="000E391A">
            <w:pPr>
              <w:ind w:firstLine="0"/>
            </w:pPr>
            <w:r>
              <w:rPr>
                <w:lang w:val="en-US"/>
              </w:rPr>
              <w:t>(</w:t>
            </w:r>
            <w:fldSimple w:instr=" STYLEREF 1 \s ">
              <w:r w:rsidR="00171714">
                <w:rPr>
                  <w:noProof/>
                </w:rPr>
                <w:t>2</w:t>
              </w:r>
            </w:fldSimple>
            <w:r>
              <w:t>.</w:t>
            </w:r>
            <w:fldSimple w:instr=" SEQ Формула \* ARABIC \s 1 ">
              <w:r w:rsidR="00171714">
                <w:rPr>
                  <w:noProof/>
                </w:rPr>
                <w:t>60</w:t>
              </w:r>
            </w:fldSimple>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rPr>
          <m:t>Y</m:t>
        </m:r>
      </m:oMath>
      <w:r>
        <w:rPr>
          <w:rFonts w:eastAsiaTheme="minorEastAsia"/>
        </w:rPr>
        <w:t xml:space="preserve"> – множество возможных векторов.</w:t>
      </w:r>
    </w:p>
    <w:p w:rsidR="00546510" w:rsidRDefault="00546510" w:rsidP="00546510">
      <w:pPr>
        <w:rPr>
          <w:rFonts w:eastAsiaTheme="minorEastAsia"/>
        </w:rPr>
      </w:pPr>
      <w:r>
        <w:rPr>
          <w:rFonts w:eastAsiaTheme="minorEastAsia"/>
        </w:rPr>
        <w:t>Т.к. в нашем случае все критерии необходимо минимизировать, то в качестве такого «идеального» множества векторов будем рассматривать множество, состоящее из одного вектора – начала координат: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23B03" w:rsidTr="000E391A">
        <w:tc>
          <w:tcPr>
            <w:tcW w:w="8330" w:type="dxa"/>
            <w:vAlign w:val="center"/>
          </w:tcPr>
          <w:p w:rsidR="00523B03" w:rsidRPr="008F7971" w:rsidRDefault="00525B86"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0,0,0,0</m:t>
                    </m:r>
                  </m:e>
                </m:d>
                <m:r>
                  <w:rPr>
                    <w:rFonts w:ascii="Cambria Math" w:eastAsiaTheme="minorEastAsia" w:hAnsi="Cambria Math"/>
                  </w:rPr>
                  <m:t>.</m:t>
                </m:r>
              </m:oMath>
            </m:oMathPara>
          </w:p>
        </w:tc>
        <w:tc>
          <w:tcPr>
            <w:tcW w:w="1241" w:type="dxa"/>
            <w:vAlign w:val="center"/>
          </w:tcPr>
          <w:p w:rsidR="00523B03" w:rsidRPr="002978D6" w:rsidRDefault="00523B03" w:rsidP="000E391A">
            <w:pPr>
              <w:ind w:firstLine="0"/>
            </w:pPr>
            <w:r>
              <w:rPr>
                <w:lang w:val="en-US"/>
              </w:rPr>
              <w:t>(</w:t>
            </w:r>
            <w:fldSimple w:instr=" STYLEREF 1 \s ">
              <w:r w:rsidR="00171714">
                <w:rPr>
                  <w:noProof/>
                </w:rPr>
                <w:t>2</w:t>
              </w:r>
            </w:fldSimple>
            <w:r>
              <w:t>.</w:t>
            </w:r>
            <w:fldSimple w:instr=" SEQ Формула \* ARABIC \s 1 ">
              <w:r w:rsidR="00171714">
                <w:rPr>
                  <w:noProof/>
                </w:rPr>
                <w:t>61</w:t>
              </w:r>
            </w:fldSimple>
            <w:r>
              <w:t>)</w:t>
            </w:r>
          </w:p>
        </w:tc>
      </w:tr>
    </w:tbl>
    <w:p w:rsidR="00546510" w:rsidRDefault="00546510" w:rsidP="00546510">
      <w:pPr>
        <w:rPr>
          <w:rFonts w:eastAsiaTheme="minorEastAsia"/>
        </w:rPr>
      </w:pPr>
      <w:r>
        <w:rPr>
          <w:rFonts w:eastAsiaTheme="minorEastAsia"/>
        </w:rPr>
        <w:t xml:space="preserve">Кроме этого, на </w:t>
      </w:r>
      <w:proofErr w:type="spellStart"/>
      <w:r>
        <w:rPr>
          <w:rFonts w:eastAsiaTheme="minorEastAsia"/>
        </w:rPr>
        <w:t>критериальном</w:t>
      </w:r>
      <w:proofErr w:type="spellEnd"/>
      <w:r>
        <w:rPr>
          <w:rFonts w:eastAsiaTheme="minorEastAsia"/>
        </w:rPr>
        <w:t xml:space="preserve"> пространстве задается метрика – числовая функция </w:t>
      </w:r>
      <m:oMath>
        <m:r>
          <w:rPr>
            <w:rFonts w:ascii="Cambria Math" w:eastAsiaTheme="minorEastAsia" w:hAnsi="Cambria Math"/>
          </w:rPr>
          <m:t>ρ= ρ</m:t>
        </m:r>
        <m:d>
          <m:dPr>
            <m:ctrlPr>
              <w:rPr>
                <w:rFonts w:ascii="Cambria Math" w:eastAsiaTheme="minorEastAsia" w:hAnsi="Cambria Math"/>
                <w:i/>
              </w:rPr>
            </m:ctrlPr>
          </m:dPr>
          <m:e>
            <m:r>
              <w:rPr>
                <w:rFonts w:ascii="Cambria Math" w:eastAsiaTheme="minorEastAsia" w:hAnsi="Cambria Math"/>
              </w:rPr>
              <m:t>y,z</m:t>
            </m:r>
          </m:e>
        </m:d>
        <m:r>
          <w:rPr>
            <w:rFonts w:ascii="Cambria Math" w:eastAsiaTheme="minorEastAsia" w:hAnsi="Cambria Math"/>
          </w:rPr>
          <m:t>,</m:t>
        </m:r>
      </m:oMath>
      <w:r w:rsidRPr="00987A2B">
        <w:rPr>
          <w:rFonts w:eastAsiaTheme="minorEastAsia"/>
        </w:rPr>
        <w:t xml:space="preserve"> </w:t>
      </w:r>
      <w:r>
        <w:rPr>
          <w:rFonts w:eastAsiaTheme="minorEastAsia"/>
        </w:rPr>
        <w:t xml:space="preserve">которая каждой паре векторов </w:t>
      </w:r>
      <w:r w:rsidRPr="00C12D6D">
        <w:rPr>
          <w:rFonts w:eastAsiaTheme="minorEastAsia"/>
          <w:i/>
          <w:lang w:val="en-US"/>
        </w:rPr>
        <w:t>y</w:t>
      </w:r>
      <w:r w:rsidRPr="00C12D6D">
        <w:rPr>
          <w:rFonts w:eastAsiaTheme="minorEastAsia"/>
          <w:i/>
        </w:rPr>
        <w:t xml:space="preserve">, </w:t>
      </w:r>
      <w:r w:rsidRPr="00C12D6D">
        <w:rPr>
          <w:rFonts w:eastAsiaTheme="minorEastAsia"/>
          <w:i/>
          <w:lang w:val="en-US"/>
        </w:rPr>
        <w:t>z</w:t>
      </w:r>
      <w:r w:rsidRPr="00987A2B">
        <w:rPr>
          <w:rFonts w:eastAsiaTheme="minorEastAsia"/>
        </w:rPr>
        <w:t xml:space="preserve"> </w:t>
      </w:r>
      <w:r>
        <w:rPr>
          <w:rFonts w:eastAsiaTheme="minorEastAsia"/>
        </w:rPr>
        <w:t xml:space="preserve">сопоставляет неотрицательное число, называемое расстоянием между векторами </w:t>
      </w:r>
      <w:r w:rsidRPr="00C12D6D">
        <w:rPr>
          <w:rFonts w:eastAsiaTheme="minorEastAsia"/>
          <w:i/>
          <w:lang w:val="en-US"/>
        </w:rPr>
        <w:t>y</w:t>
      </w:r>
      <w:r w:rsidRPr="00987A2B">
        <w:rPr>
          <w:rFonts w:eastAsiaTheme="minorEastAsia"/>
        </w:rPr>
        <w:t xml:space="preserve"> </w:t>
      </w:r>
      <w:r>
        <w:rPr>
          <w:rFonts w:eastAsiaTheme="minorEastAsia"/>
        </w:rPr>
        <w:t xml:space="preserve">и </w:t>
      </w:r>
      <w:r w:rsidRPr="00C12D6D">
        <w:rPr>
          <w:rFonts w:eastAsiaTheme="minorEastAsia"/>
          <w:i/>
          <w:lang w:val="en-US"/>
        </w:rPr>
        <w:t>z</w:t>
      </w:r>
      <w:r w:rsidRPr="00FA14CC">
        <w:rPr>
          <w:rFonts w:eastAsiaTheme="minorEastAsia"/>
        </w:rPr>
        <w:t>.</w:t>
      </w:r>
    </w:p>
    <w:p w:rsidR="00546510" w:rsidRDefault="00546510" w:rsidP="00546510">
      <w:pPr>
        <w:rPr>
          <w:rFonts w:eastAsiaTheme="minorEastAsia"/>
        </w:rPr>
      </w:pPr>
      <w:r>
        <w:rPr>
          <w:rFonts w:eastAsiaTheme="minorEastAsia"/>
        </w:rPr>
        <w:t>Будем использовать квадратичную метрику, описывающую квадрат расстояния: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51058" w:rsidTr="000E391A">
        <w:tc>
          <w:tcPr>
            <w:tcW w:w="8330" w:type="dxa"/>
            <w:vAlign w:val="center"/>
          </w:tcPr>
          <w:p w:rsidR="00F51058" w:rsidRPr="008F7971" w:rsidRDefault="00F51058" w:rsidP="000E391A">
            <w:pPr>
              <w:ind w:firstLine="0"/>
            </w:pPr>
            <m:oMathPara>
              <m:oMathParaPr>
                <m:jc m:val="center"/>
              </m:oMathParaPr>
              <m:oMath>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4</m:t>
                        </m:r>
                      </m:sub>
                    </m:sSub>
                    <m:ctrlPr>
                      <w:rPr>
                        <w:rFonts w:ascii="Cambria Math" w:eastAsiaTheme="minorEastAsia" w:hAnsi="Cambria Math"/>
                        <w:i/>
                        <w:lang w:val="en-US"/>
                      </w:rPr>
                    </m:ctrlP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4</m:t>
                    </m:r>
                  </m:sup>
                  <m:e>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2</m:t>
                        </m:r>
                      </m:sup>
                    </m:sSubSup>
                  </m:e>
                </m:nary>
                <m:r>
                  <w:rPr>
                    <w:rFonts w:ascii="Cambria Math" w:eastAsiaTheme="minorEastAsia" w:hAnsi="Cambria Math"/>
                    <w:lang w:val="en-US"/>
                  </w:rPr>
                  <m:t>.</m:t>
                </m:r>
              </m:oMath>
            </m:oMathPara>
          </w:p>
        </w:tc>
        <w:tc>
          <w:tcPr>
            <w:tcW w:w="1241" w:type="dxa"/>
            <w:vAlign w:val="center"/>
          </w:tcPr>
          <w:p w:rsidR="00F51058" w:rsidRPr="002978D6" w:rsidRDefault="00F51058" w:rsidP="000E391A">
            <w:pPr>
              <w:ind w:firstLine="0"/>
            </w:pPr>
            <w:r>
              <w:rPr>
                <w:lang w:val="en-US"/>
              </w:rPr>
              <w:t>(</w:t>
            </w:r>
            <w:fldSimple w:instr=" STYLEREF 1 \s ">
              <w:r w:rsidR="00171714">
                <w:rPr>
                  <w:noProof/>
                </w:rPr>
                <w:t>2</w:t>
              </w:r>
            </w:fldSimple>
            <w:r>
              <w:t>.</w:t>
            </w:r>
            <w:fldSimple w:instr=" SEQ Формула \* ARABIC \s 1 ">
              <w:r w:rsidR="00171714">
                <w:rPr>
                  <w:noProof/>
                </w:rPr>
                <w:t>62</w:t>
              </w:r>
            </w:fldSimple>
            <w:r>
              <w:t>)</w:t>
            </w:r>
          </w:p>
        </w:tc>
      </w:tr>
    </w:tbl>
    <w:p w:rsidR="00546510" w:rsidRPr="00295965" w:rsidRDefault="00546510" w:rsidP="00546510">
      <w:pPr>
        <w:rPr>
          <w:rFonts w:eastAsiaTheme="minorEastAsia"/>
        </w:rPr>
      </w:pPr>
      <w:r>
        <w:rPr>
          <w:rFonts w:eastAsiaTheme="minorEastAsia"/>
        </w:rPr>
        <w:t xml:space="preserve">Оптимальным объявляется такое решение </w:t>
      </w:r>
      <m:oMath>
        <m:sSup>
          <m:sSupPr>
            <m:ctrlPr>
              <w:rPr>
                <w:rFonts w:ascii="Cambria Math" w:eastAsiaTheme="minorEastAsia" w:hAnsi="Cambria Math"/>
                <w:i/>
              </w:rPr>
            </m:ctrlPr>
          </m:sSupPr>
          <m:e>
            <m:r>
              <w:rPr>
                <w:rFonts w:ascii="Cambria Math" w:eastAsiaTheme="minorEastAsia" w:hAnsi="Cambria Math"/>
                <w:lang w:val="en-US"/>
              </w:rPr>
              <m:t>x</m:t>
            </m:r>
          </m:e>
          <m:sup>
            <m:r>
              <w:rPr>
                <w:rFonts w:ascii="Cambria Math" w:eastAsiaTheme="minorEastAsia" w:hAnsi="Cambria Math"/>
              </w:rPr>
              <m:t xml:space="preserve">* </m:t>
            </m:r>
          </m:sup>
        </m:sSup>
        <m:r>
          <w:rPr>
            <w:rFonts w:ascii="Cambria Math" w:eastAsiaTheme="minorEastAsia" w:hAnsi="Cambria Math"/>
          </w:rPr>
          <m:t>ϵ X,</m:t>
        </m:r>
      </m:oMath>
      <w:r w:rsidRPr="00FA14CC">
        <w:rPr>
          <w:rFonts w:eastAsiaTheme="minorEastAsia"/>
        </w:rPr>
        <w:t xml:space="preserve">  </w:t>
      </w:r>
      <w:r>
        <w:rPr>
          <w:rFonts w:eastAsiaTheme="minorEastAsia"/>
        </w:rPr>
        <w:t xml:space="preserve">для которого выполняется равенство </w:t>
      </w:r>
      <w:sdt>
        <w:sdtPr>
          <w:rPr>
            <w:rFonts w:eastAsiaTheme="minorEastAsia"/>
          </w:rPr>
          <w:id w:val="-1071499066"/>
          <w:citation/>
        </w:sdtPr>
        <w:sdtEndPr/>
        <w:sdtContent>
          <w:r w:rsidR="00F51058">
            <w:rPr>
              <w:rFonts w:eastAsiaTheme="minorEastAsia"/>
            </w:rPr>
            <w:fldChar w:fldCharType="begin"/>
          </w:r>
          <w:r w:rsidR="00F51058">
            <w:rPr>
              <w:rFonts w:eastAsiaTheme="minorEastAsia"/>
            </w:rPr>
            <w:instrText xml:space="preserve"> CITATION Ног02 \l 1049 </w:instrText>
          </w:r>
          <w:r w:rsidR="00F51058">
            <w:rPr>
              <w:rFonts w:eastAsiaTheme="minorEastAsia"/>
            </w:rPr>
            <w:fldChar w:fldCharType="separate"/>
          </w:r>
          <w:r w:rsidR="009648CB" w:rsidRPr="009648CB">
            <w:rPr>
              <w:rFonts w:eastAsiaTheme="minorEastAsia"/>
              <w:noProof/>
            </w:rPr>
            <w:t>[19]</w:t>
          </w:r>
          <w:r w:rsidR="00F51058">
            <w:rPr>
              <w:rFonts w:eastAsiaTheme="minorEastAsia"/>
            </w:rPr>
            <w:fldChar w:fldCharType="end"/>
          </w:r>
        </w:sdtContent>
      </w:sdt>
      <w:r w:rsidR="00F51058" w:rsidRPr="00295965">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95965" w:rsidTr="000E391A">
        <w:tc>
          <w:tcPr>
            <w:tcW w:w="8330" w:type="dxa"/>
            <w:vAlign w:val="center"/>
          </w:tcPr>
          <w:p w:rsidR="00295965" w:rsidRPr="008F7971" w:rsidRDefault="00525B86" w:rsidP="000E391A">
            <w:pPr>
              <w:ind w:firstLine="0"/>
            </w:pPr>
            <m:oMathPara>
              <m:oMathParaPr>
                <m:jc m:val="center"/>
              </m:oMathPara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xϵX</m:t>
                            </m:r>
                          </m:lim>
                        </m:limLow>
                      </m:fName>
                      <m:e>
                        <m:d>
                          <m:dPr>
                            <m:ctrlPr>
                              <w:rPr>
                                <w:rFonts w:ascii="Cambria Math" w:eastAsiaTheme="minorEastAsia" w:hAnsi="Cambria Math"/>
                                <w:i/>
                              </w:rPr>
                            </m:ctrlPr>
                          </m:dPr>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yϵU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e>
                            </m:func>
                          </m:e>
                        </m:d>
                        <m:r>
                          <w:rPr>
                            <w:rFonts w:ascii="Cambria Math" w:eastAsiaTheme="minorEastAsia" w:hAnsi="Cambria Math"/>
                          </w:rPr>
                          <m:t>,</m:t>
                        </m:r>
                      </m:e>
                    </m:func>
                  </m:e>
                </m:func>
              </m:oMath>
            </m:oMathPara>
          </w:p>
        </w:tc>
        <w:tc>
          <w:tcPr>
            <w:tcW w:w="1241" w:type="dxa"/>
            <w:vAlign w:val="center"/>
          </w:tcPr>
          <w:p w:rsidR="00295965" w:rsidRPr="002978D6" w:rsidRDefault="00295965" w:rsidP="000E391A">
            <w:pPr>
              <w:ind w:firstLine="0"/>
            </w:pPr>
            <w:r>
              <w:rPr>
                <w:lang w:val="en-US"/>
              </w:rPr>
              <w:t>(</w:t>
            </w:r>
            <w:fldSimple w:instr=" STYLEREF 1 \s ">
              <w:r w:rsidR="00171714">
                <w:rPr>
                  <w:noProof/>
                </w:rPr>
                <w:t>2</w:t>
              </w:r>
            </w:fldSimple>
            <w:r>
              <w:t>.</w:t>
            </w:r>
            <w:fldSimple w:instr=" SEQ Формула \* ARABIC \s 1 ">
              <w:r w:rsidR="00171714">
                <w:rPr>
                  <w:noProof/>
                </w:rPr>
                <w:t>63</w:t>
              </w:r>
            </w:fldSimple>
            <w:r>
              <w:t>)</w:t>
            </w:r>
          </w:p>
        </w:tc>
      </w:tr>
    </w:tbl>
    <w:p w:rsidR="00546510" w:rsidRPr="00F8639B" w:rsidRDefault="00546510" w:rsidP="00546510">
      <w:pPr>
        <w:rPr>
          <w:rFonts w:eastAsiaTheme="minorEastAsia"/>
        </w:rPr>
      </w:pPr>
      <w:r>
        <w:rPr>
          <w:rFonts w:eastAsiaTheme="minorEastAsia"/>
        </w:rPr>
        <w:t xml:space="preserve">которое означает, что оценка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Pr>
          <w:rFonts w:eastAsiaTheme="minorEastAsia"/>
        </w:rPr>
        <w:t xml:space="preserve">, соответствующая наилучшему решению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w:t>
      </w:r>
      <w:r w:rsidRPr="00970011">
        <w:rPr>
          <w:rFonts w:eastAsiaTheme="minorEastAsia"/>
        </w:rPr>
        <w:t>должна быть расположена как можно ближе к множеству идеальных оценок.</w:t>
      </w:r>
    </w:p>
    <w:p w:rsidR="00546510" w:rsidRDefault="00546510" w:rsidP="00546510">
      <w:pPr>
        <w:rPr>
          <w:rFonts w:eastAsiaTheme="minorEastAsia"/>
        </w:rPr>
      </w:pPr>
      <w:r>
        <w:rPr>
          <w:rFonts w:eastAsiaTheme="minorEastAsia"/>
        </w:rPr>
        <w:t xml:space="preserve">Таким образом, совокупность разделов </w:t>
      </w:r>
      <w:r w:rsidR="00295965">
        <w:rPr>
          <w:rFonts w:eastAsiaTheme="minorEastAsia"/>
        </w:rPr>
        <w:fldChar w:fldCharType="begin"/>
      </w:r>
      <w:r w:rsidR="00295965">
        <w:rPr>
          <w:rFonts w:eastAsiaTheme="minorEastAsia"/>
        </w:rPr>
        <w:instrText xml:space="preserve"> REF _Ref388639252 \r \h </w:instrText>
      </w:r>
      <w:r w:rsidR="00295965">
        <w:rPr>
          <w:rFonts w:eastAsiaTheme="minorEastAsia"/>
        </w:rPr>
      </w:r>
      <w:r w:rsidR="00295965">
        <w:rPr>
          <w:rFonts w:eastAsiaTheme="minorEastAsia"/>
        </w:rPr>
        <w:fldChar w:fldCharType="separate"/>
      </w:r>
      <w:r w:rsidR="00171714">
        <w:rPr>
          <w:rFonts w:eastAsiaTheme="minorEastAsia"/>
        </w:rPr>
        <w:t>2.3.1</w:t>
      </w:r>
      <w:r w:rsidR="00295965">
        <w:rPr>
          <w:rFonts w:eastAsiaTheme="minorEastAsia"/>
        </w:rPr>
        <w:fldChar w:fldCharType="end"/>
      </w:r>
      <w:r w:rsidR="00295965" w:rsidRPr="00295965">
        <w:rPr>
          <w:rFonts w:eastAsiaTheme="minorEastAsia"/>
        </w:rPr>
        <w:t xml:space="preserve"> </w:t>
      </w:r>
      <w:r w:rsidR="00295965">
        <w:rPr>
          <w:rFonts w:eastAsiaTheme="minorEastAsia"/>
        </w:rPr>
        <w:t xml:space="preserve">и </w:t>
      </w:r>
      <w:r w:rsidR="00295965">
        <w:rPr>
          <w:rFonts w:eastAsiaTheme="minorEastAsia"/>
        </w:rPr>
        <w:fldChar w:fldCharType="begin"/>
      </w:r>
      <w:r w:rsidR="00295965">
        <w:rPr>
          <w:rFonts w:eastAsiaTheme="minorEastAsia"/>
        </w:rPr>
        <w:instrText xml:space="preserve"> REF _Ref388639260 \r \h </w:instrText>
      </w:r>
      <w:r w:rsidR="00295965">
        <w:rPr>
          <w:rFonts w:eastAsiaTheme="minorEastAsia"/>
        </w:rPr>
      </w:r>
      <w:r w:rsidR="00295965">
        <w:rPr>
          <w:rFonts w:eastAsiaTheme="minorEastAsia"/>
        </w:rPr>
        <w:fldChar w:fldCharType="separate"/>
      </w:r>
      <w:r w:rsidR="00171714">
        <w:rPr>
          <w:rFonts w:eastAsiaTheme="minorEastAsia"/>
        </w:rPr>
        <w:t>2.3.2</w:t>
      </w:r>
      <w:r w:rsidR="00295965">
        <w:rPr>
          <w:rFonts w:eastAsiaTheme="minorEastAsia"/>
        </w:rPr>
        <w:fldChar w:fldCharType="end"/>
      </w:r>
      <w:r w:rsidR="00295965">
        <w:rPr>
          <w:rFonts w:eastAsiaTheme="minorEastAsia"/>
        </w:rPr>
        <w:t xml:space="preserve"> </w:t>
      </w:r>
      <w:r>
        <w:rPr>
          <w:rFonts w:eastAsiaTheme="minorEastAsia"/>
        </w:rPr>
        <w:t>представляет собой описание предложенного для решения поставленной многокритериальной задачи метода.</w:t>
      </w:r>
    </w:p>
    <w:p w:rsidR="00546510" w:rsidRPr="00522E27" w:rsidRDefault="00546510" w:rsidP="00522E27">
      <w:pPr>
        <w:pStyle w:val="2"/>
      </w:pPr>
      <w:bookmarkStart w:id="102" w:name="_Ref389388162"/>
      <w:bookmarkStart w:id="103" w:name="_Toc389395793"/>
      <w:r w:rsidRPr="00522E27">
        <w:t>Алгоритм решения многокритериальной оптимизационной задачи</w:t>
      </w:r>
      <w:bookmarkEnd w:id="102"/>
      <w:bookmarkEnd w:id="103"/>
    </w:p>
    <w:p w:rsidR="00546510" w:rsidRDefault="00546510" w:rsidP="00546510">
      <w:r>
        <w:t xml:space="preserve">В данном разделе подробно описывается алгоритм, реализующий решение предложенного в </w:t>
      </w:r>
      <w:r w:rsidR="006D7C4C">
        <w:t xml:space="preserve">разделе </w:t>
      </w:r>
      <w:r w:rsidR="006D7C4C">
        <w:fldChar w:fldCharType="begin"/>
      </w:r>
      <w:r w:rsidR="006D7C4C">
        <w:instrText xml:space="preserve"> REF _Ref388991049 \r \h </w:instrText>
      </w:r>
      <w:r w:rsidR="006D7C4C">
        <w:fldChar w:fldCharType="separate"/>
      </w:r>
      <w:r w:rsidR="00171714">
        <w:t>2.3</w:t>
      </w:r>
      <w:r w:rsidR="006D7C4C">
        <w:fldChar w:fldCharType="end"/>
      </w:r>
      <w:r w:rsidR="006D7C4C">
        <w:t xml:space="preserve"> </w:t>
      </w:r>
      <w:r>
        <w:t>метода.</w:t>
      </w:r>
    </w:p>
    <w:p w:rsidR="00546510" w:rsidRPr="00522E27" w:rsidRDefault="00546510" w:rsidP="00522E27">
      <w:pPr>
        <w:pStyle w:val="3"/>
      </w:pPr>
      <w:bookmarkStart w:id="104" w:name="_Ref388991491"/>
      <w:bookmarkStart w:id="105" w:name="_Ref388991520"/>
      <w:bookmarkStart w:id="106" w:name="_Ref388991694"/>
      <w:bookmarkStart w:id="107" w:name="_Ref388991745"/>
      <w:bookmarkStart w:id="108" w:name="_Ref388991829"/>
      <w:bookmarkStart w:id="109" w:name="_Toc389395794"/>
      <w:r w:rsidRPr="00522E27">
        <w:t>Алгоритм прямых выборочных процедур с уменьшением интервала поиска</w:t>
      </w:r>
      <w:bookmarkEnd w:id="104"/>
      <w:bookmarkEnd w:id="105"/>
      <w:bookmarkEnd w:id="106"/>
      <w:bookmarkEnd w:id="107"/>
      <w:bookmarkEnd w:id="108"/>
      <w:bookmarkEnd w:id="109"/>
    </w:p>
    <w:p w:rsidR="00546510" w:rsidRDefault="00546510" w:rsidP="00546510">
      <w:r>
        <w:t xml:space="preserve">В данном разделе приводится алгоритм реализации метода прямых выборочных процедур с уменьшением интервала поиска, который был выбран для решения многокритериальной оптимизационной задачи </w:t>
      </w:r>
      <w:r w:rsidR="00046A6D">
        <w:t xml:space="preserve">(раздел </w:t>
      </w:r>
      <w:r w:rsidR="00046A6D">
        <w:fldChar w:fldCharType="begin"/>
      </w:r>
      <w:r w:rsidR="00046A6D">
        <w:instrText xml:space="preserve"> REF _Ref388559554 \r \h </w:instrText>
      </w:r>
      <w:r w:rsidR="00046A6D">
        <w:fldChar w:fldCharType="separate"/>
      </w:r>
      <w:r w:rsidR="00171714">
        <w:t>1.1</w:t>
      </w:r>
      <w:r w:rsidR="00046A6D">
        <w:fldChar w:fldCharType="end"/>
      </w:r>
      <w:r w:rsidR="00046A6D">
        <w:t>).</w:t>
      </w:r>
    </w:p>
    <w:p w:rsidR="00546510" w:rsidRDefault="00546510" w:rsidP="00546510">
      <w:r>
        <w:t xml:space="preserve">В таблице </w:t>
      </w:r>
      <w:r w:rsidR="00CC60FE">
        <w:fldChar w:fldCharType="begin"/>
      </w:r>
      <w:r w:rsidR="00CC60FE">
        <w:instrText xml:space="preserve"> REF tbl_common_opt_task_data \h </w:instrText>
      </w:r>
      <w:r w:rsidR="00CC60FE">
        <w:fldChar w:fldCharType="separate"/>
      </w:r>
      <w:r w:rsidR="00171714">
        <w:rPr>
          <w:noProof/>
        </w:rPr>
        <w:t>2</w:t>
      </w:r>
      <w:r w:rsidR="00171714">
        <w:t>.</w:t>
      </w:r>
      <w:r w:rsidR="00171714">
        <w:rPr>
          <w:noProof/>
        </w:rPr>
        <w:t>22</w:t>
      </w:r>
      <w:r w:rsidR="00CC60FE">
        <w:fldChar w:fldCharType="end"/>
      </w:r>
      <w:r>
        <w:t xml:space="preserve"> ниже приведены исходные данные, необходимые для решения стандартной оптимизационной задачи.</w:t>
      </w:r>
    </w:p>
    <w:p w:rsidR="00546510" w:rsidRDefault="00546510" w:rsidP="00546510"/>
    <w:p w:rsidR="00546510" w:rsidRDefault="00546510" w:rsidP="00546510"/>
    <w:p w:rsidR="00463DD6" w:rsidRDefault="00463DD6" w:rsidP="00546510"/>
    <w:p w:rsidR="00463DD6" w:rsidRDefault="00463DD6" w:rsidP="00463DD6">
      <w:pPr>
        <w:pStyle w:val="af"/>
        <w:keepNext/>
      </w:pPr>
      <w:r>
        <w:lastRenderedPageBreak/>
        <w:t xml:space="preserve">Таблица </w:t>
      </w:r>
      <w:bookmarkStart w:id="110" w:name="tbl_common_opt_task_data"/>
      <w:r w:rsidR="009F1C89">
        <w:fldChar w:fldCharType="begin"/>
      </w:r>
      <w:r w:rsidR="009F1C89">
        <w:instrText xml:space="preserve"> STYLEREF 1 \s </w:instrText>
      </w:r>
      <w:r w:rsidR="009F1C89">
        <w:fldChar w:fldCharType="separate"/>
      </w:r>
      <w:r w:rsidR="00171714">
        <w:rPr>
          <w:noProof/>
        </w:rPr>
        <w:t>2</w:t>
      </w:r>
      <w:r w:rsidR="009F1C89">
        <w:fldChar w:fldCharType="end"/>
      </w:r>
      <w:r w:rsidR="009F1C89">
        <w:t>.</w:t>
      </w:r>
      <w:fldSimple w:instr=" SEQ Таблица \* ARABIC \s 1 ">
        <w:r w:rsidR="00171714">
          <w:rPr>
            <w:noProof/>
          </w:rPr>
          <w:t>22</w:t>
        </w:r>
      </w:fldSimple>
      <w:bookmarkEnd w:id="110"/>
      <w:r>
        <w:t xml:space="preserve"> </w:t>
      </w:r>
      <w:r w:rsidRPr="00463DD6">
        <w:t>Исходные данные стандартной оптимизационной задачи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Default="00546510" w:rsidP="00463DD6">
            <w:pPr>
              <w:spacing w:line="240" w:lineRule="auto"/>
              <w:ind w:firstLine="0"/>
              <w:jc w:val="center"/>
              <w:rPr>
                <w:b/>
              </w:rPr>
            </w:pPr>
            <w:r>
              <w:rPr>
                <w:b/>
              </w:rPr>
              <w:t>Название</w:t>
            </w:r>
          </w:p>
        </w:tc>
        <w:tc>
          <w:tcPr>
            <w:tcW w:w="4786" w:type="dxa"/>
          </w:tcPr>
          <w:p w:rsidR="00546510" w:rsidRDefault="00546510" w:rsidP="00463DD6">
            <w:pPr>
              <w:spacing w:line="240" w:lineRule="auto"/>
              <w:ind w:firstLine="0"/>
              <w:jc w:val="center"/>
              <w:rPr>
                <w:b/>
              </w:rPr>
            </w:pPr>
            <w:r>
              <w:rPr>
                <w:b/>
              </w:rPr>
              <w:t>Обозначение</w:t>
            </w:r>
          </w:p>
        </w:tc>
      </w:tr>
      <w:tr w:rsidR="00546510" w:rsidTr="001E7BF0">
        <w:tc>
          <w:tcPr>
            <w:tcW w:w="4785" w:type="dxa"/>
            <w:vAlign w:val="center"/>
          </w:tcPr>
          <w:p w:rsidR="00546510" w:rsidRPr="00F73B2A" w:rsidRDefault="00546510" w:rsidP="00463DD6">
            <w:pPr>
              <w:spacing w:line="240" w:lineRule="auto"/>
              <w:ind w:firstLine="0"/>
            </w:pPr>
            <w:r w:rsidRPr="00F73B2A">
              <w:t xml:space="preserve">Минимизируемая функция </w:t>
            </w:r>
            <w:r w:rsidRPr="00F73B2A">
              <w:rPr>
                <w:i/>
                <w:lang w:val="en-US"/>
              </w:rPr>
              <w:t>f</w:t>
            </w:r>
            <w:r w:rsidRPr="00F73B2A">
              <w:t xml:space="preserve"> от </w:t>
            </w:r>
            <w:r w:rsidRPr="00F73B2A">
              <w:rPr>
                <w:i/>
                <w:lang w:val="en-US"/>
              </w:rPr>
              <w:t>n</w:t>
            </w:r>
            <w:r w:rsidRPr="00F73B2A">
              <w:t xml:space="preserve"> переменных</w:t>
            </w:r>
          </w:p>
        </w:tc>
        <w:tc>
          <w:tcPr>
            <w:tcW w:w="4786" w:type="dxa"/>
            <w:vAlign w:val="center"/>
          </w:tcPr>
          <w:p w:rsidR="00546510" w:rsidRPr="0021621E" w:rsidRDefault="00546510" w:rsidP="00463DD6">
            <w:pPr>
              <w:spacing w:line="240" w:lineRule="auto"/>
              <w:ind w:firstLine="0"/>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546510" w:rsidTr="001E7BF0">
        <w:tc>
          <w:tcPr>
            <w:tcW w:w="4785" w:type="dxa"/>
            <w:vAlign w:val="center"/>
          </w:tcPr>
          <w:p w:rsidR="00546510" w:rsidRPr="00F73B2A" w:rsidRDefault="00546510" w:rsidP="00463DD6">
            <w:pPr>
              <w:spacing w:line="240" w:lineRule="auto"/>
              <w:ind w:firstLine="0"/>
            </w:pPr>
            <w:r w:rsidRPr="00F73B2A">
              <w:t xml:space="preserve">Допустимые границы варьирования переменных </w:t>
            </w:r>
            <w:r w:rsidRPr="00F73B2A">
              <w:rPr>
                <w:i/>
                <w:lang w:val="en-US"/>
              </w:rPr>
              <w:t>x</w:t>
            </w:r>
            <w:r w:rsidRPr="00F73B2A">
              <w:rPr>
                <w:i/>
                <w:vertAlign w:val="subscript"/>
                <w:lang w:val="en-US"/>
              </w:rPr>
              <w:t>i</w:t>
            </w:r>
          </w:p>
        </w:tc>
        <w:tc>
          <w:tcPr>
            <w:tcW w:w="4786" w:type="dxa"/>
            <w:vAlign w:val="center"/>
          </w:tcPr>
          <w:p w:rsidR="00546510" w:rsidRPr="0021621E" w:rsidRDefault="00525B86" w:rsidP="00463DD6">
            <w:pPr>
              <w:spacing w:line="240" w:lineRule="auto"/>
              <w:ind w:firstLine="0"/>
              <w:jc w:val="center"/>
            </w:pPr>
            <m:oMathPara>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i=1..n</m:t>
                </m:r>
              </m:oMath>
            </m:oMathPara>
          </w:p>
        </w:tc>
      </w:tr>
      <w:tr w:rsidR="00546510" w:rsidTr="001E7BF0">
        <w:tc>
          <w:tcPr>
            <w:tcW w:w="4785" w:type="dxa"/>
            <w:vAlign w:val="center"/>
          </w:tcPr>
          <w:p w:rsidR="00546510" w:rsidRPr="00F73B2A" w:rsidRDefault="00546510" w:rsidP="00463DD6">
            <w:pPr>
              <w:spacing w:line="240" w:lineRule="auto"/>
              <w:ind w:firstLine="0"/>
            </w:pPr>
            <w:r w:rsidRPr="00F73B2A">
              <w:t>Функциональные ограничения</w:t>
            </w:r>
          </w:p>
        </w:tc>
        <w:tc>
          <w:tcPr>
            <w:tcW w:w="4786" w:type="dxa"/>
            <w:vAlign w:val="center"/>
          </w:tcPr>
          <w:p w:rsidR="00546510" w:rsidRPr="0021621E" w:rsidRDefault="00525B86" w:rsidP="00463DD6">
            <w:pPr>
              <w:spacing w:line="240" w:lineRule="auto"/>
              <w:ind w:firstLine="0"/>
              <w:jc w:val="center"/>
              <w:rPr>
                <w:lang w:val="en-US"/>
              </w:rPr>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&lt;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j=1..c,</m:t>
                </m:r>
              </m:oMath>
            </m:oMathPara>
          </w:p>
          <w:p w:rsidR="00546510" w:rsidRPr="0021621E" w:rsidRDefault="00546510" w:rsidP="00463DD6">
            <w:pPr>
              <w:spacing w:line="240" w:lineRule="auto"/>
              <w:ind w:firstLine="0"/>
            </w:pPr>
            <w:r w:rsidRPr="0021621E">
              <w:t>где c – количество функциональных ограничений</w:t>
            </w:r>
          </w:p>
        </w:tc>
      </w:tr>
    </w:tbl>
    <w:p w:rsidR="00463DD6" w:rsidRDefault="00463DD6" w:rsidP="00546510"/>
    <w:p w:rsidR="00546510" w:rsidRPr="002D3364" w:rsidRDefault="00546510" w:rsidP="00546510">
      <w:r w:rsidRPr="002D3364">
        <w:t xml:space="preserve">Поиск оптимального решения осуществляется в </w:t>
      </w:r>
      <w:r w:rsidRPr="002D3364">
        <w:rPr>
          <w:i/>
        </w:rPr>
        <w:t>Q</w:t>
      </w:r>
      <w:r w:rsidRPr="002D3364">
        <w:t xml:space="preserve"> сериях по </w:t>
      </w:r>
      <w:r w:rsidRPr="002D3364">
        <w:rPr>
          <w:i/>
        </w:rPr>
        <w:t>P</w:t>
      </w:r>
      <w:r w:rsidRPr="002D3364">
        <w:t xml:space="preserve"> итераций в каждой</w:t>
      </w:r>
      <w:r>
        <w:t xml:space="preserve"> </w:t>
      </w:r>
      <w:r w:rsidRPr="002D3364">
        <w:t xml:space="preserve">серии. Количество итераций в серии </w:t>
      </w:r>
      <w:r w:rsidRPr="002D3364">
        <w:rPr>
          <w:i/>
        </w:rPr>
        <w:t>P</w:t>
      </w:r>
      <w:r w:rsidRPr="002D3364">
        <w:t xml:space="preserve"> определяется в результате исследования конкретной</w:t>
      </w:r>
      <w:r>
        <w:t xml:space="preserve"> </w:t>
      </w:r>
      <w:r w:rsidRPr="002D3364">
        <w:t>модели в зависимости от ее сложности (количества переменных, ширины их диапазонов</w:t>
      </w:r>
      <w:r>
        <w:t xml:space="preserve"> </w:t>
      </w:r>
      <w:r w:rsidRPr="002D3364">
        <w:t>варьирования).</w:t>
      </w:r>
    </w:p>
    <w:p w:rsidR="00546510" w:rsidRPr="007B4144" w:rsidRDefault="00546510" w:rsidP="00546510">
      <w:r w:rsidRPr="002D3364">
        <w:t xml:space="preserve">Количество серий </w:t>
      </w:r>
      <w:r w:rsidRPr="002D3364">
        <w:rPr>
          <w:i/>
        </w:rPr>
        <w:t>Q</w:t>
      </w:r>
      <w:r w:rsidRPr="002D3364">
        <w:t xml:space="preserve"> определяется из соображений точности, накладываемой на</w:t>
      </w:r>
      <w:r>
        <w:t xml:space="preserve"> </w:t>
      </w:r>
      <w:r w:rsidRPr="002D3364">
        <w:t>искомые параметры: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525B86" w:rsidP="000E391A">
            <w:pPr>
              <w:ind w:firstLine="0"/>
            </w:pPr>
            <m:oMathPara>
              <m:oMathParaPr>
                <m:jc m:val="center"/>
              </m:oMathParaPr>
              <m:oMath>
                <m:sSup>
                  <m:sSupPr>
                    <m:ctrlPr>
                      <w:rPr>
                        <w:rFonts w:ascii="Cambria Math" w:hAnsi="Cambria Math"/>
                        <w:i/>
                      </w:rPr>
                    </m:ctrlPr>
                  </m:sSupPr>
                  <m:e>
                    <m:r>
                      <w:rPr>
                        <w:rFonts w:ascii="Cambria Math" w:hAnsi="Cambria Math"/>
                      </w:rPr>
                      <m:t>(1-ε)</m:t>
                    </m:r>
                  </m:e>
                  <m:sup>
                    <m:r>
                      <w:rPr>
                        <w:rFonts w:ascii="Cambria Math" w:hAnsi="Cambria Math"/>
                        <w:lang w:val="en-US"/>
                      </w:rPr>
                      <m:t>Q</m:t>
                    </m:r>
                  </m:sup>
                </m:sSup>
                <m:r>
                  <w:rPr>
                    <w:rFonts w:ascii="Cambria Math" w:hAnsi="Cambria Math"/>
                  </w:rPr>
                  <m:t>≤</m:t>
                </m:r>
                <m:f>
                  <m:fPr>
                    <m:ctrlPr>
                      <w:rPr>
                        <w:rFonts w:ascii="Cambria Math" w:hAnsi="Cambria Math"/>
                        <w:i/>
                      </w:rPr>
                    </m:ctrlPr>
                  </m:fPr>
                  <m:num>
                    <m:r>
                      <w:rPr>
                        <w:rFonts w:ascii="Cambria Math" w:hAnsi="Cambria Math"/>
                      </w:rPr>
                      <m:t>eps</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i=1..n</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r>
                  <w:rPr>
                    <w:rFonts w:ascii="Cambria Math" w:hAnsi="Cambria Math"/>
                  </w:rPr>
                  <m:t>,</m:t>
                </m:r>
              </m:oMath>
            </m:oMathPara>
          </w:p>
        </w:tc>
        <w:tc>
          <w:tcPr>
            <w:tcW w:w="1241" w:type="dxa"/>
            <w:vAlign w:val="center"/>
          </w:tcPr>
          <w:p w:rsidR="007B4144" w:rsidRPr="002978D6" w:rsidRDefault="007B4144" w:rsidP="000E391A">
            <w:pPr>
              <w:ind w:firstLine="0"/>
            </w:pPr>
            <w:r>
              <w:rPr>
                <w:lang w:val="en-US"/>
              </w:rPr>
              <w:t>(</w:t>
            </w:r>
            <w:fldSimple w:instr=" STYLEREF 1 \s ">
              <w:r w:rsidR="00171714">
                <w:rPr>
                  <w:noProof/>
                </w:rPr>
                <w:t>2</w:t>
              </w:r>
            </w:fldSimple>
            <w:r>
              <w:t>.</w:t>
            </w:r>
            <w:fldSimple w:instr=" SEQ Формула \* ARABIC \s 1 ">
              <w:r w:rsidR="00171714">
                <w:rPr>
                  <w:noProof/>
                </w:rPr>
                <w:t>64</w:t>
              </w:r>
            </w:fldSimple>
            <w:r>
              <w:t>)</w:t>
            </w:r>
          </w:p>
        </w:tc>
      </w:tr>
    </w:tbl>
    <w:p w:rsidR="00546510" w:rsidRPr="006A5F4C" w:rsidRDefault="00546510" w:rsidP="00546510">
      <w:pPr>
        <w:rPr>
          <w:i/>
        </w:rPr>
      </w:pPr>
      <w:r>
        <w:t xml:space="preserve">где </w:t>
      </w:r>
      <w:proofErr w:type="spellStart"/>
      <w:r w:rsidRPr="00FC6DF8">
        <w:rPr>
          <w:i/>
          <w:lang w:val="en-US"/>
        </w:rPr>
        <w:t>eps</w:t>
      </w:r>
      <w:proofErr w:type="spellEnd"/>
      <w:r w:rsidRPr="00FC6DF8">
        <w:t xml:space="preserve"> – </w:t>
      </w:r>
      <w:r>
        <w:t xml:space="preserve">точность вычислений, </w:t>
      </w:r>
      <m:oMath>
        <m:r>
          <w:rPr>
            <w:rFonts w:ascii="Cambria Math" w:hAnsi="Cambria Math"/>
          </w:rPr>
          <m:t>ε</m:t>
        </m:r>
      </m:oMath>
      <w:r>
        <w:t xml:space="preserve"> – параметр, определяющий уменьшение интервала поиска (обычно принимается </w:t>
      </w:r>
      <m:oMath>
        <m:r>
          <w:rPr>
            <w:rFonts w:ascii="Cambria Math" w:hAnsi="Cambria Math"/>
          </w:rPr>
          <m:t>ε</m:t>
        </m:r>
      </m:oMath>
      <w:r>
        <w:t xml:space="preserve"> = 0.05),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 диапазон варьирования неизвестных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FC6DF8">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FC6DF8">
        <w:t xml:space="preserve"> =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w:t>
      </w:r>
      <w:proofErr w:type="spellStart"/>
      <w:r w:rsidRPr="00FC6DF8">
        <w:rPr>
          <w:i/>
          <w:lang w:val="en-US"/>
        </w:rPr>
        <w:t>i</w:t>
      </w:r>
      <w:proofErr w:type="spellEnd"/>
      <w:r w:rsidRPr="00FC6DF8">
        <w:rPr>
          <w:i/>
        </w:rPr>
        <w:t xml:space="preserve"> = 1..</w:t>
      </w:r>
      <w:r w:rsidRPr="00FC6DF8">
        <w:rPr>
          <w:i/>
          <w:lang w:val="en-US"/>
        </w:rPr>
        <w:t>n</w:t>
      </w:r>
      <w:r w:rsidRPr="00FC6DF8">
        <w:rPr>
          <w:i/>
        </w:rPr>
        <w:t>.</w:t>
      </w:r>
    </w:p>
    <w:p w:rsidR="00546510" w:rsidRPr="007B4144" w:rsidRDefault="00546510" w:rsidP="00546510">
      <w:r>
        <w:t xml:space="preserve">В результате математических преобразований выражение для </w:t>
      </w:r>
      <w:r w:rsidRPr="006C57FA">
        <w:rPr>
          <w:i/>
          <w:lang w:val="en-US"/>
        </w:rPr>
        <w:t>Q</w:t>
      </w:r>
      <w:r w:rsidRPr="006C57FA">
        <w:t xml:space="preserve"> </w:t>
      </w:r>
      <w:r>
        <w:t>представляется в форме: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7B4144" w:rsidP="000E391A">
            <w:pPr>
              <w:ind w:firstLine="0"/>
            </w:pPr>
            <m:oMathPara>
              <m:oMathParaPr>
                <m:jc m:val="center"/>
              </m:oMathParaPr>
              <m:oMath>
                <m:r>
                  <w:rPr>
                    <w:rFonts w:ascii="Cambria Math" w:hAnsi="Cambria Math"/>
                  </w:rPr>
                  <m:t>Q</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1-ε</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eps</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e>
                        </m:d>
                        <m:r>
                          <w:rPr>
                            <w:rFonts w:ascii="Cambria Math" w:hAnsi="Cambria Math"/>
                          </w:rPr>
                          <m:t>,</m:t>
                        </m:r>
                      </m:e>
                    </m:func>
                  </m:e>
                </m:func>
              </m:oMath>
            </m:oMathPara>
          </w:p>
        </w:tc>
        <w:tc>
          <w:tcPr>
            <w:tcW w:w="1241" w:type="dxa"/>
            <w:vAlign w:val="center"/>
          </w:tcPr>
          <w:p w:rsidR="007B4144" w:rsidRPr="002978D6" w:rsidRDefault="007B4144" w:rsidP="000E391A">
            <w:pPr>
              <w:ind w:firstLine="0"/>
            </w:pPr>
            <w:r>
              <w:rPr>
                <w:lang w:val="en-US"/>
              </w:rPr>
              <w:t>(</w:t>
            </w:r>
            <w:fldSimple w:instr=" STYLEREF 1 \s ">
              <w:r w:rsidR="00171714">
                <w:rPr>
                  <w:noProof/>
                </w:rPr>
                <w:t>2</w:t>
              </w:r>
            </w:fldSimple>
            <w:r>
              <w:t>.</w:t>
            </w:r>
            <w:fldSimple w:instr=" SEQ Формула \* ARABIC \s 1 ">
              <w:r w:rsidR="00171714">
                <w:rPr>
                  <w:noProof/>
                </w:rPr>
                <w:t>65</w:t>
              </w:r>
            </w:fldSimple>
            <w:r>
              <w:t>)</w:t>
            </w:r>
          </w:p>
        </w:tc>
      </w:tr>
      <w:tr w:rsidR="007B4144" w:rsidTr="007B4144">
        <w:tc>
          <w:tcPr>
            <w:tcW w:w="8330" w:type="dxa"/>
          </w:tcPr>
          <w:p w:rsidR="007B4144" w:rsidRPr="008F7971" w:rsidRDefault="007B4144" w:rsidP="000E391A">
            <w:pPr>
              <w:ind w:firstLine="0"/>
            </w:pPr>
            <m:oMathPara>
              <m:oMathParaPr>
                <m:jc m:val="center"/>
              </m:oMathParaPr>
              <m:oMath>
                <m:r>
                  <w:rPr>
                    <w:rFonts w:ascii="Cambria Math" w:hAnsi="Cambria Math"/>
                    <w:lang w:val="en-US"/>
                  </w:rPr>
                  <m:t xml:space="preserve">Q= </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(eps/</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lang w:val="en-US"/>
                              </w:rPr>
                              <m:t>1-</m:t>
                            </m:r>
                            <m:r>
                              <w:rPr>
                                <w:rFonts w:ascii="Cambria Math" w:hAnsi="Cambria Math"/>
                              </w:rPr>
                              <m:t>ε</m:t>
                            </m:r>
                          </m:e>
                        </m:d>
                      </m:e>
                    </m:func>
                  </m:den>
                </m:f>
                <m:r>
                  <w:rPr>
                    <w:rFonts w:ascii="Cambria Math" w:hAnsi="Cambria Math"/>
                    <w:lang w:val="en-US"/>
                  </w:rPr>
                  <m:t>.</m:t>
                </m:r>
              </m:oMath>
            </m:oMathPara>
          </w:p>
        </w:tc>
        <w:tc>
          <w:tcPr>
            <w:tcW w:w="1241" w:type="dxa"/>
          </w:tcPr>
          <w:p w:rsidR="007B4144" w:rsidRPr="002978D6" w:rsidRDefault="007B4144" w:rsidP="000E391A">
            <w:pPr>
              <w:ind w:firstLine="0"/>
            </w:pPr>
            <w:r>
              <w:rPr>
                <w:lang w:val="en-US"/>
              </w:rPr>
              <w:t>(</w:t>
            </w:r>
            <w:fldSimple w:instr=" STYLEREF 1 \s ">
              <w:r w:rsidR="00171714">
                <w:rPr>
                  <w:noProof/>
                </w:rPr>
                <w:t>2</w:t>
              </w:r>
            </w:fldSimple>
            <w:r>
              <w:t>.</w:t>
            </w:r>
            <w:fldSimple w:instr=" SEQ Формула \* ARABIC \s 1 ">
              <w:r w:rsidR="00171714">
                <w:rPr>
                  <w:noProof/>
                </w:rPr>
                <w:t>66</w:t>
              </w:r>
            </w:fldSimple>
            <w:r>
              <w:t>)</w:t>
            </w:r>
          </w:p>
        </w:tc>
      </w:tr>
    </w:tbl>
    <w:p w:rsidR="00546510" w:rsidRDefault="00546510" w:rsidP="00546510">
      <w:r>
        <w:t>Алгоритм прямых выборочных процедур с уменьшением интервала поиска состоит из следующих шагов:</w:t>
      </w:r>
    </w:p>
    <w:p w:rsidR="00546510" w:rsidRPr="00F92DEA" w:rsidRDefault="00546510" w:rsidP="00546510">
      <w:r>
        <w:rPr>
          <w:b/>
        </w:rPr>
        <w:t xml:space="preserve">Шаг </w:t>
      </w:r>
      <w:r w:rsidRPr="00F76636">
        <w:rPr>
          <w:b/>
        </w:rPr>
        <w:t>1.</w:t>
      </w:r>
      <w:r>
        <w:t xml:space="preserve"> </w:t>
      </w:r>
      <w:r w:rsidRPr="00F76636">
        <w:t>Определяется начальное решение. Оно получается как середины варьируемых диапазонов для каждой переменной: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92DEA" w:rsidTr="000E391A">
        <w:tc>
          <w:tcPr>
            <w:tcW w:w="8330" w:type="dxa"/>
            <w:vAlign w:val="center"/>
          </w:tcPr>
          <w:p w:rsidR="00F92DEA" w:rsidRPr="008F7971" w:rsidRDefault="00525B86" w:rsidP="000E391A">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 i=1..n.</m:t>
                </m:r>
              </m:oMath>
            </m:oMathPara>
          </w:p>
        </w:tc>
        <w:tc>
          <w:tcPr>
            <w:tcW w:w="1241" w:type="dxa"/>
            <w:vAlign w:val="center"/>
          </w:tcPr>
          <w:p w:rsidR="00F92DEA" w:rsidRPr="002978D6" w:rsidRDefault="00F92DEA" w:rsidP="000E391A">
            <w:pPr>
              <w:ind w:firstLine="0"/>
            </w:pPr>
            <w:r>
              <w:rPr>
                <w:lang w:val="en-US"/>
              </w:rPr>
              <w:t>(</w:t>
            </w:r>
            <w:fldSimple w:instr=" STYLEREF 1 \s ">
              <w:r w:rsidR="00171714">
                <w:rPr>
                  <w:noProof/>
                </w:rPr>
                <w:t>2</w:t>
              </w:r>
            </w:fldSimple>
            <w:r>
              <w:t>.</w:t>
            </w:r>
            <w:fldSimple w:instr=" SEQ Формула \* ARABIC \s 1 ">
              <w:r w:rsidR="00171714">
                <w:rPr>
                  <w:noProof/>
                </w:rPr>
                <w:t>67</w:t>
              </w:r>
            </w:fldSimple>
            <w:r>
              <w:t>)</w:t>
            </w:r>
          </w:p>
        </w:tc>
      </w:tr>
    </w:tbl>
    <w:p w:rsidR="00546510" w:rsidRPr="004771BF" w:rsidRDefault="00546510" w:rsidP="00546510">
      <w:r>
        <w:lastRenderedPageBreak/>
        <w:t xml:space="preserve">Формируется вектор начальных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t>. Векторы оптимальных решений</w:t>
      </w:r>
      <w:proofErr w:type="gramStart"/>
      <w:r>
        <w:t xml:space="preserv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r>
        <w:t xml:space="preserve"> </w:t>
      </w:r>
      <w:proofErr w:type="gramEnd"/>
      <w:r>
        <w:t>и промежуточного оптимума</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q</m:t>
            </m:r>
          </m:sup>
        </m:sSup>
        <m:r>
          <w:rPr>
            <w:rFonts w:ascii="Cambria Math" w:hAnsi="Cambria Math"/>
          </w:rPr>
          <m:t>}</m:t>
        </m:r>
      </m:oMath>
      <w:r>
        <w:t xml:space="preserve">  полагаются равными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rsidRPr="0090379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525B86" w:rsidP="000E391A">
            <w:pPr>
              <w:ind w:firstLine="0"/>
            </w:pPr>
            <m:oMathPara>
              <m:oMathParaPr>
                <m:jc m:val="center"/>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m:rPr>
                    <m:sty m:val="p"/>
                  </m:rP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m:oMath>
            </m:oMathPara>
          </w:p>
        </w:tc>
        <w:tc>
          <w:tcPr>
            <w:tcW w:w="1241" w:type="dxa"/>
            <w:vAlign w:val="center"/>
          </w:tcPr>
          <w:p w:rsidR="004771BF" w:rsidRPr="002978D6" w:rsidRDefault="004771BF" w:rsidP="000E391A">
            <w:pPr>
              <w:ind w:firstLine="0"/>
            </w:pPr>
            <w:r>
              <w:rPr>
                <w:lang w:val="en-US"/>
              </w:rPr>
              <w:t>(</w:t>
            </w:r>
            <w:fldSimple w:instr=" STYLEREF 1 \s ">
              <w:r w:rsidR="00171714">
                <w:rPr>
                  <w:noProof/>
                </w:rPr>
                <w:t>2</w:t>
              </w:r>
            </w:fldSimple>
            <w:r>
              <w:t>.</w:t>
            </w:r>
            <w:fldSimple w:instr=" SEQ Формула \* ARABIC \s 1 ">
              <w:r w:rsidR="00171714">
                <w:rPr>
                  <w:noProof/>
                </w:rPr>
                <w:t>68</w:t>
              </w:r>
            </w:fldSimple>
            <w:r>
              <w:t>)</w:t>
            </w:r>
          </w:p>
        </w:tc>
      </w:tr>
    </w:tbl>
    <w:p w:rsidR="00546510" w:rsidRPr="004771BF" w:rsidRDefault="00546510" w:rsidP="00546510">
      <w:r w:rsidRPr="00AE2A40">
        <w:rPr>
          <w:b/>
        </w:rPr>
        <w:t>Шаг 2.</w:t>
      </w:r>
      <w:r>
        <w:t xml:space="preserve"> Вычисляется случайная точка </w:t>
      </w:r>
      <w:r w:rsidRPr="00AE2A40">
        <w:rPr>
          <w:i/>
        </w:rPr>
        <w:t>x</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525B86" w:rsidP="000E391A">
            <w:pPr>
              <w:ind w:firstLine="0"/>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q</m:t>
                    </m:r>
                  </m:sup>
                </m:sSubSup>
                <m:r>
                  <w:rPr>
                    <w:rFonts w:ascii="Cambria Math" w:hAnsi="Cambria Math"/>
                  </w:rPr>
                  <m:t>+r</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i=1..n,</m:t>
                </m:r>
              </m:oMath>
            </m:oMathPara>
          </w:p>
        </w:tc>
        <w:tc>
          <w:tcPr>
            <w:tcW w:w="1241" w:type="dxa"/>
            <w:vAlign w:val="center"/>
          </w:tcPr>
          <w:p w:rsidR="004771BF" w:rsidRPr="002978D6" w:rsidRDefault="004771BF" w:rsidP="000E391A">
            <w:pPr>
              <w:ind w:firstLine="0"/>
            </w:pPr>
            <w:r>
              <w:rPr>
                <w:lang w:val="en-US"/>
              </w:rPr>
              <w:t>(</w:t>
            </w:r>
            <w:fldSimple w:instr=" STYLEREF 1 \s ">
              <w:r w:rsidR="00171714">
                <w:rPr>
                  <w:noProof/>
                </w:rPr>
                <w:t>2</w:t>
              </w:r>
            </w:fldSimple>
            <w:r>
              <w:t>.</w:t>
            </w:r>
            <w:fldSimple w:instr=" SEQ Формула \* ARABIC \s 1 ">
              <w:r w:rsidR="00171714">
                <w:rPr>
                  <w:noProof/>
                </w:rPr>
                <w:t>69</w:t>
              </w:r>
            </w:fldSimple>
            <w:r>
              <w:t>)</w:t>
            </w:r>
          </w:p>
        </w:tc>
      </w:tr>
    </w:tbl>
    <w:p w:rsidR="00546510" w:rsidRDefault="00546510" w:rsidP="00546510">
      <w:r>
        <w:t xml:space="preserve">где </w:t>
      </w:r>
      <w:r w:rsidRPr="002A2CC5">
        <w:rPr>
          <w:i/>
          <w:lang w:val="en-US"/>
        </w:rPr>
        <w:t>r</w:t>
      </w:r>
      <w:r w:rsidRPr="002A2CC5">
        <w:t xml:space="preserve"> – </w:t>
      </w:r>
      <w:r>
        <w:t>случайная величина, равномерно распределенная на интервале (-0.5; 0.5).</w:t>
      </w:r>
    </w:p>
    <w:p w:rsidR="00546510" w:rsidRDefault="00546510" w:rsidP="00546510">
      <w:r w:rsidRPr="00894149">
        <w:rPr>
          <w:b/>
        </w:rPr>
        <w:t>Шаг 3.</w:t>
      </w:r>
      <w:r>
        <w:t xml:space="preserve"> Выполняется проверка на допустимость:</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894149">
        <w:t xml:space="preserve">, </w:t>
      </w:r>
      <w:r>
        <w:t xml:space="preserve">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t>;</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r>
        <w:t xml:space="preserve"> 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p>
    <w:p w:rsidR="00546510" w:rsidRDefault="00546510" w:rsidP="00546510">
      <w:r>
        <w:t>Также на данном шаге производится проверка на удовлетворение функциональным ограничениям</w:t>
      </w:r>
      <w:r w:rsidR="004771BF" w:rsidRPr="004771BF">
        <w:t xml:space="preserve"> (</w:t>
      </w:r>
      <w:r w:rsidR="004771BF">
        <w:t xml:space="preserve">таблица </w:t>
      </w:r>
      <w:r w:rsidR="004771BF">
        <w:fldChar w:fldCharType="begin"/>
      </w:r>
      <w:r w:rsidR="004771BF">
        <w:instrText xml:space="preserve"> REF tbl_common_opt_task_data \h </w:instrText>
      </w:r>
      <w:r w:rsidR="004771BF">
        <w:fldChar w:fldCharType="separate"/>
      </w:r>
      <w:r w:rsidR="00171714">
        <w:rPr>
          <w:noProof/>
        </w:rPr>
        <w:t>2</w:t>
      </w:r>
      <w:r w:rsidR="00171714">
        <w:t>.</w:t>
      </w:r>
      <w:r w:rsidR="00171714">
        <w:rPr>
          <w:noProof/>
        </w:rPr>
        <w:t>22</w:t>
      </w:r>
      <w:r w:rsidR="004771BF">
        <w:fldChar w:fldCharType="end"/>
      </w:r>
      <w:r w:rsidR="004771BF">
        <w:t xml:space="preserve">). </w:t>
      </w:r>
      <w:r>
        <w:t xml:space="preserve">Если найденная точка не удовлетворяет хотя бы одному из них – она отбрасывается, и происходит возвращение на </w:t>
      </w:r>
      <w:r w:rsidRPr="005E717E">
        <w:rPr>
          <w:b/>
        </w:rPr>
        <w:t>Шаг 2</w:t>
      </w:r>
      <w:r>
        <w:t xml:space="preserve"> алгоритма.</w:t>
      </w:r>
    </w:p>
    <w:p w:rsidR="00546510" w:rsidRDefault="00546510" w:rsidP="00546510">
      <w:r w:rsidRPr="005E717E">
        <w:rPr>
          <w:b/>
        </w:rPr>
        <w:t>Шаг 4.</w:t>
      </w:r>
      <w:r>
        <w:t xml:space="preserve"> Вычисляется функция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oMath>
      <w:r w:rsidRPr="005E717E">
        <w:t xml:space="preserve"> </w:t>
      </w:r>
      <w:r>
        <w:t xml:space="preserve">Если значение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&lt; f</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w:r w:rsidRPr="005E717E">
        <w:t xml:space="preserve"> </w:t>
      </w:r>
      <w:r>
        <w:t xml:space="preserve">то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w:r>
        <w:t xml:space="preserve">. Если </w:t>
      </w:r>
      <w:r w:rsidRPr="00A05E8F">
        <w:rPr>
          <w:i/>
          <w:lang w:val="en-US"/>
        </w:rPr>
        <w:t>p</w:t>
      </w:r>
      <w:r w:rsidRPr="00A05E8F">
        <w:rPr>
          <w:i/>
        </w:rPr>
        <w:t xml:space="preserve"> &lt; </w:t>
      </w:r>
      <w:r w:rsidRPr="00A05E8F">
        <w:rPr>
          <w:i/>
          <w:lang w:val="en-US"/>
        </w:rPr>
        <w:t>P</w:t>
      </w:r>
      <w:r w:rsidRPr="005E717E">
        <w:t xml:space="preserve">, </w:t>
      </w:r>
      <w:r>
        <w:t xml:space="preserve">то увеличиваем </w:t>
      </w:r>
      <w:r>
        <w:rPr>
          <w:lang w:val="en-US"/>
        </w:rPr>
        <w:t>p</w:t>
      </w:r>
      <w:r w:rsidRPr="005E717E">
        <w:t xml:space="preserve"> </w:t>
      </w:r>
      <w:r>
        <w:t xml:space="preserve">на 1 и переходим к </w:t>
      </w:r>
      <w:r w:rsidRPr="005E717E">
        <w:rPr>
          <w:b/>
        </w:rPr>
        <w:t>Шагу 2</w:t>
      </w:r>
      <w:r>
        <w:t xml:space="preserve"> алгоритма. Если </w:t>
      </w:r>
      <w:r w:rsidRPr="00A05E8F">
        <w:rPr>
          <w:i/>
          <w:lang w:val="en-US"/>
        </w:rPr>
        <w:t>p</w:t>
      </w:r>
      <w:r w:rsidRPr="005A0DCE">
        <w:rPr>
          <w:i/>
        </w:rPr>
        <w:t xml:space="preserve"> = </w:t>
      </w:r>
      <w:r w:rsidRPr="00A05E8F">
        <w:rPr>
          <w:i/>
          <w:lang w:val="en-US"/>
        </w:rPr>
        <w:t>P</w:t>
      </w:r>
      <w:r w:rsidRPr="005A0DCE">
        <w:t xml:space="preserve">, - </w:t>
      </w:r>
      <w:r>
        <w:t xml:space="preserve">переходим к </w:t>
      </w:r>
      <w:r w:rsidRPr="005E717E">
        <w:rPr>
          <w:b/>
        </w:rPr>
        <w:t>Шагу 5</w:t>
      </w:r>
      <w:r>
        <w:t>.</w:t>
      </w:r>
    </w:p>
    <w:p w:rsidR="00546510" w:rsidRDefault="00546510" w:rsidP="00546510">
      <w:r w:rsidRPr="00A05E8F">
        <w:rPr>
          <w:b/>
        </w:rPr>
        <w:t>Шаг 5</w:t>
      </w:r>
      <w:r>
        <w:t xml:space="preserve">. Если </w:t>
      </w:r>
      <w:r w:rsidRPr="00A05E8F">
        <w:rPr>
          <w:i/>
          <w:lang w:val="en-US"/>
        </w:rPr>
        <w:t>q</w:t>
      </w:r>
      <w:r w:rsidRPr="00E334EF">
        <w:rPr>
          <w:i/>
        </w:rPr>
        <w:t xml:space="preserve"> &lt; </w:t>
      </w:r>
      <w:r w:rsidRPr="00A05E8F">
        <w:rPr>
          <w:i/>
          <w:lang w:val="en-US"/>
        </w:rPr>
        <w:t>Q</w:t>
      </w:r>
      <w:r w:rsidRPr="00E334EF">
        <w:t>:</w:t>
      </w:r>
    </w:p>
    <w:p w:rsidR="00546510" w:rsidRDefault="00546510" w:rsidP="00546510">
      <w:pPr>
        <w:ind w:firstLine="708"/>
      </w:pPr>
      <w:r>
        <w:t xml:space="preserve">-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w:p>
    <w:p w:rsidR="00546510" w:rsidRPr="00E334EF" w:rsidRDefault="00546510" w:rsidP="00546510">
      <w:pPr>
        <w:ind w:firstLine="708"/>
      </w:pPr>
      <w:r>
        <w:t>- уменьшаем интервал поиска</w:t>
      </w:r>
      <w:r w:rsidRPr="00E334EF">
        <w:rPr>
          <w:i/>
        </w:rPr>
        <w:t xml:space="preserve">: </w:t>
      </w:r>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1-ε</m:t>
            </m:r>
          </m:e>
        </m:d>
        <m:r>
          <w:rPr>
            <w:rFonts w:ascii="Cambria Math" w:hAnsi="Cambria Math"/>
          </w:rPr>
          <m:t>.</m:t>
        </m:r>
      </m:oMath>
    </w:p>
    <w:p w:rsidR="00546510" w:rsidRDefault="00546510" w:rsidP="00546510">
      <w:pPr>
        <w:ind w:firstLine="708"/>
      </w:pPr>
      <w:r w:rsidRPr="00E334EF">
        <w:t>-</w:t>
      </w:r>
      <w:r>
        <w:t xml:space="preserve"> увеличиваем </w:t>
      </w:r>
      <w:r w:rsidRPr="00E334EF">
        <w:rPr>
          <w:i/>
          <w:lang w:val="en-US"/>
        </w:rPr>
        <w:t>Q</w:t>
      </w:r>
      <w:r w:rsidRPr="00E334EF">
        <w:rPr>
          <w:i/>
        </w:rPr>
        <w:t xml:space="preserve"> </w:t>
      </w:r>
      <w:r>
        <w:t xml:space="preserve">на 1 и переходим к </w:t>
      </w:r>
      <w:r w:rsidRPr="00E334EF">
        <w:rPr>
          <w:b/>
        </w:rPr>
        <w:t>Шагу 2.</w:t>
      </w:r>
    </w:p>
    <w:p w:rsidR="00546510" w:rsidRPr="00E334EF" w:rsidRDefault="00546510" w:rsidP="00546510">
      <w:pPr>
        <w:ind w:firstLine="0"/>
      </w:pPr>
      <w:r>
        <w:t xml:space="preserve">Если </w:t>
      </w:r>
      <w:r w:rsidRPr="00E334EF">
        <w:rPr>
          <w:i/>
          <w:lang w:val="en-US"/>
        </w:rPr>
        <w:t>q</w:t>
      </w:r>
      <w:r w:rsidRPr="00E334EF">
        <w:rPr>
          <w:i/>
        </w:rPr>
        <w:t xml:space="preserve"> = </w:t>
      </w:r>
      <w:r w:rsidRPr="00E334EF">
        <w:rPr>
          <w:i/>
          <w:lang w:val="en-US"/>
        </w:rPr>
        <w:t>Q</w:t>
      </w:r>
      <w:r>
        <w:t>, - то заканчиваем вычисления.</w:t>
      </w:r>
    </w:p>
    <w:p w:rsidR="00546510" w:rsidRPr="00522E27" w:rsidRDefault="00546510" w:rsidP="00522E27">
      <w:pPr>
        <w:pStyle w:val="3"/>
      </w:pPr>
      <w:bookmarkStart w:id="111" w:name="_Ref388991839"/>
      <w:bookmarkStart w:id="112" w:name="_Toc389395795"/>
      <w:r w:rsidRPr="00522E27">
        <w:t>Модификация алгоритма прямых выборочных процедур с уменьшением интервала поиска</w:t>
      </w:r>
      <w:bookmarkEnd w:id="111"/>
      <w:bookmarkEnd w:id="112"/>
    </w:p>
    <w:p w:rsidR="00546510" w:rsidRDefault="00546510" w:rsidP="00546510">
      <w:r>
        <w:t xml:space="preserve">Для возможности применения описанного в </w:t>
      </w:r>
      <w:r w:rsidR="00075435">
        <w:t xml:space="preserve">разделе </w:t>
      </w:r>
      <w:r w:rsidR="00075435">
        <w:fldChar w:fldCharType="begin"/>
      </w:r>
      <w:r w:rsidR="00075435">
        <w:instrText xml:space="preserve"> REF _Ref388991520 \r \h </w:instrText>
      </w:r>
      <w:r w:rsidR="00075435">
        <w:fldChar w:fldCharType="separate"/>
      </w:r>
      <w:r w:rsidR="00171714">
        <w:t>2.4.1</w:t>
      </w:r>
      <w:r w:rsidR="00075435">
        <w:fldChar w:fldCharType="end"/>
      </w:r>
      <w:r w:rsidR="00075435">
        <w:t xml:space="preserve"> </w:t>
      </w:r>
      <w:r>
        <w:t xml:space="preserve">алгоритма прямых выборочных процедур с уменьшением интервала поиска для решения поставленной </w:t>
      </w:r>
      <w:r w:rsidR="00CB45AF">
        <w:t xml:space="preserve">в разделе </w:t>
      </w:r>
      <w:r w:rsidR="00CB45AF">
        <w:fldChar w:fldCharType="begin"/>
      </w:r>
      <w:r w:rsidR="00CB45AF">
        <w:instrText xml:space="preserve"> REF _Ref388559554 \r \h </w:instrText>
      </w:r>
      <w:r w:rsidR="00CB45AF">
        <w:fldChar w:fldCharType="separate"/>
      </w:r>
      <w:r w:rsidR="00171714">
        <w:t>1.1</w:t>
      </w:r>
      <w:r w:rsidR="00CB45AF">
        <w:fldChar w:fldCharType="end"/>
      </w:r>
      <w:r w:rsidR="00CB45AF">
        <w:t xml:space="preserve"> </w:t>
      </w:r>
      <w:r>
        <w:t>задачи оптимизации в данный алгоритм необходимо внести модификации.</w:t>
      </w:r>
    </w:p>
    <w:p w:rsidR="00546510" w:rsidRDefault="00546510" w:rsidP="00546510">
      <w:proofErr w:type="gramStart"/>
      <w:r>
        <w:t xml:space="preserve">В соответствии с поставленной задачей многокритериальной оптимизации </w:t>
      </w:r>
      <w:r w:rsidR="00CB45AF">
        <w:t xml:space="preserve">(раздел </w:t>
      </w:r>
      <w:r w:rsidR="00CB45AF">
        <w:fldChar w:fldCharType="begin"/>
      </w:r>
      <w:r w:rsidR="00CB45AF">
        <w:instrText xml:space="preserve"> REF _Ref388559554 \r \h </w:instrText>
      </w:r>
      <w:r w:rsidR="00CB45AF">
        <w:fldChar w:fldCharType="separate"/>
      </w:r>
      <w:r w:rsidR="00171714">
        <w:t>1.1</w:t>
      </w:r>
      <w:r w:rsidR="00CB45AF">
        <w:fldChar w:fldCharType="end"/>
      </w:r>
      <w:r w:rsidR="00CB45AF">
        <w:t xml:space="preserve">), </w:t>
      </w:r>
      <w:r>
        <w:t xml:space="preserve">каждый из котлоагрегатов, находящихся в составе очереди «90 </w:t>
      </w:r>
      <w:proofErr w:type="spellStart"/>
      <w:r>
        <w:t>ата</w:t>
      </w:r>
      <w:proofErr w:type="spellEnd"/>
      <w:r>
        <w:t>» котельного отделения ТЭЦ-20 Мосэнерго, может иметь значение паропроизводительности</w:t>
      </w:r>
      <w:r w:rsidRPr="006A6B41">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w:t>
      </w:r>
      <w:r w:rsidR="00B8664A">
        <w:t>расположенное</w:t>
      </w:r>
      <w:r>
        <w:t xml:space="preserve"> в заданных для него пределах</w:t>
      </w:r>
      <w:r w:rsidRPr="006A6B41">
        <w:t xml:space="preserve"> </w:t>
      </w:r>
      <m:oMath>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max</m:t>
            </m:r>
          </m:sup>
        </m:sSubSup>
        <m:r>
          <w:rPr>
            <w:rFonts w:ascii="Cambria Math" w:hAnsi="Cambria Math"/>
          </w:rPr>
          <m:t>]</m:t>
        </m:r>
      </m:oMath>
      <w:r w:rsidRPr="006A6B41">
        <w:t>.</w:t>
      </w:r>
      <w:proofErr w:type="gramEnd"/>
    </w:p>
    <w:p w:rsidR="00546510" w:rsidRPr="006A6B41" w:rsidRDefault="00546510" w:rsidP="00546510">
      <w:r>
        <w:lastRenderedPageBreak/>
        <w:t xml:space="preserve">Паровая нагрузка котлоагрегата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это входной управляющий параметр математической модели </w:t>
      </w:r>
      <w:r w:rsidR="00F0486E">
        <w:t xml:space="preserve">(таблица </w:t>
      </w:r>
      <w:r w:rsidR="00F0486E">
        <w:fldChar w:fldCharType="begin"/>
      </w:r>
      <w:r w:rsidR="00F0486E">
        <w:instrText xml:space="preserve"> REF tbl_mat_mod_input_vars \h </w:instrText>
      </w:r>
      <w:r w:rsidR="00F0486E">
        <w:fldChar w:fldCharType="separate"/>
      </w:r>
      <w:r w:rsidR="00171714">
        <w:rPr>
          <w:noProof/>
        </w:rPr>
        <w:t>2</w:t>
      </w:r>
      <w:r w:rsidR="00171714">
        <w:t>.</w:t>
      </w:r>
      <w:r w:rsidR="00171714">
        <w:rPr>
          <w:noProof/>
        </w:rPr>
        <w:t>2</w:t>
      </w:r>
      <w:r w:rsidR="00F0486E">
        <w:fldChar w:fldCharType="end"/>
      </w:r>
      <w:r w:rsidR="00F0486E">
        <w:t>).</w:t>
      </w:r>
    </w:p>
    <w:p w:rsidR="00546510" w:rsidRDefault="00546510" w:rsidP="00546510">
      <w:r>
        <w:t xml:space="preserve">Рассмотрим ситуацию, когда группе котлоагрегатов необходимо обеспечить суммарную паропроизводительность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500 т</w:t>
      </w:r>
      <w:r w:rsidRPr="00FF5E6B">
        <w:t>/</w:t>
      </w:r>
      <w:r>
        <w:t>ч.</w:t>
      </w:r>
    </w:p>
    <w:p w:rsidR="00546510" w:rsidRDefault="00546510" w:rsidP="00546510">
      <w:r>
        <w:t xml:space="preserve">Пусть текущая комбинация работающих котлоагрегатов состоит из 3 котлов: </w:t>
      </w:r>
      <w:r w:rsidRPr="00FF5E6B">
        <w:rPr>
          <w:b/>
          <w:lang w:val="en-US"/>
        </w:rPr>
        <w:t>K</w:t>
      </w:r>
      <w:r w:rsidRPr="00FF5E6B">
        <w:rPr>
          <w:b/>
        </w:rPr>
        <w:t>1</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1</m:t>
            </m:r>
          </m:sup>
        </m:sSubSup>
        <m:r>
          <w:rPr>
            <w:rFonts w:ascii="Cambria Math" w:hAnsi="Cambria Math"/>
          </w:rPr>
          <m:t>≤170 т/ч)</m:t>
        </m:r>
      </m:oMath>
      <w:r>
        <w:t xml:space="preserve">, </w:t>
      </w:r>
      <w:proofErr w:type="gramStart"/>
      <w:r w:rsidRPr="00FF5E6B">
        <w:rPr>
          <w:b/>
          <w:lang w:val="en-US"/>
        </w:rPr>
        <w:t>K</w:t>
      </w:r>
      <w:r w:rsidRPr="00FF5E6B">
        <w:rPr>
          <w:b/>
        </w:rPr>
        <w:t>2</w:t>
      </w:r>
      <w:r w:rsidRPr="00FF5E6B">
        <w:t xml:space="preserve"> </w:t>
      </w:r>
      <w:proofErr w:type="gramEnd"/>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2</m:t>
            </m:r>
          </m:sup>
        </m:sSubSup>
        <m:r>
          <w:rPr>
            <w:rFonts w:ascii="Cambria Math" w:hAnsi="Cambria Math"/>
          </w:rPr>
          <m:t>≤170 т/ч)</m:t>
        </m:r>
      </m:oMath>
      <w:r w:rsidRPr="00FF5E6B">
        <w:t xml:space="preserve">, </w:t>
      </w:r>
      <w:r w:rsidRPr="00FF5E6B">
        <w:rPr>
          <w:b/>
          <w:lang w:val="en-US"/>
        </w:rPr>
        <w:t>K</w:t>
      </w:r>
      <w:r w:rsidRPr="00FF5E6B">
        <w:rPr>
          <w:b/>
        </w:rPr>
        <w:t>3</w:t>
      </w:r>
      <m:oMath>
        <m:r>
          <m:rPr>
            <m:sty m:val="bi"/>
          </m:rPr>
          <w:rPr>
            <w:rFonts w:ascii="Cambria Math" w:hAnsi="Cambria Math"/>
          </w:rPr>
          <m:t xml:space="preserve"> </m:t>
        </m:r>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3</m:t>
            </m:r>
          </m:sup>
        </m:sSubSup>
        <m:r>
          <w:rPr>
            <w:rFonts w:ascii="Cambria Math" w:hAnsi="Cambria Math"/>
          </w:rPr>
          <m:t>≤170 т/ч).</m:t>
        </m:r>
      </m:oMath>
    </w:p>
    <w:p w:rsidR="00546510" w:rsidRPr="007840D4" w:rsidRDefault="00546510" w:rsidP="00546510">
      <w:r>
        <w:t xml:space="preserve">Так как </w:t>
      </w:r>
      <m:oMath>
        <m:sSub>
          <m:sSubPr>
            <m:ctrlPr>
              <w:rPr>
                <w:rFonts w:ascii="Cambria Math" w:hAnsi="Cambria Math"/>
                <w:i/>
              </w:rPr>
            </m:ctrlPr>
          </m:sSubPr>
          <m:e>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min</m:t>
                </m:r>
              </m:sup>
            </m:sSubSup>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max</m:t>
            </m:r>
          </m:sup>
        </m:sSubSup>
        <m:r>
          <w:rPr>
            <w:rFonts w:ascii="Cambria Math" w:hAnsi="Cambria Math"/>
          </w:rPr>
          <m:t xml:space="preserve"> (270≤500≤510)</m:t>
        </m:r>
      </m:oMath>
      <w:r>
        <w:t xml:space="preserve">, - данная комбинация </w:t>
      </w:r>
      <w:proofErr w:type="gramStart"/>
      <w:r>
        <w:t>работающих</w:t>
      </w:r>
      <w:proofErr w:type="gramEnd"/>
      <w:r>
        <w:t xml:space="preserve"> котлоагрегатов является допустимой.</w:t>
      </w:r>
    </w:p>
    <w:p w:rsidR="00546510" w:rsidRDefault="00546510" w:rsidP="00546510">
      <w:r>
        <w:t xml:space="preserve">Согласно описанному в </w:t>
      </w:r>
      <w:r w:rsidR="00CA2647">
        <w:t xml:space="preserve">разделе </w:t>
      </w:r>
      <w:r w:rsidR="00CA2647">
        <w:fldChar w:fldCharType="begin"/>
      </w:r>
      <w:r w:rsidR="00CA2647">
        <w:instrText xml:space="preserve"> REF _Ref388991694 \r \p \h </w:instrText>
      </w:r>
      <w:r w:rsidR="00CA2647">
        <w:fldChar w:fldCharType="separate"/>
      </w:r>
      <w:r w:rsidR="00171714">
        <w:t>2.4.1 выше</w:t>
      </w:r>
      <w:r w:rsidR="00CA2647">
        <w:fldChar w:fldCharType="end"/>
      </w:r>
      <w:r w:rsidR="001B6EBA">
        <w:t xml:space="preserve"> </w:t>
      </w:r>
      <w:r>
        <w:t xml:space="preserve">алгоритму, на </w:t>
      </w:r>
      <w:r w:rsidRPr="00BE46FF">
        <w:rPr>
          <w:b/>
        </w:rPr>
        <w:t>Шаге 1</w:t>
      </w:r>
      <w:r>
        <w:t xml:space="preserve"> необходимо выбрать начальное решение, при этом значения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в</w:t>
      </w:r>
      <w:proofErr w:type="spellStart"/>
      <w:r>
        <w:t>ыбираются</w:t>
      </w:r>
      <w:proofErr w:type="spellEnd"/>
      <w:r>
        <w:t xml:space="preserve"> как середины соответствующих интервалов допустимых значений.</w:t>
      </w:r>
    </w:p>
    <w:p w:rsidR="00546510" w:rsidRDefault="00546510" w:rsidP="00546510">
      <w:r>
        <w:t xml:space="preserve">Тогда для переменных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rsidRPr="00974D43">
        <w:t xml:space="preserve"> </w:t>
      </w:r>
      <w:r>
        <w:t>получим:</w:t>
      </w:r>
    </w:p>
    <w:p w:rsidR="00546510" w:rsidRDefault="00525B86"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w:t>
      </w:r>
    </w:p>
    <w:p w:rsidR="00546510" w:rsidRDefault="00525B86"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 xml:space="preserve">; </w:t>
      </w:r>
    </w:p>
    <w:p w:rsidR="00546510" w:rsidRDefault="00525B86"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r>
          <w:rPr>
            <w:rFonts w:ascii="Cambria Math" w:hAnsi="Cambria Math"/>
          </w:rPr>
          <m:t>=500-</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00546510" w:rsidRPr="00974D43">
        <w:t xml:space="preserve"> = 240 </w:t>
      </w:r>
      <w:r w:rsidR="00546510">
        <w:t>т</w:t>
      </w:r>
      <w:r w:rsidR="00546510" w:rsidRPr="00974D43">
        <w:t>/</w:t>
      </w:r>
      <w:r w:rsidR="00546510">
        <w:t>ч.</w:t>
      </w:r>
    </w:p>
    <w:p w:rsidR="00546510" w:rsidRPr="005A0DCE" w:rsidRDefault="00546510" w:rsidP="00546510">
      <w:pPr>
        <w:ind w:firstLine="708"/>
      </w:pPr>
      <w:r>
        <w:t xml:space="preserve">В результате, для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t xml:space="preserve"> будет получено недопустимое значение, которое не входит в заданные для этого котлоагрегата допустимые границы варьирования паропроизводительности.</w:t>
      </w:r>
    </w:p>
    <w:p w:rsidR="00546510" w:rsidRDefault="00546510" w:rsidP="00546510">
      <w:pPr>
        <w:ind w:firstLine="708"/>
      </w:pPr>
      <w:r>
        <w:t xml:space="preserve">В соответствии с этим для </w:t>
      </w:r>
      <w:r w:rsidRPr="006F1325">
        <w:rPr>
          <w:b/>
        </w:rPr>
        <w:t>Шага 1</w:t>
      </w:r>
      <w:r>
        <w:t xml:space="preserve"> описанного в </w:t>
      </w:r>
      <w:r w:rsidR="009F7473">
        <w:t xml:space="preserve">разделе </w:t>
      </w:r>
      <w:r w:rsidR="009F7473">
        <w:fldChar w:fldCharType="begin"/>
      </w:r>
      <w:r w:rsidR="009F7473">
        <w:instrText xml:space="preserve"> REF _Ref388991745 \r \h </w:instrText>
      </w:r>
      <w:r w:rsidR="009F7473">
        <w:fldChar w:fldCharType="separate"/>
      </w:r>
      <w:r w:rsidR="00171714">
        <w:t>2.4.1</w:t>
      </w:r>
      <w:r w:rsidR="009F7473">
        <w:fldChar w:fldCharType="end"/>
      </w:r>
      <w:r w:rsidR="009F7473">
        <w:t xml:space="preserve"> </w:t>
      </w:r>
      <w:r>
        <w:t xml:space="preserve">алгоритма прямых выборочных процедур с уменьшением интервала поиска была разработана следующая модификация. Выбор начального решения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осуществляется по следующему алгоритму:</w:t>
      </w:r>
    </w:p>
    <w:p w:rsidR="00546510" w:rsidRDefault="00546510" w:rsidP="00546510">
      <w:pPr>
        <w:pStyle w:val="a3"/>
        <w:numPr>
          <w:ilvl w:val="0"/>
          <w:numId w:val="34"/>
        </w:numPr>
        <w:rPr>
          <w:lang w:val="ru-RU"/>
        </w:rPr>
      </w:pPr>
      <w:r>
        <w:rPr>
          <w:lang w:val="ru-RU"/>
        </w:rPr>
        <w:t xml:space="preserve">Для всех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 xml:space="preserve">, </m:t>
        </m:r>
        <m:r>
          <w:rPr>
            <w:rFonts w:ascii="Cambria Math" w:hAnsi="Cambria Math"/>
          </w:rPr>
          <m:t>i</m:t>
        </m:r>
        <m:r>
          <w:rPr>
            <w:rFonts w:ascii="Cambria Math" w:hAnsi="Cambria Math"/>
            <w:lang w:val="ru-RU"/>
          </w:rPr>
          <m:t>=1..</m:t>
        </m:r>
        <m:r>
          <w:rPr>
            <w:rFonts w:ascii="Cambria Math" w:hAnsi="Cambria Math"/>
          </w:rPr>
          <m:t>n</m:t>
        </m:r>
        <m:r>
          <w:rPr>
            <w:rFonts w:ascii="Cambria Math" w:hAnsi="Cambria Math"/>
            <w:lang w:val="ru-RU"/>
          </w:rPr>
          <m:t>-1</m:t>
        </m:r>
      </m:oMath>
      <w:r w:rsidRPr="00E12118">
        <w:rPr>
          <w:lang w:val="ru-RU"/>
        </w:rPr>
        <w:t xml:space="preserve">, </w:t>
      </w:r>
      <w:r>
        <w:rPr>
          <w:lang w:val="ru-RU"/>
        </w:rPr>
        <w:t>принять: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47D1E" w:rsidTr="00731EA6">
        <w:tc>
          <w:tcPr>
            <w:tcW w:w="8330" w:type="dxa"/>
            <w:vAlign w:val="center"/>
          </w:tcPr>
          <w:p w:rsidR="00147D1E" w:rsidRPr="008F7971" w:rsidRDefault="00525B86" w:rsidP="00731EA6">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m:t>
                </m:r>
              </m:oMath>
            </m:oMathPara>
          </w:p>
        </w:tc>
        <w:tc>
          <w:tcPr>
            <w:tcW w:w="1241" w:type="dxa"/>
            <w:vAlign w:val="center"/>
          </w:tcPr>
          <w:p w:rsidR="00147D1E" w:rsidRPr="002978D6" w:rsidRDefault="00147D1E" w:rsidP="00731EA6">
            <w:pPr>
              <w:ind w:firstLine="0"/>
            </w:pPr>
            <w:r>
              <w:rPr>
                <w:lang w:val="en-US"/>
              </w:rPr>
              <w:t>(</w:t>
            </w:r>
            <w:fldSimple w:instr=" STYLEREF 1 \s ">
              <w:r w:rsidR="00171714">
                <w:rPr>
                  <w:noProof/>
                </w:rPr>
                <w:t>2</w:t>
              </w:r>
            </w:fldSimple>
            <w:r>
              <w:t>.</w:t>
            </w:r>
            <w:fldSimple w:instr=" SEQ Формула \* ARABIC \s 1 ">
              <w:r w:rsidR="00171714">
                <w:rPr>
                  <w:noProof/>
                </w:rPr>
                <w:t>70</w:t>
              </w:r>
            </w:fldSimple>
            <w:r>
              <w:t>)</w:t>
            </w:r>
          </w:p>
        </w:tc>
      </w:tr>
    </w:tbl>
    <w:p w:rsidR="00546510" w:rsidRPr="00EF4410" w:rsidRDefault="00525B86" w:rsidP="00546510">
      <w:pPr>
        <w:pStyle w:val="a3"/>
        <w:numPr>
          <w:ilvl w:val="0"/>
          <w:numId w:val="34"/>
        </w:numPr>
        <w:rPr>
          <w:lang w:val="ru-RU"/>
        </w:rPr>
      </w:pP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0</m:t>
            </m:r>
          </m:sup>
        </m:sSubSup>
        <m:r>
          <w:rPr>
            <w:rFonts w:ascii="Cambria Math" w:hAnsi="Cambria Math"/>
          </w:rPr>
          <m:t xml:space="preserve"> </m:t>
        </m:r>
      </m:oMath>
      <w:r w:rsidR="00546510" w:rsidRPr="00EF4410">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lang w:val="ru-RU"/>
          </w:rPr>
          <m:t>-</m:t>
        </m:r>
        <m:nary>
          <m:naryPr>
            <m:chr m:val="∑"/>
            <m:limLoc m:val="undOvr"/>
            <m:ctrlPr>
              <w:rPr>
                <w:rFonts w:ascii="Cambria Math" w:hAnsi="Cambria Math"/>
                <w:i/>
              </w:rPr>
            </m:ctrlPr>
          </m:naryPr>
          <m:sub>
            <m:r>
              <w:rPr>
                <w:rFonts w:ascii="Cambria Math" w:hAnsi="Cambria Math"/>
              </w:rPr>
              <m:t>i</m:t>
            </m:r>
            <m:r>
              <w:rPr>
                <w:rFonts w:ascii="Cambria Math" w:hAnsi="Cambria Math"/>
                <w:lang w:val="ru-RU"/>
              </w:rPr>
              <m:t>=1</m:t>
            </m:r>
          </m:sub>
          <m:sup>
            <m:r>
              <w:rPr>
                <w:rFonts w:ascii="Cambria Math" w:hAnsi="Cambria Math"/>
              </w:rPr>
              <m:t>n</m:t>
            </m:r>
            <m:r>
              <w:rPr>
                <w:rFonts w:ascii="Cambria Math" w:hAnsi="Cambria Math"/>
                <w:lang w:val="ru-RU"/>
              </w:rPr>
              <m:t>-1</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oMath>
      <w:r w:rsidR="00546510" w:rsidRPr="00EF4410">
        <w:rPr>
          <w:lang w:val="ru-RU"/>
        </w:rPr>
        <w:t xml:space="preserve">, </w:t>
      </w:r>
    </w:p>
    <w:p w:rsidR="00546510" w:rsidRDefault="00546510" w:rsidP="00546510">
      <w:pPr>
        <w:rPr>
          <w:szCs w:val="22"/>
        </w:rPr>
      </w:pPr>
      <w:r>
        <w:t xml:space="preserve">где </w:t>
      </w:r>
      <m:oMath>
        <m:sSub>
          <m:sSubPr>
            <m:ctrlPr>
              <w:rPr>
                <w:rFonts w:ascii="Cambria Math" w:eastAsia="Calibri" w:hAnsi="Cambria Math"/>
                <w:i/>
                <w:szCs w:val="22"/>
                <w:lang w:val="en-US"/>
              </w:rPr>
            </m:ctrlPr>
          </m:sSubPr>
          <m:e>
            <m:r>
              <w:rPr>
                <w:rFonts w:ascii="Cambria Math" w:hAnsi="Cambria Math"/>
              </w:rPr>
              <m:t>D</m:t>
            </m:r>
          </m:e>
          <m:sub>
            <m:r>
              <w:rPr>
                <w:rFonts w:ascii="Cambria Math" w:hAnsi="Cambria Math"/>
              </w:rPr>
              <m:t>K</m:t>
            </m:r>
          </m:sub>
        </m:sSub>
      </m:oMath>
      <w:r>
        <w:rPr>
          <w:szCs w:val="22"/>
        </w:rPr>
        <w:t xml:space="preserve"> – заданная суммарная паропроизводительность, </w:t>
      </w:r>
      <w:proofErr w:type="gramStart"/>
      <w:r>
        <w:rPr>
          <w:szCs w:val="22"/>
        </w:rPr>
        <w:t>которую</w:t>
      </w:r>
      <w:proofErr w:type="gramEnd"/>
      <w:r>
        <w:rPr>
          <w:szCs w:val="22"/>
        </w:rPr>
        <w:t xml:space="preserve"> должна обеспечить группа котлоагрегатов.</w:t>
      </w:r>
    </w:p>
    <w:p w:rsidR="00546510" w:rsidRPr="005371EC"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szCs w:val="24"/>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sidRPr="00EF4410">
        <w:rPr>
          <w:szCs w:val="24"/>
          <w:lang w:val="ru-RU"/>
        </w:rPr>
        <w:t xml:space="preserve">, </w:t>
      </w:r>
      <w:r>
        <w:rPr>
          <w:szCs w:val="24"/>
          <w:lang w:val="ru-RU"/>
        </w:rPr>
        <w:t>- завершить алгоритм выбора начального решения, иначе, - перейти к пункту 4.</w:t>
      </w:r>
    </w:p>
    <w:p w:rsidR="00546510" w:rsidRPr="00050C19" w:rsidRDefault="00546510" w:rsidP="00546510">
      <w:pPr>
        <w:pStyle w:val="a3"/>
        <w:numPr>
          <w:ilvl w:val="0"/>
          <w:numId w:val="34"/>
        </w:numPr>
        <w:ind w:left="0" w:firstLine="851"/>
        <w:jc w:val="both"/>
        <w:rPr>
          <w:lang w:val="ru-RU"/>
        </w:rPr>
      </w:pPr>
      <w:r>
        <w:rPr>
          <w:szCs w:val="24"/>
          <w:lang w:val="ru-RU"/>
        </w:rPr>
        <w:lastRenderedPageBreak/>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&gt;0</m:t>
        </m:r>
      </m:oMath>
      <w:r w:rsidRPr="00050C19">
        <w:rPr>
          <w:lang w:val="ru-RU"/>
        </w:rPr>
        <w:t>,</w:t>
      </w:r>
      <w:r>
        <w:rPr>
          <w:lang w:val="ru-RU"/>
        </w:rPr>
        <w:t xml:space="preserve"> -</w:t>
      </w:r>
      <w:r w:rsidRPr="009429ED">
        <w:rPr>
          <w:lang w:val="ru-RU"/>
        </w:rPr>
        <w:t xml:space="preserve"> </w:t>
      </w:r>
      <w:r>
        <w:rPr>
          <w:lang w:val="ru-RU"/>
        </w:rPr>
        <w:t xml:space="preserve">перейти к пункту 5.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&lt;0</m:t>
        </m:r>
      </m:oMath>
      <w:r w:rsidRPr="00050C19">
        <w:rPr>
          <w:lang w:val="ru-RU"/>
        </w:rPr>
        <w:t>, -</w:t>
      </w:r>
      <w:r w:rsidRPr="005A35B8">
        <w:rPr>
          <w:lang w:val="ru-RU"/>
        </w:rPr>
        <w:t xml:space="preserve"> </w:t>
      </w:r>
      <w:r>
        <w:rPr>
          <w:lang w:val="ru-RU"/>
        </w:rPr>
        <w:t xml:space="preserve">это означает, что </w:t>
      </w:r>
      <w:r w:rsidRPr="005A35B8">
        <w:rPr>
          <w:lang w:val="ru-RU"/>
        </w:rPr>
        <w:t xml:space="preserve">котлоагрегаты </w:t>
      </w:r>
      <w:r w:rsidRPr="008B7F26">
        <w:rPr>
          <w:i/>
          <w:lang w:val="ru-RU"/>
        </w:rPr>
        <w:t>1..</w:t>
      </w:r>
      <w:r w:rsidRPr="008B7F26">
        <w:rPr>
          <w:i/>
        </w:rPr>
        <w:t>n</w:t>
      </w:r>
      <w:r w:rsidRPr="008B7F26">
        <w:rPr>
          <w:i/>
          <w:lang w:val="ru-RU"/>
        </w:rPr>
        <w:t>-1</w:t>
      </w:r>
      <w:r w:rsidRPr="005A35B8">
        <w:rPr>
          <w:lang w:val="ru-RU"/>
        </w:rPr>
        <w:t xml:space="preserve"> </w:t>
      </w:r>
      <w:r>
        <w:rPr>
          <w:lang w:val="ru-RU"/>
        </w:rPr>
        <w:t xml:space="preserve">нагружены на столько, что могут выполнить (или перевыполнить) план по </w:t>
      </w:r>
      <w:proofErr w:type="gramStart"/>
      <w:r>
        <w:rPr>
          <w:lang w:val="ru-RU"/>
        </w:rPr>
        <w:t>суммарной</w:t>
      </w:r>
      <w:proofErr w:type="gramEnd"/>
      <w:r>
        <w:rPr>
          <w:lang w:val="ru-RU"/>
        </w:rPr>
        <w:t xml:space="preserve"> паропроизводительности, соответственно, их нужно «разгрузить», -</w:t>
      </w:r>
      <w:r w:rsidRPr="00050C19">
        <w:rPr>
          <w:lang w:val="ru-RU"/>
        </w:rPr>
        <w:t xml:space="preserve"> </w:t>
      </w:r>
      <w:r>
        <w:rPr>
          <w:lang w:val="ru-RU"/>
        </w:rPr>
        <w:t xml:space="preserve">переходим к </w:t>
      </w:r>
      <w:r w:rsidRPr="005A35B8">
        <w:rPr>
          <w:lang w:val="ru-RU"/>
        </w:rPr>
        <w:t>пункту 8.</w:t>
      </w:r>
    </w:p>
    <w:p w:rsidR="00546510" w:rsidRPr="003905B1"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Pr>
          <w:szCs w:val="24"/>
          <w:lang w:val="ru-RU"/>
        </w:rPr>
        <w:t xml:space="preserve">, - это говорит о том, что паровая нагрузка, которую должен иметь </w:t>
      </w:r>
      <w:r w:rsidRPr="00D517D3">
        <w:rPr>
          <w:i/>
          <w:szCs w:val="24"/>
        </w:rPr>
        <w:t>n</w:t>
      </w:r>
      <w:r w:rsidRPr="00D517D3">
        <w:rPr>
          <w:i/>
          <w:szCs w:val="24"/>
          <w:lang w:val="ru-RU"/>
        </w:rPr>
        <w:t>-</w:t>
      </w:r>
      <w:proofErr w:type="spellStart"/>
      <w:r w:rsidRPr="00D517D3">
        <w:rPr>
          <w:i/>
          <w:szCs w:val="24"/>
          <w:lang w:val="ru-RU"/>
        </w:rPr>
        <w:t>ый</w:t>
      </w:r>
      <w:proofErr w:type="spellEnd"/>
      <w:r>
        <w:rPr>
          <w:szCs w:val="24"/>
          <w:lang w:val="ru-RU"/>
        </w:rPr>
        <w:t xml:space="preserve"> котел в данной комбинации, чтобы обеспечить выполнения общего плана паропроизводительности очереди котлоагрегатов, превышает максимально допустимую паровую нагрузку для </w:t>
      </w:r>
      <w:r w:rsidRPr="00F8368E">
        <w:rPr>
          <w:i/>
          <w:szCs w:val="24"/>
        </w:rPr>
        <w:t>n</w:t>
      </w:r>
      <w:r w:rsidRPr="0045205B">
        <w:rPr>
          <w:szCs w:val="24"/>
          <w:lang w:val="ru-RU"/>
        </w:rPr>
        <w:t>-</w:t>
      </w:r>
      <w:r>
        <w:rPr>
          <w:szCs w:val="24"/>
          <w:lang w:val="ru-RU"/>
        </w:rPr>
        <w:t xml:space="preserve">го котлоагрегата. Соответственно, необходимо сильнее нагрузить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Переходим к пункту 6.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&lt; </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oMath>
      <w:r w:rsidRPr="003905B1">
        <w:rPr>
          <w:szCs w:val="24"/>
          <w:lang w:val="ru-RU"/>
        </w:rPr>
        <w:t>,</w:t>
      </w:r>
      <w:r w:rsidRPr="000C309A">
        <w:rPr>
          <w:szCs w:val="24"/>
          <w:lang w:val="ru-RU"/>
        </w:rPr>
        <w:t xml:space="preserve"> - </w:t>
      </w:r>
      <w:r>
        <w:rPr>
          <w:szCs w:val="24"/>
          <w:lang w:val="ru-RU"/>
        </w:rPr>
        <w:t xml:space="preserve">это говорит о том, что паровая нагрузка, «оставшаяся» для </w:t>
      </w:r>
      <w:r>
        <w:rPr>
          <w:szCs w:val="24"/>
        </w:rPr>
        <w:t>n</w:t>
      </w:r>
      <w:r w:rsidRPr="000C309A">
        <w:rPr>
          <w:szCs w:val="24"/>
          <w:lang w:val="ru-RU"/>
        </w:rPr>
        <w:t>-</w:t>
      </w:r>
      <w:r>
        <w:rPr>
          <w:szCs w:val="24"/>
          <w:lang w:val="ru-RU"/>
        </w:rPr>
        <w:t xml:space="preserve">го котла, меньше минимально допустимой паровой нагрузки для этого котла. Соответственно, необходимо «разгрузить»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и сильнее нагрузить </w:t>
      </w:r>
      <w:r w:rsidRPr="00D517D3">
        <w:rPr>
          <w:i/>
          <w:szCs w:val="24"/>
        </w:rPr>
        <w:t>n</w:t>
      </w:r>
      <w:r w:rsidRPr="00D517D3">
        <w:rPr>
          <w:i/>
          <w:szCs w:val="24"/>
          <w:lang w:val="ru-RU"/>
        </w:rPr>
        <w:t>-</w:t>
      </w:r>
      <w:proofErr w:type="spellStart"/>
      <w:r w:rsidRPr="00D517D3">
        <w:rPr>
          <w:i/>
          <w:szCs w:val="24"/>
          <w:lang w:val="ru-RU"/>
        </w:rPr>
        <w:t>ый</w:t>
      </w:r>
      <w:proofErr w:type="spellEnd"/>
      <w:r>
        <w:rPr>
          <w:szCs w:val="24"/>
          <w:lang w:val="ru-RU"/>
        </w:rPr>
        <w:t xml:space="preserve"> котлоагрегат. Переходим к шагу 7.</w:t>
      </w:r>
      <w:r w:rsidRPr="003905B1">
        <w:rPr>
          <w:szCs w:val="24"/>
          <w:lang w:val="ru-RU"/>
        </w:rPr>
        <w:t xml:space="preserve"> </w:t>
      </w:r>
    </w:p>
    <w:p w:rsidR="00546510" w:rsidRPr="00A35A93" w:rsidRDefault="00546510" w:rsidP="00546510">
      <w:pPr>
        <w:pStyle w:val="a3"/>
        <w:numPr>
          <w:ilvl w:val="0"/>
          <w:numId w:val="34"/>
        </w:numPr>
        <w:ind w:left="0" w:firstLine="851"/>
        <w:rPr>
          <w:lang w:val="ru-RU"/>
        </w:rPr>
      </w:pPr>
      <w:r>
        <w:rPr>
          <w:szCs w:val="24"/>
          <w:lang w:val="ru-RU"/>
        </w:rPr>
        <w:t>П</w:t>
      </w:r>
      <w:r w:rsidRPr="003905B1">
        <w:rPr>
          <w:lang w:val="ru-RU"/>
        </w:rPr>
        <w:t>ринять</w:t>
      </w:r>
      <w:r>
        <w:rPr>
          <w:lang w:val="ru-RU"/>
        </w:rPr>
        <w:t>:</w:t>
      </w:r>
      <w:r w:rsidRPr="003905B1">
        <w:rPr>
          <w:lang w:val="ru-RU"/>
        </w:rPr>
        <w:t xml:space="preserve">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eastAsia="Times New Roman" w:hAnsi="Cambria Math"/>
            <w:szCs w:val="24"/>
            <w:lang w:val="ru-RU"/>
          </w:rPr>
          <m:t>,</m:t>
        </m:r>
      </m:oMath>
      <w:r>
        <w:rPr>
          <w:szCs w:val="24"/>
          <w:lang w:val="ru-RU"/>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hAnsi="Cambria Math"/>
            <w:szCs w:val="24"/>
            <w:lang w:val="ru-RU"/>
          </w:rPr>
          <m:t>,</m:t>
        </m:r>
        <m:r>
          <w:rPr>
            <w:rFonts w:ascii="Cambria Math" w:hAnsi="Cambria Math"/>
          </w:rPr>
          <m:t>i</m:t>
        </m:r>
        <m:r>
          <w:rPr>
            <w:rFonts w:ascii="Cambria Math" w:hAnsi="Cambria Math"/>
            <w:lang w:val="ru-RU"/>
          </w:rPr>
          <m:t xml:space="preserve"> = </m:t>
        </m:r>
        <m:r>
          <w:rPr>
            <w:rFonts w:ascii="Cambria Math" w:hAnsi="Cambria Math"/>
          </w:rPr>
          <m:t>n</m:t>
        </m:r>
        <m:r>
          <w:rPr>
            <w:rFonts w:ascii="Cambria Math" w:hAnsi="Cambria Math"/>
            <w:lang w:val="ru-RU"/>
          </w:rPr>
          <m:t>-1.</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4F1C1B"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&gt;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 xml:space="preserve">: </m:t>
        </m:r>
      </m:oMath>
    </w:p>
    <w:p w:rsidR="00546510" w:rsidRDefault="00546510" w:rsidP="00546510">
      <w:pPr>
        <w:rPr>
          <w:lang w:val="en-US"/>
        </w:rPr>
      </w:pPr>
      <w:r w:rsidRPr="004F1C1B">
        <w:tab/>
      </w:r>
      <w:r w:rsidRPr="004F1C1B">
        <w:tab/>
      </w:r>
      <m:oMath>
        <m:sSubSup>
          <m:sSubSupPr>
            <m:ctrlPr>
              <w:rPr>
                <w:rFonts w:ascii="Cambria Math" w:hAnsi="Cambria Math"/>
                <w:i/>
              </w:rPr>
            </m:ctrlPr>
          </m:sSubSupPr>
          <m:e>
            <m:r>
              <w:rPr>
                <w:rFonts w:ascii="Cambria Math" w:hAnsi="Cambria Math"/>
              </w:rPr>
              <m:t>P= x</m:t>
            </m:r>
          </m:e>
          <m:sub>
            <m:r>
              <w:rPr>
                <w:rFonts w:ascii="Cambria Math" w:hAnsi="Cambria Math"/>
                <w:lang w:val="en-US"/>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oMath>
    </w:p>
    <w:p w:rsidR="00546510" w:rsidRPr="004F1C1B" w:rsidRDefault="00546510" w:rsidP="00546510">
      <w:pPr>
        <w:rPr>
          <w:i/>
        </w:rPr>
      </w:pPr>
      <w:r>
        <w:rPr>
          <w:lang w:val="en-US"/>
        </w:rPr>
        <w:tab/>
      </w:r>
      <w:r>
        <w:t xml:space="preserve">Иначе завершить цикл по </w:t>
      </w:r>
      <w:proofErr w:type="spellStart"/>
      <w:r w:rsidRPr="00315961">
        <w:rPr>
          <w:i/>
          <w:lang w:val="en-US"/>
        </w:rPr>
        <w:t>i</w:t>
      </w:r>
      <w:proofErr w:type="spellEnd"/>
      <w:r w:rsidRPr="00315961">
        <w:rPr>
          <w:i/>
        </w:rPr>
        <w:t>.</w:t>
      </w:r>
    </w:p>
    <w:p w:rsidR="00546510" w:rsidRPr="00046EA9" w:rsidRDefault="00546510" w:rsidP="00546510">
      <w:pPr>
        <w:rPr>
          <w:i/>
          <w:lang w:val="en-US"/>
        </w:rPr>
      </w:pPr>
      <w:r w:rsidRPr="004F1C1B">
        <w:rPr>
          <w:i/>
        </w:rPr>
        <w:tab/>
      </w:r>
      <w:proofErr w:type="spellStart"/>
      <w:r>
        <w:rPr>
          <w:i/>
          <w:lang w:val="en-US"/>
        </w:rPr>
        <w:t>i</w:t>
      </w:r>
      <w:proofErr w:type="spellEnd"/>
      <w:r>
        <w:rPr>
          <w:i/>
          <w:lang w:val="en-US"/>
        </w:rPr>
        <w:t xml:space="preserve"> = </w:t>
      </w:r>
      <w:proofErr w:type="spellStart"/>
      <w:r>
        <w:rPr>
          <w:i/>
          <w:lang w:val="en-US"/>
        </w:rPr>
        <w:t>i</w:t>
      </w:r>
      <w:proofErr w:type="spellEnd"/>
      <w:r>
        <w:rPr>
          <w:i/>
          <w:lang w:val="en-US"/>
        </w:rPr>
        <w:t xml:space="preserve"> – 1.</w:t>
      </w:r>
    </w:p>
    <w:p w:rsidR="00546510" w:rsidRPr="0083378D" w:rsidRDefault="00546510" w:rsidP="00546510">
      <w:pPr>
        <w:pStyle w:val="a3"/>
        <w:numPr>
          <w:ilvl w:val="0"/>
          <w:numId w:val="34"/>
        </w:numPr>
        <w:ind w:left="0" w:firstLine="851"/>
        <w:rPr>
          <w:lang w:val="ru-RU"/>
        </w:rPr>
      </w:pPr>
      <w:r>
        <w:rPr>
          <w:szCs w:val="24"/>
          <w:lang w:val="ru-RU"/>
        </w:rPr>
        <w:t xml:space="preserve">Принять </w:t>
      </w:r>
      <m:oMath>
        <m:r>
          <w:rPr>
            <w:rFonts w:ascii="Cambria Math" w:hAnsi="Cambria Math"/>
            <w:lang w:val="ru-RU"/>
          </w:rPr>
          <m:t>P=</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 </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tab/>
      </w:r>
      <w:r>
        <w:t xml:space="preserve">Иначе завершить цикл по </w:t>
      </w:r>
      <w:proofErr w:type="spellStart"/>
      <w:r w:rsidRPr="00315961">
        <w:rPr>
          <w:i/>
          <w:lang w:val="en-US"/>
        </w:rPr>
        <w:t>i</w:t>
      </w:r>
      <w:proofErr w:type="spellEnd"/>
      <w:r w:rsidRPr="00315961">
        <w:rPr>
          <w:i/>
        </w:rPr>
        <w:t>.</w:t>
      </w:r>
    </w:p>
    <w:p w:rsidR="00546510" w:rsidRDefault="00546510" w:rsidP="00546510">
      <w:pPr>
        <w:rPr>
          <w:i/>
        </w:rPr>
      </w:pPr>
      <w:r w:rsidRPr="0083378D">
        <w:rPr>
          <w:i/>
        </w:rPr>
        <w:tab/>
      </w:r>
      <w:proofErr w:type="spellStart"/>
      <w:r>
        <w:rPr>
          <w:i/>
          <w:lang w:val="en-US"/>
        </w:rPr>
        <w:t>i</w:t>
      </w:r>
      <w:proofErr w:type="spellEnd"/>
      <w:r>
        <w:rPr>
          <w:i/>
          <w:lang w:val="en-US"/>
        </w:rPr>
        <w:t xml:space="preserve"> = </w:t>
      </w:r>
      <w:proofErr w:type="spellStart"/>
      <w:r>
        <w:rPr>
          <w:i/>
          <w:lang w:val="en-US"/>
        </w:rPr>
        <w:t>i</w:t>
      </w:r>
      <w:proofErr w:type="spellEnd"/>
      <w:r>
        <w:rPr>
          <w:i/>
          <w:lang w:val="en-US"/>
        </w:rPr>
        <w:t xml:space="preserve"> – 1.</w:t>
      </w:r>
    </w:p>
    <w:p w:rsidR="00546510" w:rsidRPr="00E479E1" w:rsidRDefault="00546510" w:rsidP="00546510">
      <w:pPr>
        <w:pStyle w:val="a3"/>
        <w:numPr>
          <w:ilvl w:val="0"/>
          <w:numId w:val="34"/>
        </w:numPr>
        <w:ind w:left="0" w:firstLine="851"/>
        <w:rPr>
          <w:i/>
          <w:lang w:val="ru-RU"/>
        </w:rPr>
      </w:pPr>
      <w:r>
        <w:rPr>
          <w:lang w:val="ru-RU"/>
        </w:rPr>
        <w:t xml:space="preserve">Принять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hAnsi="Cambria Math"/>
            <w:lang w:val="ru-RU"/>
          </w:rPr>
          <m:t>,</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r>
          <w:rPr>
            <w:rFonts w:ascii="Cambria Math" w:hAnsi="Cambria Math"/>
            <w:lang w:val="ru-RU"/>
          </w:rPr>
          <m:t xml:space="preserve"> </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r>
          <w:rPr>
            <w:rFonts w:ascii="Cambria Math" w:hAnsi="Cambria Math"/>
          </w:rPr>
          <m:t>P(P&lt;0);</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lastRenderedPageBreak/>
        <w:tab/>
      </w:r>
      <w:r>
        <w:t xml:space="preserve">Иначе завершить цикл по </w:t>
      </w:r>
      <w:proofErr w:type="spellStart"/>
      <w:r w:rsidRPr="00315961">
        <w:rPr>
          <w:i/>
          <w:lang w:val="en-US"/>
        </w:rPr>
        <w:t>i</w:t>
      </w:r>
      <w:proofErr w:type="spellEnd"/>
      <w:r w:rsidRPr="00315961">
        <w:rPr>
          <w:i/>
        </w:rPr>
        <w:t>.</w:t>
      </w:r>
    </w:p>
    <w:p w:rsidR="00546510" w:rsidRDefault="00546510" w:rsidP="00546510">
      <w:pPr>
        <w:rPr>
          <w:i/>
        </w:rPr>
      </w:pPr>
      <w:r w:rsidRPr="0083378D">
        <w:rPr>
          <w:i/>
        </w:rPr>
        <w:tab/>
      </w:r>
      <w:proofErr w:type="spellStart"/>
      <w:r>
        <w:rPr>
          <w:i/>
          <w:lang w:val="en-US"/>
        </w:rPr>
        <w:t>i</w:t>
      </w:r>
      <w:proofErr w:type="spellEnd"/>
      <w:r w:rsidRPr="00032CF6">
        <w:rPr>
          <w:i/>
        </w:rPr>
        <w:t xml:space="preserve"> = </w:t>
      </w:r>
      <w:proofErr w:type="spellStart"/>
      <w:r>
        <w:rPr>
          <w:i/>
          <w:lang w:val="en-US"/>
        </w:rPr>
        <w:t>i</w:t>
      </w:r>
      <w:proofErr w:type="spellEnd"/>
      <w:r w:rsidRPr="00032CF6">
        <w:rPr>
          <w:i/>
        </w:rPr>
        <w:t xml:space="preserve"> – 1.</w:t>
      </w:r>
    </w:p>
    <w:p w:rsidR="00546510" w:rsidRDefault="00546510" w:rsidP="00546510">
      <w:pPr>
        <w:ind w:firstLine="851"/>
      </w:pPr>
      <w:r>
        <w:t>Приведем блок-схему алгоритма формирования множества возможных векторных критериев, реализующего предложенный в разделе</w:t>
      </w:r>
      <w:r w:rsidR="002C3920">
        <w:t xml:space="preserve"> </w:t>
      </w:r>
      <w:r w:rsidR="002C3920">
        <w:fldChar w:fldCharType="begin"/>
      </w:r>
      <w:r w:rsidR="002C3920">
        <w:instrText xml:space="preserve"> REF _Ref388639252 \r \h </w:instrText>
      </w:r>
      <w:r w:rsidR="002C3920">
        <w:fldChar w:fldCharType="separate"/>
      </w:r>
      <w:r w:rsidR="00171714">
        <w:t>2.3.1</w:t>
      </w:r>
      <w:r w:rsidR="002C3920">
        <w:fldChar w:fldCharType="end"/>
      </w:r>
      <w:r>
        <w:t xml:space="preserve"> метод, с учетом алгоритма прямых выборочных процедур с уменьшением интервала поиска, описанного в разделе</w:t>
      </w:r>
      <w:r w:rsidR="002C3920">
        <w:t xml:space="preserve"> </w:t>
      </w:r>
      <w:r w:rsidR="002C3920">
        <w:fldChar w:fldCharType="begin"/>
      </w:r>
      <w:r w:rsidR="002C3920">
        <w:instrText xml:space="preserve"> REF _Ref388991829 \r \h </w:instrText>
      </w:r>
      <w:r w:rsidR="002C3920">
        <w:fldChar w:fldCharType="separate"/>
      </w:r>
      <w:r w:rsidR="00171714">
        <w:t>2.4.1</w:t>
      </w:r>
      <w:r w:rsidR="002C3920">
        <w:fldChar w:fldCharType="end"/>
      </w:r>
      <w:r>
        <w:t xml:space="preserve">, а также его модификаций, сформулированных в разделе </w:t>
      </w:r>
      <w:r w:rsidR="002C3920">
        <w:fldChar w:fldCharType="begin"/>
      </w:r>
      <w:r w:rsidR="002C3920">
        <w:instrText xml:space="preserve"> REF _Ref388991839 \r \h </w:instrText>
      </w:r>
      <w:r w:rsidR="002C3920">
        <w:fldChar w:fldCharType="separate"/>
      </w:r>
      <w:r w:rsidR="00171714">
        <w:t>2.4.2</w:t>
      </w:r>
      <w:r w:rsidR="002C3920">
        <w:fldChar w:fldCharType="end"/>
      </w:r>
      <w:r w:rsidR="002C3920">
        <w:t>.</w:t>
      </w:r>
    </w:p>
    <w:p w:rsidR="00546510" w:rsidRPr="007B6DFF" w:rsidRDefault="00546510" w:rsidP="00546510">
      <w:pPr>
        <w:ind w:firstLine="851"/>
      </w:pPr>
      <w:r>
        <w:t xml:space="preserve">Блок-схема общего алгоритма представлена на </w:t>
      </w:r>
      <w:r w:rsidR="00135892">
        <w:t xml:space="preserve">рисунках </w:t>
      </w:r>
      <w:r w:rsidR="00335525">
        <w:fldChar w:fldCharType="begin"/>
      </w:r>
      <w:r w:rsidR="00335525">
        <w:instrText xml:space="preserve"> REF pic_common_vector_set_schema \h </w:instrText>
      </w:r>
      <w:r w:rsidR="00335525">
        <w:fldChar w:fldCharType="separate"/>
      </w:r>
      <w:r w:rsidR="00171714">
        <w:rPr>
          <w:noProof/>
        </w:rPr>
        <w:t>2</w:t>
      </w:r>
      <w:r w:rsidR="00171714">
        <w:t>.</w:t>
      </w:r>
      <w:r w:rsidR="00171714">
        <w:rPr>
          <w:noProof/>
        </w:rPr>
        <w:t>4</w:t>
      </w:r>
      <w:r w:rsidR="00335525">
        <w:fldChar w:fldCharType="end"/>
      </w:r>
      <w:r w:rsidR="00335525" w:rsidRPr="00335525">
        <w:t xml:space="preserve">, </w:t>
      </w:r>
      <w:r w:rsidR="00335525">
        <w:fldChar w:fldCharType="begin"/>
      </w:r>
      <w:r w:rsidR="00335525">
        <w:instrText xml:space="preserve"> REF pic_local_opt_alg \h </w:instrText>
      </w:r>
      <w:r w:rsidR="00335525">
        <w:fldChar w:fldCharType="separate"/>
      </w:r>
      <w:r w:rsidR="00171714">
        <w:rPr>
          <w:noProof/>
        </w:rPr>
        <w:t>2</w:t>
      </w:r>
      <w:r w:rsidR="00171714">
        <w:t>.</w:t>
      </w:r>
      <w:r w:rsidR="00171714">
        <w:rPr>
          <w:noProof/>
        </w:rPr>
        <w:t>5</w:t>
      </w:r>
      <w:r w:rsidR="00335525">
        <w:fldChar w:fldCharType="end"/>
      </w:r>
      <w:r w:rsidR="00335525" w:rsidRPr="00335525">
        <w:t xml:space="preserve">, </w:t>
      </w:r>
      <w:r w:rsidR="00335525">
        <w:fldChar w:fldCharType="begin"/>
      </w:r>
      <w:r w:rsidR="00335525">
        <w:instrText xml:space="preserve"> REF pic_direct_sampl_proc_mod \h </w:instrText>
      </w:r>
      <w:r w:rsidR="00335525">
        <w:fldChar w:fldCharType="separate"/>
      </w:r>
      <w:r w:rsidR="00171714">
        <w:rPr>
          <w:noProof/>
        </w:rPr>
        <w:t>2</w:t>
      </w:r>
      <w:r w:rsidR="00171714">
        <w:t>.</w:t>
      </w:r>
      <w:r w:rsidR="00171714">
        <w:rPr>
          <w:noProof/>
        </w:rPr>
        <w:t>6</w:t>
      </w:r>
      <w:r w:rsidR="00335525">
        <w:fldChar w:fldCharType="end"/>
      </w:r>
      <w:r w:rsidR="00335525" w:rsidRPr="007B6DFF">
        <w:t>.</w:t>
      </w:r>
    </w:p>
    <w:p w:rsidR="00546510" w:rsidRDefault="00546510" w:rsidP="00546510">
      <w:pPr>
        <w:ind w:firstLine="851"/>
      </w:pPr>
    </w:p>
    <w:p w:rsidR="00211E28" w:rsidRDefault="00546510" w:rsidP="00211E28">
      <w:pPr>
        <w:keepNext/>
        <w:ind w:firstLine="851"/>
      </w:pPr>
      <w:r>
        <w:object w:dxaOrig="7221" w:dyaOrig="13257">
          <v:shape id="_x0000_i1027" type="#_x0000_t75" style="width:361.05pt;height:663.05pt" o:ole="">
            <v:imagedata r:id="rId20" o:title=""/>
          </v:shape>
          <o:OLEObject Type="Embed" ProgID="Visio.Drawing.11" ShapeID="_x0000_i1027" DrawAspect="Content" ObjectID="_1463137737" r:id="rId21"/>
        </w:object>
      </w:r>
    </w:p>
    <w:p w:rsidR="00546510" w:rsidRPr="00032CF6" w:rsidRDefault="00211E28" w:rsidP="00211E28">
      <w:pPr>
        <w:pStyle w:val="af"/>
      </w:pPr>
      <w:r>
        <w:t xml:space="preserve">Рис. </w:t>
      </w:r>
      <w:bookmarkStart w:id="113" w:name="pic_common_vector_set_schema"/>
      <w:r w:rsidR="0048115C">
        <w:fldChar w:fldCharType="begin"/>
      </w:r>
      <w:r w:rsidR="0048115C">
        <w:instrText xml:space="preserve"> STYLEREF 1 \s </w:instrText>
      </w:r>
      <w:r w:rsidR="0048115C">
        <w:fldChar w:fldCharType="separate"/>
      </w:r>
      <w:r w:rsidR="0048115C">
        <w:rPr>
          <w:noProof/>
        </w:rPr>
        <w:t>2</w:t>
      </w:r>
      <w:r w:rsidR="0048115C">
        <w:fldChar w:fldCharType="end"/>
      </w:r>
      <w:r w:rsidR="0048115C">
        <w:t>.</w:t>
      </w:r>
      <w:fldSimple w:instr=" SEQ Рис. \* ARABIC \s 1 ">
        <w:r w:rsidR="0048115C">
          <w:rPr>
            <w:noProof/>
          </w:rPr>
          <w:t>4</w:t>
        </w:r>
      </w:fldSimple>
      <w:bookmarkEnd w:id="113"/>
      <w:r>
        <w:t xml:space="preserve"> Общая схема алгоритма формирования множества векторных критериев</w:t>
      </w:r>
    </w:p>
    <w:p w:rsidR="00546510" w:rsidRDefault="00546510" w:rsidP="00546510"/>
    <w:p w:rsidR="00C45ABF" w:rsidRDefault="007B6DFF" w:rsidP="00B30FA2">
      <w:pPr>
        <w:keepNext/>
        <w:ind w:firstLine="851"/>
      </w:pPr>
      <w:r>
        <w:object w:dxaOrig="7250" w:dyaOrig="15576">
          <v:shape id="_x0000_i1028" type="#_x0000_t75" style="width:321.3pt;height:688.85pt" o:ole="">
            <v:imagedata r:id="rId22" o:title=""/>
          </v:shape>
          <o:OLEObject Type="Embed" ProgID="Visio.Drawing.11" ShapeID="_x0000_i1028" DrawAspect="Content" ObjectID="_1463137738" r:id="rId23"/>
        </w:object>
      </w:r>
    </w:p>
    <w:p w:rsidR="00546510" w:rsidRDefault="00C45ABF" w:rsidP="00835992">
      <w:pPr>
        <w:pStyle w:val="af"/>
      </w:pPr>
      <w:r>
        <w:t xml:space="preserve">Рис. </w:t>
      </w:r>
      <w:bookmarkStart w:id="114" w:name="pic_local_opt_alg"/>
      <w:r w:rsidR="0048115C">
        <w:fldChar w:fldCharType="begin"/>
      </w:r>
      <w:r w:rsidR="0048115C">
        <w:instrText xml:space="preserve"> STYLEREF 1 \s </w:instrText>
      </w:r>
      <w:r w:rsidR="0048115C">
        <w:fldChar w:fldCharType="separate"/>
      </w:r>
      <w:r w:rsidR="0048115C">
        <w:rPr>
          <w:noProof/>
        </w:rPr>
        <w:t>2</w:t>
      </w:r>
      <w:r w:rsidR="0048115C">
        <w:fldChar w:fldCharType="end"/>
      </w:r>
      <w:r w:rsidR="0048115C">
        <w:t>.</w:t>
      </w:r>
      <w:fldSimple w:instr=" SEQ Рис. \* ARABIC \s 1 ">
        <w:r w:rsidR="0048115C">
          <w:rPr>
            <w:noProof/>
          </w:rPr>
          <w:t>5</w:t>
        </w:r>
      </w:fldSimple>
      <w:bookmarkEnd w:id="114"/>
      <w:r>
        <w:t xml:space="preserve"> </w:t>
      </w:r>
      <w:r w:rsidR="00B30FA2">
        <w:t>Алгоритм «локальной» оптимизации группы котлоагрегатов</w:t>
      </w:r>
    </w:p>
    <w:p w:rsidR="00835992" w:rsidRDefault="00731EA6" w:rsidP="00835992">
      <w:pPr>
        <w:keepNext/>
        <w:ind w:firstLine="0"/>
      </w:pPr>
      <w:r>
        <w:object w:dxaOrig="10793" w:dyaOrig="13796">
          <v:shape id="_x0000_i1029" type="#_x0000_t75" style="width:467.45pt;height:596.4pt" o:ole="">
            <v:imagedata r:id="rId24" o:title=""/>
          </v:shape>
          <o:OLEObject Type="Embed" ProgID="Visio.Drawing.11" ShapeID="_x0000_i1029" DrawAspect="Content" ObjectID="_1463137739" r:id="rId25"/>
        </w:object>
      </w:r>
    </w:p>
    <w:p w:rsidR="00835992" w:rsidRPr="00F62E4E" w:rsidRDefault="00835992" w:rsidP="00835992">
      <w:pPr>
        <w:ind w:firstLine="0"/>
        <w:jc w:val="center"/>
      </w:pPr>
      <w:r>
        <w:t xml:space="preserve">Рис. </w:t>
      </w:r>
      <w:bookmarkStart w:id="115" w:name="pic_direct_sampl_proc_mod"/>
      <w:r w:rsidR="0048115C">
        <w:fldChar w:fldCharType="begin"/>
      </w:r>
      <w:r w:rsidR="0048115C">
        <w:instrText xml:space="preserve"> STYLEREF 1 \s </w:instrText>
      </w:r>
      <w:r w:rsidR="0048115C">
        <w:fldChar w:fldCharType="separate"/>
      </w:r>
      <w:r w:rsidR="0048115C">
        <w:rPr>
          <w:noProof/>
        </w:rPr>
        <w:t>2</w:t>
      </w:r>
      <w:r w:rsidR="0048115C">
        <w:fldChar w:fldCharType="end"/>
      </w:r>
      <w:r w:rsidR="0048115C">
        <w:t>.</w:t>
      </w:r>
      <w:fldSimple w:instr=" SEQ Рис. \* ARABIC \s 1 ">
        <w:r w:rsidR="0048115C">
          <w:rPr>
            <w:noProof/>
          </w:rPr>
          <w:t>6</w:t>
        </w:r>
      </w:fldSimple>
      <w:bookmarkEnd w:id="115"/>
      <w:r>
        <w:t xml:space="preserve"> Модификация алгоритма прямых выборочных процедур с уменьшением интервала поиска</w:t>
      </w:r>
    </w:p>
    <w:p w:rsidR="00546510" w:rsidRPr="00F62E4E" w:rsidRDefault="00546510" w:rsidP="00835992">
      <w:pPr>
        <w:pStyle w:val="af"/>
      </w:pPr>
    </w:p>
    <w:p w:rsidR="00546510" w:rsidRPr="00F62E4E" w:rsidRDefault="00546510" w:rsidP="00546510">
      <w:pPr>
        <w:ind w:firstLine="0"/>
      </w:pPr>
    </w:p>
    <w:p w:rsidR="00546510" w:rsidRPr="00F62E4E" w:rsidRDefault="00546510" w:rsidP="00546510">
      <w:pPr>
        <w:ind w:firstLine="0"/>
      </w:pPr>
    </w:p>
    <w:p w:rsidR="00161E76" w:rsidRPr="00B07A4B" w:rsidRDefault="00161E76" w:rsidP="00161E76">
      <w:pPr>
        <w:pStyle w:val="1"/>
      </w:pPr>
      <w:bookmarkStart w:id="116" w:name="_Toc389395796"/>
      <w:r>
        <w:lastRenderedPageBreak/>
        <w:t>Технологический раздел</w:t>
      </w:r>
      <w:bookmarkEnd w:id="116"/>
    </w:p>
    <w:p w:rsidR="00161E76" w:rsidRDefault="003E5AD3" w:rsidP="003E5AD3">
      <w:pPr>
        <w:pStyle w:val="2"/>
        <w:rPr>
          <w:lang w:val="ru-RU"/>
        </w:rPr>
      </w:pPr>
      <w:bookmarkStart w:id="117" w:name="_Toc389395797"/>
      <w:r>
        <w:t>Выбор и обоснование технологии разработки программного комплекса</w:t>
      </w:r>
      <w:bookmarkEnd w:id="117"/>
    </w:p>
    <w:p w:rsidR="00115DED" w:rsidRDefault="00115DED" w:rsidP="00115DED">
      <w:pPr>
        <w:pStyle w:val="3"/>
      </w:pPr>
      <w:bookmarkStart w:id="118" w:name="_Toc389395798"/>
      <w:r>
        <w:t>Разработка модели</w:t>
      </w:r>
      <w:bookmarkEnd w:id="118"/>
    </w:p>
    <w:p w:rsidR="00440641" w:rsidRPr="00440641" w:rsidRDefault="00440641" w:rsidP="00440641">
      <w:r>
        <w:t xml:space="preserve">Для разработки математической модели и основной логики программного комплекса был выбран язык программирования </w:t>
      </w:r>
      <w:r>
        <w:rPr>
          <w:lang w:val="en-US"/>
        </w:rPr>
        <w:t>Java</w:t>
      </w:r>
      <w:r w:rsidRPr="00440641">
        <w:t xml:space="preserve"> </w:t>
      </w:r>
      <w:r>
        <w:t xml:space="preserve">и среда программирования </w:t>
      </w:r>
      <w:r>
        <w:rPr>
          <w:lang w:val="en-US"/>
        </w:rPr>
        <w:t>Eclipse</w:t>
      </w:r>
      <w:r w:rsidRPr="00440641">
        <w:t xml:space="preserve"> </w:t>
      </w:r>
      <w:proofErr w:type="spellStart"/>
      <w:r>
        <w:rPr>
          <w:lang w:val="en-US"/>
        </w:rPr>
        <w:t>Kepler</w:t>
      </w:r>
      <w:proofErr w:type="spellEnd"/>
      <w:r w:rsidRPr="00440641">
        <w:t xml:space="preserve"> (4.3).</w:t>
      </w:r>
    </w:p>
    <w:p w:rsidR="00E87784" w:rsidRDefault="00E87784" w:rsidP="00E87784">
      <w:r>
        <w:t xml:space="preserve">В настоящее время существует множество языков и сред программирования, многие из которых обладают достаточно высокой эффективностью, удобством и простотой в использовании.  Для разработки данного программного продукта использовалась платформа </w:t>
      </w:r>
      <w:proofErr w:type="spellStart"/>
      <w:r>
        <w:t>Java</w:t>
      </w:r>
      <w:proofErr w:type="spellEnd"/>
      <w:r>
        <w:t xml:space="preserve"> и среда </w:t>
      </w:r>
      <w:proofErr w:type="spellStart"/>
      <w:r>
        <w:t>Eclipse</w:t>
      </w:r>
      <w:proofErr w:type="spellEnd"/>
      <w:r>
        <w:t xml:space="preserve"> </w:t>
      </w:r>
      <w:proofErr w:type="spellStart"/>
      <w:r w:rsidR="00D84DB8">
        <w:rPr>
          <w:lang w:val="en-US"/>
        </w:rPr>
        <w:t>Kepler</w:t>
      </w:r>
      <w:proofErr w:type="spellEnd"/>
      <w:r w:rsidR="00D84DB8">
        <w:t xml:space="preserve"> (</w:t>
      </w:r>
      <w:r w:rsidR="00D84DB8" w:rsidRPr="005F0667">
        <w:t>4.3</w:t>
      </w:r>
      <w:r>
        <w:t>).</w:t>
      </w:r>
    </w:p>
    <w:p w:rsidR="00E87784" w:rsidRDefault="00E87784" w:rsidP="00E87784">
      <w:proofErr w:type="spellStart"/>
      <w:r>
        <w:t>Java</w:t>
      </w:r>
      <w:proofErr w:type="spellEnd"/>
      <w:r>
        <w:t xml:space="preserve"> – универсальный </w:t>
      </w:r>
      <w:proofErr w:type="gramStart"/>
      <w:r>
        <w:t>кросс-платформенный</w:t>
      </w:r>
      <w:proofErr w:type="gramEnd"/>
      <w:r>
        <w:t xml:space="preserve"> объектно-ориентированный язык программирования, разработанный компанией </w:t>
      </w:r>
      <w:proofErr w:type="spellStart"/>
      <w:r>
        <w:t>Sun</w:t>
      </w:r>
      <w:proofErr w:type="spellEnd"/>
      <w:r>
        <w:t xml:space="preserve"> </w:t>
      </w:r>
      <w:proofErr w:type="spellStart"/>
      <w:r>
        <w:t>Microsystems</w:t>
      </w:r>
      <w:proofErr w:type="spellEnd"/>
      <w:r>
        <w:t xml:space="preserve">. В настоящий момент собственником технологии является компания </w:t>
      </w:r>
      <w:proofErr w:type="spellStart"/>
      <w:r>
        <w:t>Oracle</w:t>
      </w:r>
      <w:proofErr w:type="spellEnd"/>
      <w:r>
        <w:t xml:space="preserve"> </w:t>
      </w:r>
      <w:proofErr w:type="spellStart"/>
      <w:r>
        <w:t>Corporation</w:t>
      </w:r>
      <w:proofErr w:type="spellEnd"/>
      <w:r>
        <w:t xml:space="preserve"> (сделка по приобретению </w:t>
      </w:r>
      <w:proofErr w:type="spellStart"/>
      <w:r>
        <w:t>Sun</w:t>
      </w:r>
      <w:proofErr w:type="spellEnd"/>
      <w:r>
        <w:t xml:space="preserve"> </w:t>
      </w:r>
      <w:proofErr w:type="spellStart"/>
      <w:r>
        <w:t>Microsystems</w:t>
      </w:r>
      <w:proofErr w:type="spellEnd"/>
      <w:r>
        <w:t xml:space="preserve"> компанией </w:t>
      </w:r>
      <w:proofErr w:type="spellStart"/>
      <w:r>
        <w:t>Oracle</w:t>
      </w:r>
      <w:proofErr w:type="spellEnd"/>
      <w:r>
        <w:t xml:space="preserve"> </w:t>
      </w:r>
      <w:proofErr w:type="spellStart"/>
      <w:r>
        <w:t>Corporation</w:t>
      </w:r>
      <w:proofErr w:type="spellEnd"/>
      <w:r>
        <w:t xml:space="preserve"> была оформлена в 2009 году).</w:t>
      </w:r>
    </w:p>
    <w:p w:rsidR="00E87784" w:rsidRDefault="00E87784" w:rsidP="00E87784">
      <w:r>
        <w:t xml:space="preserve">Язык </w:t>
      </w:r>
      <w:proofErr w:type="spellStart"/>
      <w:r>
        <w:t>Java</w:t>
      </w:r>
      <w:proofErr w:type="spellEnd"/>
      <w:r>
        <w:t xml:space="preserve"> предоставляет программисту широкие возможности реализации самых разнообразных алгоритмов, обладая высокой эффективностью, гибкостью и универсальностью. Он позволяет в полной мере реализовать концепцию объектно-ориентированного программирования.</w:t>
      </w:r>
    </w:p>
    <w:p w:rsidR="00E87784" w:rsidRDefault="00E87784" w:rsidP="00E87784">
      <w:r>
        <w:t xml:space="preserve">На данный момент платформу </w:t>
      </w:r>
      <w:proofErr w:type="spellStart"/>
      <w:r>
        <w:t>Java</w:t>
      </w:r>
      <w:proofErr w:type="spellEnd"/>
      <w:r>
        <w:t xml:space="preserve"> используют более 9 миллионов разработчиков программного обеспечения. Она используется во всех основных сферах деятельности и применяется в самых различных устройствах, компьютерах и сетях. Универсальность, эффективность, совместимость с разными платформами и безопасность технологии </w:t>
      </w:r>
      <w:proofErr w:type="spellStart"/>
      <w:r>
        <w:t>Java</w:t>
      </w:r>
      <w:proofErr w:type="spellEnd"/>
      <w:r>
        <w:t xml:space="preserve"> делают ее идеальным инструментом для сетевых технологий. </w:t>
      </w:r>
    </w:p>
    <w:p w:rsidR="00E87784" w:rsidRPr="00011BCC" w:rsidRDefault="00E87784" w:rsidP="00E87784">
      <w:proofErr w:type="spellStart"/>
      <w:r>
        <w:t>Java</w:t>
      </w:r>
      <w:proofErr w:type="spellEnd"/>
      <w:r>
        <w:t xml:space="preserve"> </w:t>
      </w:r>
      <w:proofErr w:type="gramStart"/>
      <w:r>
        <w:t>протестирована</w:t>
      </w:r>
      <w:proofErr w:type="gramEnd"/>
      <w:r>
        <w:t xml:space="preserve">, доработана, расширена и проверена специализированным сообществом. В этом сообществе насчитывается более 9 миллионов разработчиков. Это самое большое и самое активное сообщество на планете. Благодаря своей универсальности, эффективности и </w:t>
      </w:r>
      <w:proofErr w:type="gramStart"/>
      <w:r>
        <w:t>кросс-платформенной</w:t>
      </w:r>
      <w:proofErr w:type="gramEnd"/>
      <w:r>
        <w:t xml:space="preserve"> совместимости </w:t>
      </w:r>
      <w:proofErr w:type="spellStart"/>
      <w:r>
        <w:t>Java</w:t>
      </w:r>
      <w:proofErr w:type="spellEnd"/>
      <w:r>
        <w:t xml:space="preserve"> стала незаменимой для разработчиков.</w:t>
      </w:r>
    </w:p>
    <w:p w:rsidR="005F0667" w:rsidRDefault="005F0667" w:rsidP="005F0667">
      <w:pPr>
        <w:ind w:firstLine="0"/>
        <w:rPr>
          <w:b/>
          <w:lang w:val="en-US"/>
        </w:rPr>
      </w:pPr>
      <w:r>
        <w:rPr>
          <w:b/>
        </w:rPr>
        <w:lastRenderedPageBreak/>
        <w:t xml:space="preserve">Основные преимущества платформы </w:t>
      </w:r>
      <w:r>
        <w:rPr>
          <w:b/>
          <w:lang w:val="en-US"/>
        </w:rPr>
        <w:t>Java:</w:t>
      </w:r>
    </w:p>
    <w:p w:rsidR="005F0667" w:rsidRPr="005F0667" w:rsidRDefault="005F0667" w:rsidP="0085565B">
      <w:pPr>
        <w:pStyle w:val="a3"/>
        <w:numPr>
          <w:ilvl w:val="0"/>
          <w:numId w:val="47"/>
        </w:numPr>
        <w:spacing w:line="240" w:lineRule="auto"/>
        <w:jc w:val="both"/>
        <w:rPr>
          <w:lang w:val="ru-RU"/>
        </w:rPr>
      </w:pPr>
      <w:r w:rsidRPr="005F0667">
        <w:rPr>
          <w:lang w:val="ru-RU"/>
        </w:rPr>
        <w:t>возможность запуска приложений под управлением большинства современных операционных систем;</w:t>
      </w:r>
    </w:p>
    <w:p w:rsidR="005F0667" w:rsidRPr="005F0667" w:rsidRDefault="005F0667" w:rsidP="0085565B">
      <w:pPr>
        <w:pStyle w:val="a3"/>
        <w:numPr>
          <w:ilvl w:val="0"/>
          <w:numId w:val="47"/>
        </w:numPr>
        <w:spacing w:line="240" w:lineRule="auto"/>
        <w:jc w:val="both"/>
      </w:pPr>
      <w:proofErr w:type="spellStart"/>
      <w:r w:rsidRPr="005F0667">
        <w:t>высокая</w:t>
      </w:r>
      <w:proofErr w:type="spellEnd"/>
      <w:r w:rsidRPr="005F0667">
        <w:t xml:space="preserve"> </w:t>
      </w:r>
      <w:proofErr w:type="spellStart"/>
      <w:r w:rsidRPr="005F0667">
        <w:t>надежность</w:t>
      </w:r>
      <w:proofErr w:type="spellEnd"/>
      <w:r w:rsidRPr="005F0667">
        <w:t xml:space="preserve"> и </w:t>
      </w:r>
      <w:proofErr w:type="spellStart"/>
      <w:r w:rsidRPr="005F0667">
        <w:t>безопасность</w:t>
      </w:r>
      <w:proofErr w:type="spellEnd"/>
      <w:r w:rsidRPr="005F0667">
        <w:t>;</w:t>
      </w:r>
    </w:p>
    <w:p w:rsidR="005F0667" w:rsidRPr="005F0667" w:rsidRDefault="005F0667" w:rsidP="0085565B">
      <w:pPr>
        <w:pStyle w:val="a3"/>
        <w:numPr>
          <w:ilvl w:val="0"/>
          <w:numId w:val="47"/>
        </w:numPr>
        <w:spacing w:line="240" w:lineRule="auto"/>
        <w:jc w:val="both"/>
      </w:pPr>
      <w:r>
        <w:rPr>
          <w:lang w:val="ru-RU"/>
        </w:rPr>
        <w:t>п</w:t>
      </w:r>
      <w:proofErr w:type="spellStart"/>
      <w:r w:rsidRPr="005F0667">
        <w:t>ереносимость</w:t>
      </w:r>
      <w:proofErr w:type="spellEnd"/>
      <w:r w:rsidRPr="005F0667">
        <w:t>;</w:t>
      </w:r>
    </w:p>
    <w:p w:rsidR="005F0667" w:rsidRPr="005F0667" w:rsidRDefault="005F0667" w:rsidP="0085565B">
      <w:pPr>
        <w:pStyle w:val="a3"/>
        <w:numPr>
          <w:ilvl w:val="0"/>
          <w:numId w:val="47"/>
        </w:numPr>
        <w:spacing w:line="240" w:lineRule="auto"/>
        <w:jc w:val="both"/>
      </w:pPr>
      <w:proofErr w:type="spellStart"/>
      <w:r w:rsidRPr="005F0667">
        <w:t>высокая</w:t>
      </w:r>
      <w:proofErr w:type="spellEnd"/>
      <w:r w:rsidRPr="005F0667">
        <w:t xml:space="preserve"> </w:t>
      </w:r>
      <w:proofErr w:type="spellStart"/>
      <w:r w:rsidRPr="005F0667">
        <w:t>производительность</w:t>
      </w:r>
      <w:proofErr w:type="spellEnd"/>
      <w:r w:rsidRPr="005F0667">
        <w:t>;</w:t>
      </w:r>
    </w:p>
    <w:p w:rsidR="005F0667" w:rsidRPr="005F0667" w:rsidRDefault="005F0667" w:rsidP="0085565B">
      <w:pPr>
        <w:pStyle w:val="a3"/>
        <w:numPr>
          <w:ilvl w:val="0"/>
          <w:numId w:val="47"/>
        </w:numPr>
        <w:spacing w:line="240" w:lineRule="auto"/>
        <w:jc w:val="both"/>
      </w:pPr>
      <w:proofErr w:type="spellStart"/>
      <w:r w:rsidRPr="005F0667">
        <w:t>автоматическое</w:t>
      </w:r>
      <w:proofErr w:type="spellEnd"/>
      <w:r w:rsidRPr="005F0667">
        <w:t xml:space="preserve"> </w:t>
      </w:r>
      <w:proofErr w:type="spellStart"/>
      <w:r w:rsidRPr="005F0667">
        <w:t>управление</w:t>
      </w:r>
      <w:proofErr w:type="spellEnd"/>
      <w:r w:rsidRPr="005F0667">
        <w:t xml:space="preserve"> </w:t>
      </w:r>
      <w:proofErr w:type="spellStart"/>
      <w:r w:rsidRPr="005F0667">
        <w:t>выделением</w:t>
      </w:r>
      <w:proofErr w:type="spellEnd"/>
      <w:r w:rsidRPr="005F0667">
        <w:t xml:space="preserve"> </w:t>
      </w:r>
      <w:proofErr w:type="spellStart"/>
      <w:r w:rsidRPr="005F0667">
        <w:t>памяти</w:t>
      </w:r>
      <w:proofErr w:type="spellEnd"/>
      <w:r w:rsidRPr="005F0667">
        <w:t>;</w:t>
      </w:r>
    </w:p>
    <w:p w:rsidR="005F0667" w:rsidRPr="005F0667" w:rsidRDefault="005F0667" w:rsidP="0085565B">
      <w:pPr>
        <w:pStyle w:val="a3"/>
        <w:numPr>
          <w:ilvl w:val="0"/>
          <w:numId w:val="47"/>
        </w:numPr>
        <w:spacing w:line="240" w:lineRule="auto"/>
        <w:jc w:val="both"/>
        <w:rPr>
          <w:lang w:val="ru-RU"/>
        </w:rPr>
      </w:pPr>
      <w:r w:rsidRPr="005F0667">
        <w:rPr>
          <w:lang w:val="ru-RU"/>
        </w:rPr>
        <w:t xml:space="preserve">простые и удобные возможности разработки </w:t>
      </w:r>
      <w:r w:rsidRPr="005F0667">
        <w:t>web</w:t>
      </w:r>
      <w:r w:rsidRPr="005F0667">
        <w:rPr>
          <w:lang w:val="ru-RU"/>
        </w:rPr>
        <w:t>-приложений и распределенных сетевых приложений;</w:t>
      </w:r>
    </w:p>
    <w:p w:rsidR="005F0667" w:rsidRPr="005F0667" w:rsidRDefault="005F0667" w:rsidP="0085565B">
      <w:pPr>
        <w:pStyle w:val="a3"/>
        <w:numPr>
          <w:ilvl w:val="0"/>
          <w:numId w:val="47"/>
        </w:numPr>
        <w:spacing w:line="240" w:lineRule="auto"/>
        <w:jc w:val="both"/>
        <w:rPr>
          <w:lang w:val="ru-RU"/>
        </w:rPr>
      </w:pPr>
      <w:r w:rsidRPr="005F0667">
        <w:rPr>
          <w:lang w:val="ru-RU"/>
        </w:rPr>
        <w:t>богатые возможности фильтрации ввода/вывода;</w:t>
      </w:r>
    </w:p>
    <w:p w:rsidR="005F0667" w:rsidRPr="00806682" w:rsidRDefault="005F0667" w:rsidP="0085565B">
      <w:pPr>
        <w:pStyle w:val="a3"/>
        <w:numPr>
          <w:ilvl w:val="0"/>
          <w:numId w:val="47"/>
        </w:numPr>
        <w:spacing w:line="240" w:lineRule="auto"/>
        <w:jc w:val="both"/>
      </w:pPr>
      <w:proofErr w:type="spellStart"/>
      <w:proofErr w:type="gramStart"/>
      <w:r w:rsidRPr="005F0667">
        <w:t>средства</w:t>
      </w:r>
      <w:proofErr w:type="spellEnd"/>
      <w:proofErr w:type="gramEnd"/>
      <w:r w:rsidRPr="005F0667">
        <w:t xml:space="preserve"> </w:t>
      </w:r>
      <w:proofErr w:type="spellStart"/>
      <w:r w:rsidRPr="005F0667">
        <w:t>создания</w:t>
      </w:r>
      <w:proofErr w:type="spellEnd"/>
      <w:r w:rsidRPr="005F0667">
        <w:t xml:space="preserve"> </w:t>
      </w:r>
      <w:proofErr w:type="spellStart"/>
      <w:r w:rsidRPr="005F0667">
        <w:t>многопоточных</w:t>
      </w:r>
      <w:proofErr w:type="spellEnd"/>
      <w:r w:rsidRPr="005F0667">
        <w:t xml:space="preserve"> </w:t>
      </w:r>
      <w:proofErr w:type="spellStart"/>
      <w:r w:rsidRPr="005F0667">
        <w:t>приложений</w:t>
      </w:r>
      <w:proofErr w:type="spellEnd"/>
      <w:r w:rsidRPr="005F0667">
        <w:t>.</w:t>
      </w:r>
    </w:p>
    <w:p w:rsidR="00806682" w:rsidRDefault="00806682" w:rsidP="00806682">
      <w:pPr>
        <w:spacing w:line="240" w:lineRule="auto"/>
        <w:ind w:firstLine="0"/>
        <w:rPr>
          <w:b/>
        </w:rPr>
      </w:pPr>
      <w:r>
        <w:rPr>
          <w:b/>
        </w:rPr>
        <w:t xml:space="preserve">Что предлагает </w:t>
      </w:r>
      <w:r>
        <w:rPr>
          <w:b/>
          <w:lang w:val="en-US"/>
        </w:rPr>
        <w:t>Java</w:t>
      </w:r>
      <w:r w:rsidRPr="0085565B">
        <w:rPr>
          <w:b/>
        </w:rPr>
        <w:t xml:space="preserve"> </w:t>
      </w:r>
      <w:r>
        <w:rPr>
          <w:b/>
        </w:rPr>
        <w:t>пользователям:</w:t>
      </w:r>
    </w:p>
    <w:p w:rsidR="0085565B" w:rsidRPr="0085565B" w:rsidRDefault="0085565B" w:rsidP="0085565B">
      <w:pPr>
        <w:pStyle w:val="a3"/>
        <w:numPr>
          <w:ilvl w:val="0"/>
          <w:numId w:val="48"/>
        </w:numPr>
        <w:spacing w:line="240" w:lineRule="auto"/>
        <w:jc w:val="both"/>
      </w:pPr>
      <w:r w:rsidRPr="0085565B">
        <w:rPr>
          <w:lang w:val="ru-RU"/>
        </w:rPr>
        <w:t>экономия сре</w:t>
      </w:r>
      <w:proofErr w:type="gramStart"/>
      <w:r w:rsidRPr="0085565B">
        <w:rPr>
          <w:lang w:val="ru-RU"/>
        </w:rPr>
        <w:t>дств пр</w:t>
      </w:r>
      <w:proofErr w:type="gramEnd"/>
      <w:r w:rsidRPr="0085565B">
        <w:rPr>
          <w:lang w:val="ru-RU"/>
        </w:rPr>
        <w:t xml:space="preserve">и внедрении новых и миграции существующих систем за счет унификации платформы и возможности выбора различных решений, поддерживающих технологию </w:t>
      </w:r>
      <w:r w:rsidRPr="0085565B">
        <w:t>Java.</w:t>
      </w:r>
    </w:p>
    <w:p w:rsidR="0085565B" w:rsidRPr="0085565B" w:rsidRDefault="0085565B" w:rsidP="0085565B">
      <w:pPr>
        <w:pStyle w:val="a3"/>
        <w:numPr>
          <w:ilvl w:val="0"/>
          <w:numId w:val="48"/>
        </w:numPr>
        <w:spacing w:line="240" w:lineRule="auto"/>
        <w:jc w:val="both"/>
        <w:rPr>
          <w:lang w:val="ru-RU"/>
        </w:rPr>
      </w:pPr>
      <w:r w:rsidRPr="0085565B">
        <w:rPr>
          <w:lang w:val="ru-RU"/>
        </w:rPr>
        <w:t>отсутствие жесткой зависимости от поставщика программного обеспечения.</w:t>
      </w:r>
    </w:p>
    <w:p w:rsidR="0085565B" w:rsidRPr="0085565B" w:rsidRDefault="0085565B" w:rsidP="0085565B">
      <w:pPr>
        <w:pStyle w:val="a3"/>
        <w:numPr>
          <w:ilvl w:val="0"/>
          <w:numId w:val="48"/>
        </w:numPr>
        <w:spacing w:line="240" w:lineRule="auto"/>
        <w:jc w:val="both"/>
        <w:rPr>
          <w:lang w:val="ru-RU"/>
        </w:rPr>
      </w:pPr>
      <w:r w:rsidRPr="0085565B">
        <w:rPr>
          <w:lang w:val="ru-RU"/>
        </w:rPr>
        <w:t xml:space="preserve">использование </w:t>
      </w:r>
      <w:r w:rsidRPr="0085565B">
        <w:t>Java</w:t>
      </w:r>
      <w:r w:rsidRPr="0085565B">
        <w:rPr>
          <w:lang w:val="ru-RU"/>
        </w:rPr>
        <w:t>-технологий позволяет компаниям двигаться быстрее, быть более гибкими и более эффективно реагировать на изменяющиеся условия рынка, создавая возможности для получения прибыли.</w:t>
      </w:r>
    </w:p>
    <w:p w:rsidR="0085565B" w:rsidRDefault="0085565B" w:rsidP="0085565B">
      <w:pPr>
        <w:pStyle w:val="a3"/>
        <w:numPr>
          <w:ilvl w:val="0"/>
          <w:numId w:val="48"/>
        </w:numPr>
        <w:spacing w:line="240" w:lineRule="auto"/>
        <w:jc w:val="both"/>
        <w:rPr>
          <w:lang w:val="ru-RU"/>
        </w:rPr>
      </w:pPr>
      <w:r w:rsidRPr="0085565B">
        <w:rPr>
          <w:lang w:val="ru-RU"/>
        </w:rPr>
        <w:t xml:space="preserve">никакая другая современная технология не обладает такими широкими возможностями на настольных компьютерах, серверах и мобильных устройствах одновременно с признанием в промышленности и широтой распространения, как платформа </w:t>
      </w:r>
      <w:r w:rsidRPr="0085565B">
        <w:t>Java</w:t>
      </w:r>
      <w:r w:rsidRPr="0085565B">
        <w:rPr>
          <w:lang w:val="ru-RU"/>
        </w:rPr>
        <w:t>.</w:t>
      </w:r>
    </w:p>
    <w:p w:rsidR="0085565B" w:rsidRPr="0085565B" w:rsidRDefault="0085565B" w:rsidP="0085565B">
      <w:r w:rsidRPr="0085565B">
        <w:t xml:space="preserve">На данный момент существует множество средств разработки на этом языке. Для разработки данного проекта была выбрана среда </w:t>
      </w:r>
      <w:proofErr w:type="spellStart"/>
      <w:r w:rsidRPr="0085565B">
        <w:t>Eclipse</w:t>
      </w:r>
      <w:proofErr w:type="spellEnd"/>
      <w:r w:rsidRPr="0085565B">
        <w:t xml:space="preserve"> </w:t>
      </w:r>
      <w:proofErr w:type="spellStart"/>
      <w:r w:rsidR="008956D0">
        <w:rPr>
          <w:lang w:val="en-US"/>
        </w:rPr>
        <w:t>Kepler</w:t>
      </w:r>
      <w:proofErr w:type="spellEnd"/>
      <w:r w:rsidRPr="0085565B">
        <w:t xml:space="preserve"> (</w:t>
      </w:r>
      <w:r>
        <w:t>4.3</w:t>
      </w:r>
      <w:r w:rsidRPr="0085565B">
        <w:t xml:space="preserve">). Она зарекомендовала себя своей стабильностью и широкими возможностями. Дизайн среды ориентирован на продуктивность работы программистов, позволяя им сконцентрироваться на разработке функциональности, в то время как </w:t>
      </w:r>
      <w:proofErr w:type="spellStart"/>
      <w:r w:rsidRPr="0085565B">
        <w:t>Eclipse</w:t>
      </w:r>
      <w:proofErr w:type="spellEnd"/>
      <w:r w:rsidRPr="0085565B">
        <w:t xml:space="preserve"> берет на себя выполнение рутинных операций.</w:t>
      </w:r>
    </w:p>
    <w:p w:rsidR="00237CC3" w:rsidRPr="00744A21" w:rsidRDefault="000002BA" w:rsidP="000002BA">
      <w:pPr>
        <w:pStyle w:val="3"/>
      </w:pPr>
      <w:bookmarkStart w:id="119" w:name="_Toc389395799"/>
      <w:r>
        <w:t>Разработка интерфейса</w:t>
      </w:r>
      <w:bookmarkEnd w:id="119"/>
    </w:p>
    <w:p w:rsidR="00237CC3" w:rsidRPr="00F34208" w:rsidRDefault="00F34208" w:rsidP="00237CC3">
      <w:r>
        <w:t xml:space="preserve">Для разработки дружественного пользовательского интерфейса использовалась платформа </w:t>
      </w:r>
      <w:proofErr w:type="spellStart"/>
      <w:r>
        <w:rPr>
          <w:lang w:val="en-US"/>
        </w:rPr>
        <w:t>JavaFX</w:t>
      </w:r>
      <w:proofErr w:type="spellEnd"/>
      <w:r w:rsidRPr="00F34208">
        <w:t>.</w:t>
      </w:r>
    </w:p>
    <w:p w:rsidR="00F34208" w:rsidRPr="00C2067E" w:rsidRDefault="00F34208" w:rsidP="00237CC3">
      <w:proofErr w:type="spellStart"/>
      <w:r w:rsidRPr="00F34208">
        <w:t>JavaFX</w:t>
      </w:r>
      <w:proofErr w:type="spellEnd"/>
      <w:r w:rsidRPr="00F34208">
        <w:t xml:space="preserve"> — платформа для создания </w:t>
      </w:r>
      <w:r w:rsidR="00F36661">
        <w:rPr>
          <w:lang w:val="en-US"/>
        </w:rPr>
        <w:t>Rich</w:t>
      </w:r>
      <w:r w:rsidR="00F36661" w:rsidRPr="00F36661">
        <w:t xml:space="preserve"> </w:t>
      </w:r>
      <w:r w:rsidR="00F36661">
        <w:rPr>
          <w:lang w:val="en-US"/>
        </w:rPr>
        <w:t>Internet</w:t>
      </w:r>
      <w:r w:rsidR="00F36661" w:rsidRPr="00F36661">
        <w:t xml:space="preserve"> </w:t>
      </w:r>
      <w:r w:rsidR="00F36661">
        <w:rPr>
          <w:lang w:val="en-US"/>
        </w:rPr>
        <w:t>application</w:t>
      </w:r>
      <w:r w:rsidR="00F36661" w:rsidRPr="00F36661">
        <w:t xml:space="preserve"> </w:t>
      </w:r>
      <w:r w:rsidR="00F36661">
        <w:t>(</w:t>
      </w:r>
      <w:commentRangeStart w:id="120"/>
      <w:r w:rsidRPr="00F34208">
        <w:t>RIA</w:t>
      </w:r>
      <w:commentRangeEnd w:id="120"/>
      <w:r w:rsidR="00F36661">
        <w:rPr>
          <w:rStyle w:val="a8"/>
        </w:rPr>
        <w:commentReference w:id="120"/>
      </w:r>
      <w:r w:rsidR="00F36661">
        <w:t>)</w:t>
      </w:r>
      <w:r w:rsidRPr="00F34208">
        <w:t>, позволяет строить унифицированные приложения с насыщенным графическим интерфейсом пользователя для непосредственного запуска из-под операционных систем, работы в браузерах и на мобильных телефонах, в том числе, работающих с мультимедийным содержимым</w:t>
      </w:r>
      <w:r w:rsidR="00186773" w:rsidRPr="00186773">
        <w:t xml:space="preserve"> [</w:t>
      </w:r>
      <w:commentRangeStart w:id="121"/>
      <w:r w:rsidR="00186773">
        <w:t>ссылка</w:t>
      </w:r>
      <w:commentRangeEnd w:id="121"/>
      <w:r w:rsidR="00186773">
        <w:rPr>
          <w:rStyle w:val="a8"/>
        </w:rPr>
        <w:commentReference w:id="121"/>
      </w:r>
      <w:r w:rsidR="00186773" w:rsidRPr="00186773">
        <w:t>]</w:t>
      </w:r>
      <w:r w:rsidRPr="00F34208">
        <w:t>.</w:t>
      </w:r>
    </w:p>
    <w:p w:rsidR="003B6738" w:rsidRPr="003B6738" w:rsidRDefault="003B6738" w:rsidP="00237CC3">
      <w:r w:rsidRPr="003B6738">
        <w:lastRenderedPageBreak/>
        <w:t xml:space="preserve">Приложения </w:t>
      </w:r>
      <w:proofErr w:type="spellStart"/>
      <w:r w:rsidRPr="003B6738">
        <w:rPr>
          <w:lang w:val="en-US"/>
        </w:rPr>
        <w:t>JavaFX</w:t>
      </w:r>
      <w:proofErr w:type="spellEnd"/>
      <w:r w:rsidRPr="003B6738">
        <w:t xml:space="preserve"> создаются с помощью декларативного языка программирования </w:t>
      </w:r>
      <w:proofErr w:type="spellStart"/>
      <w:r w:rsidRPr="003B6738">
        <w:rPr>
          <w:lang w:val="en-US"/>
        </w:rPr>
        <w:t>JavaFX</w:t>
      </w:r>
      <w:proofErr w:type="spellEnd"/>
      <w:r w:rsidRPr="003B6738">
        <w:t xml:space="preserve"> </w:t>
      </w:r>
      <w:r w:rsidRPr="003B6738">
        <w:rPr>
          <w:lang w:val="en-US"/>
        </w:rPr>
        <w:t>Script</w:t>
      </w:r>
      <w:r w:rsidRPr="003B6738">
        <w:t xml:space="preserve">. Для разработки приложений на языке </w:t>
      </w:r>
      <w:proofErr w:type="spellStart"/>
      <w:r w:rsidRPr="003B6738">
        <w:rPr>
          <w:lang w:val="en-US"/>
        </w:rPr>
        <w:t>JavaFX</w:t>
      </w:r>
      <w:proofErr w:type="spellEnd"/>
      <w:r w:rsidRPr="003B6738">
        <w:t xml:space="preserve"> </w:t>
      </w:r>
      <w:r w:rsidRPr="003B6738">
        <w:rPr>
          <w:lang w:val="en-US"/>
        </w:rPr>
        <w:t>Script</w:t>
      </w:r>
      <w:r w:rsidRPr="003B6738">
        <w:t xml:space="preserve"> необходимо установить </w:t>
      </w:r>
      <w:proofErr w:type="spellStart"/>
      <w:r w:rsidRPr="003B6738">
        <w:rPr>
          <w:lang w:val="en-US"/>
        </w:rPr>
        <w:t>JavaFX</w:t>
      </w:r>
      <w:proofErr w:type="spellEnd"/>
      <w:r w:rsidRPr="003B6738">
        <w:t xml:space="preserve"> </w:t>
      </w:r>
      <w:r w:rsidRPr="003B6738">
        <w:rPr>
          <w:lang w:val="en-US"/>
        </w:rPr>
        <w:t>SDK</w:t>
      </w:r>
      <w:r w:rsidRPr="003B6738">
        <w:t xml:space="preserve"> </w:t>
      </w:r>
      <w:proofErr w:type="gramStart"/>
      <w:r w:rsidRPr="003B6738">
        <w:t>который</w:t>
      </w:r>
      <w:proofErr w:type="gramEnd"/>
      <w:r w:rsidRPr="003B6738">
        <w:t xml:space="preserve"> входит в поставку с </w:t>
      </w:r>
      <w:r w:rsidRPr="003B6738">
        <w:rPr>
          <w:lang w:val="en-US"/>
        </w:rPr>
        <w:t>Java</w:t>
      </w:r>
      <w:r w:rsidRPr="003B6738">
        <w:t xml:space="preserve"> </w:t>
      </w:r>
      <w:r w:rsidRPr="003B6738">
        <w:rPr>
          <w:lang w:val="en-US"/>
        </w:rPr>
        <w:t>SE</w:t>
      </w:r>
      <w:r w:rsidRPr="003B6738">
        <w:t xml:space="preserve"> 7. Из кода, написанного на языке </w:t>
      </w:r>
      <w:proofErr w:type="spellStart"/>
      <w:r w:rsidRPr="003B6738">
        <w:rPr>
          <w:lang w:val="en-US"/>
        </w:rPr>
        <w:t>JavaFX</w:t>
      </w:r>
      <w:proofErr w:type="spellEnd"/>
      <w:r w:rsidRPr="003B6738">
        <w:t xml:space="preserve"> </w:t>
      </w:r>
      <w:r w:rsidRPr="003B6738">
        <w:rPr>
          <w:lang w:val="en-US"/>
        </w:rPr>
        <w:t>Script</w:t>
      </w:r>
      <w:r w:rsidRPr="003B6738">
        <w:t xml:space="preserve">, можно обращаться к любым библиотекам </w:t>
      </w:r>
      <w:r w:rsidRPr="003B6738">
        <w:rPr>
          <w:lang w:val="en-US"/>
        </w:rPr>
        <w:t>Java</w:t>
      </w:r>
      <w:r w:rsidRPr="003B6738">
        <w:t xml:space="preserve">. Поэтому совместное использование языков </w:t>
      </w:r>
      <w:r w:rsidRPr="003B6738">
        <w:rPr>
          <w:lang w:val="en-US"/>
        </w:rPr>
        <w:t>Java</w:t>
      </w:r>
      <w:r w:rsidRPr="003B6738">
        <w:t xml:space="preserve"> и </w:t>
      </w:r>
      <w:proofErr w:type="spellStart"/>
      <w:r w:rsidRPr="003B6738">
        <w:rPr>
          <w:lang w:val="en-US"/>
        </w:rPr>
        <w:t>JavaFX</w:t>
      </w:r>
      <w:proofErr w:type="spellEnd"/>
      <w:r w:rsidRPr="003B6738">
        <w:t xml:space="preserve"> </w:t>
      </w:r>
      <w:r w:rsidRPr="003B6738">
        <w:rPr>
          <w:lang w:val="en-US"/>
        </w:rPr>
        <w:t>Script</w:t>
      </w:r>
      <w:r w:rsidRPr="003B6738">
        <w:t xml:space="preserve"> позволяет решать разнообразные задачи, например</w:t>
      </w:r>
      <w:proofErr w:type="gramStart"/>
      <w:r w:rsidRPr="003B6738">
        <w:t>,</w:t>
      </w:r>
      <w:proofErr w:type="gramEnd"/>
      <w:r w:rsidRPr="003B6738">
        <w:t xml:space="preserve"> логика бизнес-приложения может быть написана на </w:t>
      </w:r>
      <w:r w:rsidRPr="003B6738">
        <w:rPr>
          <w:lang w:val="en-US"/>
        </w:rPr>
        <w:t>Java</w:t>
      </w:r>
      <w:r w:rsidRPr="003B6738">
        <w:t xml:space="preserve">, а графический интерфейс пользователя — на </w:t>
      </w:r>
      <w:proofErr w:type="spellStart"/>
      <w:r w:rsidRPr="003B6738">
        <w:rPr>
          <w:lang w:val="en-US"/>
        </w:rPr>
        <w:t>JavaFX</w:t>
      </w:r>
      <w:proofErr w:type="spellEnd"/>
      <w:r w:rsidRPr="003B6738">
        <w:t xml:space="preserve"> </w:t>
      </w:r>
      <w:r w:rsidRPr="003B6738">
        <w:rPr>
          <w:lang w:val="en-US"/>
        </w:rPr>
        <w:t>Script</w:t>
      </w:r>
      <w:r w:rsidRPr="003B6738">
        <w:t>.</w:t>
      </w:r>
    </w:p>
    <w:p w:rsidR="00237CC3" w:rsidRPr="00B72824" w:rsidRDefault="00B72824" w:rsidP="00B72824">
      <w:pPr>
        <w:pStyle w:val="3"/>
      </w:pPr>
      <w:bookmarkStart w:id="122" w:name="_Toc389395800"/>
      <w:r>
        <w:t>Используемые библиотеки</w:t>
      </w:r>
      <w:bookmarkEnd w:id="122"/>
    </w:p>
    <w:p w:rsidR="00237CC3" w:rsidRDefault="007C729B" w:rsidP="00237CC3">
      <w:r>
        <w:t>В таблице</w:t>
      </w:r>
      <w:r w:rsidR="0098454E" w:rsidRPr="0098454E">
        <w:t xml:space="preserve"> </w:t>
      </w:r>
      <w:r w:rsidR="0098454E">
        <w:fldChar w:fldCharType="begin"/>
      </w:r>
      <w:r w:rsidR="0098454E">
        <w:instrText xml:space="preserve"> REF tbl_used_libs \h </w:instrText>
      </w:r>
      <w:r w:rsidR="0098454E">
        <w:fldChar w:fldCharType="separate"/>
      </w:r>
      <w:r w:rsidR="00171714">
        <w:rPr>
          <w:noProof/>
        </w:rPr>
        <w:t>3</w:t>
      </w:r>
      <w:r w:rsidR="00171714">
        <w:t>.</w:t>
      </w:r>
      <w:r w:rsidR="00171714">
        <w:rPr>
          <w:noProof/>
        </w:rPr>
        <w:t>1</w:t>
      </w:r>
      <w:r w:rsidR="0098454E">
        <w:fldChar w:fldCharType="end"/>
      </w:r>
      <w:r>
        <w:t xml:space="preserve"> перечислены </w:t>
      </w:r>
      <w:commentRangeStart w:id="123"/>
      <w:r>
        <w:rPr>
          <w:lang w:val="en-US"/>
        </w:rPr>
        <w:t>open</w:t>
      </w:r>
      <w:r w:rsidRPr="00C2067E">
        <w:t>-</w:t>
      </w:r>
      <w:r>
        <w:rPr>
          <w:lang w:val="en-US"/>
        </w:rPr>
        <w:t>source</w:t>
      </w:r>
      <w:r w:rsidRPr="00C2067E">
        <w:t xml:space="preserve"> </w:t>
      </w:r>
      <w:commentRangeEnd w:id="123"/>
      <w:r>
        <w:rPr>
          <w:rStyle w:val="a8"/>
        </w:rPr>
        <w:commentReference w:id="123"/>
      </w:r>
      <w:r w:rsidRPr="00C2067E">
        <w:t xml:space="preserve"> </w:t>
      </w:r>
      <w:r>
        <w:t>библиотеки, используемые при разработке программного комплекса.</w:t>
      </w:r>
    </w:p>
    <w:p w:rsidR="00C2067E" w:rsidRDefault="00C2067E" w:rsidP="00C2067E">
      <w:pPr>
        <w:pStyle w:val="af"/>
        <w:keepNext/>
      </w:pPr>
      <w:r>
        <w:t xml:space="preserve">Таблица </w:t>
      </w:r>
      <w:bookmarkStart w:id="124" w:name="tbl_used_libs"/>
      <w:r w:rsidR="009F1C89">
        <w:fldChar w:fldCharType="begin"/>
      </w:r>
      <w:r w:rsidR="009F1C89">
        <w:instrText xml:space="preserve"> STYLEREF 1 \s </w:instrText>
      </w:r>
      <w:r w:rsidR="009F1C89">
        <w:fldChar w:fldCharType="separate"/>
      </w:r>
      <w:r w:rsidR="00171714">
        <w:rPr>
          <w:noProof/>
        </w:rPr>
        <w:t>3</w:t>
      </w:r>
      <w:r w:rsidR="009F1C89">
        <w:fldChar w:fldCharType="end"/>
      </w:r>
      <w:r w:rsidR="009F1C89">
        <w:t>.</w:t>
      </w:r>
      <w:fldSimple w:instr=" SEQ Таблица \* ARABIC \s 1 ">
        <w:r w:rsidR="00171714">
          <w:rPr>
            <w:noProof/>
          </w:rPr>
          <w:t>1</w:t>
        </w:r>
      </w:fldSimple>
      <w:bookmarkEnd w:id="124"/>
      <w:r>
        <w:t xml:space="preserve"> Библиотеки, используемые при разработке программного комплекса</w:t>
      </w:r>
    </w:p>
    <w:tbl>
      <w:tblPr>
        <w:tblStyle w:val="a4"/>
        <w:tblW w:w="0" w:type="auto"/>
        <w:tblLook w:val="04A0" w:firstRow="1" w:lastRow="0" w:firstColumn="1" w:lastColumn="0" w:noHBand="0" w:noVBand="1"/>
      </w:tblPr>
      <w:tblGrid>
        <w:gridCol w:w="2235"/>
        <w:gridCol w:w="5953"/>
        <w:gridCol w:w="1383"/>
      </w:tblGrid>
      <w:tr w:rsidR="00C2067E" w:rsidTr="00181873">
        <w:tc>
          <w:tcPr>
            <w:tcW w:w="2235" w:type="dxa"/>
          </w:tcPr>
          <w:p w:rsidR="00C2067E" w:rsidRPr="00C2067E" w:rsidRDefault="00C2067E" w:rsidP="00390D66">
            <w:pPr>
              <w:spacing w:line="240" w:lineRule="auto"/>
              <w:ind w:firstLine="0"/>
              <w:rPr>
                <w:b/>
              </w:rPr>
            </w:pPr>
            <w:r w:rsidRPr="00C2067E">
              <w:rPr>
                <w:b/>
              </w:rPr>
              <w:t>Название</w:t>
            </w:r>
          </w:p>
        </w:tc>
        <w:tc>
          <w:tcPr>
            <w:tcW w:w="5953" w:type="dxa"/>
          </w:tcPr>
          <w:p w:rsidR="00C2067E" w:rsidRPr="00C2067E" w:rsidRDefault="00C2067E" w:rsidP="00390D66">
            <w:pPr>
              <w:spacing w:line="240" w:lineRule="auto"/>
              <w:ind w:firstLine="0"/>
              <w:rPr>
                <w:b/>
              </w:rPr>
            </w:pPr>
            <w:r w:rsidRPr="00C2067E">
              <w:rPr>
                <w:b/>
              </w:rPr>
              <w:t>Описание</w:t>
            </w:r>
          </w:p>
        </w:tc>
        <w:tc>
          <w:tcPr>
            <w:tcW w:w="1383" w:type="dxa"/>
          </w:tcPr>
          <w:p w:rsidR="00C2067E" w:rsidRPr="00C2067E" w:rsidRDefault="00C2067E" w:rsidP="00390D66">
            <w:pPr>
              <w:spacing w:line="240" w:lineRule="auto"/>
              <w:ind w:firstLine="0"/>
              <w:rPr>
                <w:b/>
              </w:rPr>
            </w:pPr>
            <w:r w:rsidRPr="00C2067E">
              <w:rPr>
                <w:b/>
              </w:rPr>
              <w:t>Версия</w:t>
            </w:r>
          </w:p>
        </w:tc>
      </w:tr>
      <w:tr w:rsidR="00C2067E" w:rsidRPr="00B84F51" w:rsidTr="00181873">
        <w:tc>
          <w:tcPr>
            <w:tcW w:w="2235" w:type="dxa"/>
          </w:tcPr>
          <w:p w:rsidR="00C2067E" w:rsidRPr="00B84F51" w:rsidRDefault="00B84F51" w:rsidP="00390D66">
            <w:pPr>
              <w:spacing w:line="240" w:lineRule="auto"/>
              <w:ind w:firstLine="0"/>
              <w:rPr>
                <w:lang w:val="en-US"/>
              </w:rPr>
            </w:pPr>
            <w:proofErr w:type="spellStart"/>
            <w:r>
              <w:rPr>
                <w:lang w:val="en-US"/>
              </w:rPr>
              <w:t>Jama</w:t>
            </w:r>
            <w:proofErr w:type="spellEnd"/>
          </w:p>
        </w:tc>
        <w:tc>
          <w:tcPr>
            <w:tcW w:w="5953" w:type="dxa"/>
          </w:tcPr>
          <w:p w:rsidR="00C2067E" w:rsidRPr="00701028" w:rsidRDefault="00B84F51" w:rsidP="00181873">
            <w:pPr>
              <w:spacing w:line="240" w:lineRule="auto"/>
              <w:ind w:firstLine="0"/>
            </w:pPr>
            <w:r>
              <w:t>Представляет</w:t>
            </w:r>
            <w:r w:rsidRPr="003835B2">
              <w:t xml:space="preserve"> </w:t>
            </w:r>
            <w:r>
              <w:t>собой</w:t>
            </w:r>
            <w:r w:rsidRPr="003835B2">
              <w:t xml:space="preserve"> </w:t>
            </w:r>
            <w:r>
              <w:t>пакет</w:t>
            </w:r>
            <w:r w:rsidRPr="003835B2">
              <w:t xml:space="preserve"> </w:t>
            </w:r>
            <w:r>
              <w:t>основной</w:t>
            </w:r>
            <w:r w:rsidRPr="003835B2">
              <w:t xml:space="preserve"> </w:t>
            </w:r>
            <w:r>
              <w:t>линейной</w:t>
            </w:r>
            <w:r w:rsidRPr="003835B2">
              <w:t xml:space="preserve"> </w:t>
            </w:r>
            <w:r>
              <w:t>алгебры</w:t>
            </w:r>
            <w:r w:rsidRPr="003835B2">
              <w:t xml:space="preserve"> </w:t>
            </w:r>
            <w:r>
              <w:t>для</w:t>
            </w:r>
            <w:r w:rsidRPr="003835B2">
              <w:t xml:space="preserve"> </w:t>
            </w:r>
            <w:r>
              <w:rPr>
                <w:lang w:val="en-US"/>
              </w:rPr>
              <w:t>Java</w:t>
            </w:r>
            <w:r w:rsidRPr="003835B2">
              <w:t xml:space="preserve">. </w:t>
            </w:r>
            <w:r w:rsidR="007D149F">
              <w:t xml:space="preserve">Предоставляет классы для построения и работы с матрицами, </w:t>
            </w:r>
            <w:proofErr w:type="gramStart"/>
            <w:r w:rsidR="007D149F">
              <w:t>предназначен</w:t>
            </w:r>
            <w:proofErr w:type="gramEnd"/>
            <w:r w:rsidR="007D149F">
              <w:t xml:space="preserve"> для обеспечения достаточной функциональности для выполнения рутинных задач образом, понятным для неспециалистов</w:t>
            </w:r>
            <w:r w:rsidR="00181873">
              <w:t xml:space="preserve"> </w:t>
            </w:r>
            <w:sdt>
              <w:sdtPr>
                <w:id w:val="-461806505"/>
                <w:citation/>
              </w:sdtPr>
              <w:sdtEndPr/>
              <w:sdtContent>
                <w:r w:rsidR="00181873">
                  <w:fldChar w:fldCharType="begin"/>
                </w:r>
                <w:r w:rsidR="00181873" w:rsidRPr="00181873">
                  <w:instrText xml:space="preserve"> </w:instrText>
                </w:r>
                <w:r w:rsidR="00181873">
                  <w:rPr>
                    <w:lang w:val="en-US"/>
                  </w:rPr>
                  <w:instrText>CITATION</w:instrText>
                </w:r>
                <w:r w:rsidR="00181873" w:rsidRPr="00181873">
                  <w:instrText xml:space="preserve"> </w:instrText>
                </w:r>
                <w:r w:rsidR="00181873">
                  <w:rPr>
                    <w:lang w:val="en-US"/>
                  </w:rPr>
                  <w:instrText>Joe</w:instrText>
                </w:r>
                <w:r w:rsidR="00181873" w:rsidRPr="00181873">
                  <w:instrText>12 \</w:instrText>
                </w:r>
                <w:r w:rsidR="00181873">
                  <w:rPr>
                    <w:lang w:val="en-US"/>
                  </w:rPr>
                  <w:instrText>l</w:instrText>
                </w:r>
                <w:r w:rsidR="00181873" w:rsidRPr="00181873">
                  <w:instrText xml:space="preserve"> 1033 </w:instrText>
                </w:r>
                <w:r w:rsidR="00181873">
                  <w:fldChar w:fldCharType="separate"/>
                </w:r>
                <w:r w:rsidR="009648CB" w:rsidRPr="005F34FC">
                  <w:rPr>
                    <w:noProof/>
                  </w:rPr>
                  <w:t>[23]</w:t>
                </w:r>
                <w:r w:rsidR="00181873">
                  <w:fldChar w:fldCharType="end"/>
                </w:r>
              </w:sdtContent>
            </w:sdt>
            <w:r w:rsidR="00181873" w:rsidRPr="00701028">
              <w:t>.</w:t>
            </w:r>
          </w:p>
        </w:tc>
        <w:tc>
          <w:tcPr>
            <w:tcW w:w="1383" w:type="dxa"/>
          </w:tcPr>
          <w:p w:rsidR="00C2067E" w:rsidRPr="00B84F51" w:rsidRDefault="00B84F51" w:rsidP="00390D66">
            <w:pPr>
              <w:spacing w:line="240" w:lineRule="auto"/>
              <w:ind w:firstLine="0"/>
              <w:rPr>
                <w:lang w:val="en-US"/>
              </w:rPr>
            </w:pPr>
            <w:r>
              <w:rPr>
                <w:lang w:val="en-US"/>
              </w:rPr>
              <w:t>1.0.3</w:t>
            </w:r>
          </w:p>
        </w:tc>
      </w:tr>
      <w:tr w:rsidR="00C2067E" w:rsidRPr="00B84F51" w:rsidTr="00181873">
        <w:tc>
          <w:tcPr>
            <w:tcW w:w="2235" w:type="dxa"/>
          </w:tcPr>
          <w:p w:rsidR="00C2067E" w:rsidRPr="00B84F51" w:rsidRDefault="00B84F51" w:rsidP="00390D66">
            <w:pPr>
              <w:spacing w:line="240" w:lineRule="auto"/>
              <w:ind w:firstLine="0"/>
              <w:rPr>
                <w:lang w:val="en-US"/>
              </w:rPr>
            </w:pPr>
            <w:proofErr w:type="spellStart"/>
            <w:r>
              <w:rPr>
                <w:lang w:val="en-US"/>
              </w:rPr>
              <w:t>JUnit</w:t>
            </w:r>
            <w:proofErr w:type="spellEnd"/>
          </w:p>
        </w:tc>
        <w:tc>
          <w:tcPr>
            <w:tcW w:w="5953" w:type="dxa"/>
          </w:tcPr>
          <w:p w:rsidR="00C2067E" w:rsidRPr="00701028" w:rsidRDefault="00701028" w:rsidP="00390D66">
            <w:pPr>
              <w:spacing w:line="240" w:lineRule="auto"/>
              <w:ind w:firstLine="0"/>
            </w:pPr>
            <w:r>
              <w:t>Представляет</w:t>
            </w:r>
            <w:r w:rsidRPr="00701028">
              <w:t xml:space="preserve"> </w:t>
            </w:r>
            <w:r>
              <w:t>собой</w:t>
            </w:r>
            <w:r w:rsidRPr="00701028">
              <w:t xml:space="preserve"> </w:t>
            </w:r>
            <w:r>
              <w:t>простой</w:t>
            </w:r>
            <w:r w:rsidRPr="00701028">
              <w:t xml:space="preserve"> </w:t>
            </w:r>
            <w:commentRangeStart w:id="125"/>
            <w:r>
              <w:rPr>
                <w:lang w:val="en-US"/>
              </w:rPr>
              <w:t>Framework</w:t>
            </w:r>
            <w:commentRangeEnd w:id="125"/>
            <w:r>
              <w:rPr>
                <w:rStyle w:val="a8"/>
              </w:rPr>
              <w:commentReference w:id="125"/>
            </w:r>
            <w:r>
              <w:t xml:space="preserve"> для создания и выполнения модульных тестов на </w:t>
            </w:r>
            <w:r>
              <w:rPr>
                <w:lang w:val="en-US"/>
              </w:rPr>
              <w:t>Java</w:t>
            </w:r>
            <w:r w:rsidR="009D02AC" w:rsidRPr="00884585">
              <w:t xml:space="preserve"> </w:t>
            </w:r>
            <w:sdt>
              <w:sdtPr>
                <w:rPr>
                  <w:lang w:val="en-US"/>
                </w:rPr>
                <w:id w:val="2006470011"/>
                <w:citation/>
              </w:sdtPr>
              <w:sdtEndPr/>
              <w:sdtContent>
                <w:r w:rsidR="009D02AC">
                  <w:rPr>
                    <w:lang w:val="en-US"/>
                  </w:rPr>
                  <w:fldChar w:fldCharType="begin"/>
                </w:r>
                <w:r w:rsidR="009D02AC" w:rsidRPr="00884585">
                  <w:instrText xml:space="preserve"> </w:instrText>
                </w:r>
                <w:r w:rsidR="009D02AC">
                  <w:rPr>
                    <w:lang w:val="en-US"/>
                  </w:rPr>
                  <w:instrText>CITATION</w:instrText>
                </w:r>
                <w:r w:rsidR="009D02AC" w:rsidRPr="00884585">
                  <w:instrText xml:space="preserve"> </w:instrText>
                </w:r>
                <w:r w:rsidR="009D02AC">
                  <w:rPr>
                    <w:lang w:val="en-US"/>
                  </w:rPr>
                  <w:instrText>JUn</w:instrText>
                </w:r>
                <w:r w:rsidR="009D02AC" w:rsidRPr="00884585">
                  <w:instrText>14 \</w:instrText>
                </w:r>
                <w:r w:rsidR="009D02AC">
                  <w:rPr>
                    <w:lang w:val="en-US"/>
                  </w:rPr>
                  <w:instrText>l</w:instrText>
                </w:r>
                <w:r w:rsidR="009D02AC" w:rsidRPr="00884585">
                  <w:instrText xml:space="preserve"> 1033 </w:instrText>
                </w:r>
                <w:r w:rsidR="009D02AC">
                  <w:rPr>
                    <w:lang w:val="en-US"/>
                  </w:rPr>
                  <w:fldChar w:fldCharType="separate"/>
                </w:r>
                <w:r w:rsidR="009648CB" w:rsidRPr="005F34FC">
                  <w:rPr>
                    <w:noProof/>
                  </w:rPr>
                  <w:t>[24]</w:t>
                </w:r>
                <w:r w:rsidR="009D02AC">
                  <w:rPr>
                    <w:lang w:val="en-US"/>
                  </w:rPr>
                  <w:fldChar w:fldCharType="end"/>
                </w:r>
              </w:sdtContent>
            </w:sdt>
            <w:r w:rsidRPr="00701028">
              <w:t>.</w:t>
            </w:r>
          </w:p>
        </w:tc>
        <w:tc>
          <w:tcPr>
            <w:tcW w:w="1383" w:type="dxa"/>
          </w:tcPr>
          <w:p w:rsidR="00C2067E" w:rsidRPr="00B84F51" w:rsidRDefault="00B84F51" w:rsidP="00390D66">
            <w:pPr>
              <w:spacing w:line="240" w:lineRule="auto"/>
              <w:ind w:firstLine="0"/>
              <w:rPr>
                <w:lang w:val="en-US"/>
              </w:rPr>
            </w:pPr>
            <w:r>
              <w:rPr>
                <w:lang w:val="en-US"/>
              </w:rPr>
              <w:t>4.11</w:t>
            </w:r>
          </w:p>
        </w:tc>
      </w:tr>
      <w:tr w:rsidR="00884585" w:rsidRPr="00B84F51" w:rsidTr="00181873">
        <w:tc>
          <w:tcPr>
            <w:tcW w:w="2235" w:type="dxa"/>
          </w:tcPr>
          <w:p w:rsidR="00884585" w:rsidRPr="00B84F51" w:rsidRDefault="00884585" w:rsidP="00390D66">
            <w:pPr>
              <w:spacing w:line="240" w:lineRule="auto"/>
              <w:ind w:firstLine="0"/>
              <w:rPr>
                <w:lang w:val="en-US"/>
              </w:rPr>
            </w:pPr>
            <w:proofErr w:type="spellStart"/>
            <w:r>
              <w:rPr>
                <w:lang w:val="en-US"/>
              </w:rPr>
              <w:t>JCommon</w:t>
            </w:r>
            <w:proofErr w:type="spellEnd"/>
          </w:p>
        </w:tc>
        <w:tc>
          <w:tcPr>
            <w:tcW w:w="5953" w:type="dxa"/>
            <w:vMerge w:val="restart"/>
          </w:tcPr>
          <w:p w:rsidR="00884585" w:rsidRPr="007B79B0" w:rsidRDefault="007B79B0" w:rsidP="00390D66">
            <w:pPr>
              <w:spacing w:line="240" w:lineRule="auto"/>
              <w:ind w:firstLine="0"/>
            </w:pPr>
            <w:proofErr w:type="spellStart"/>
            <w:r w:rsidRPr="007B79B0">
              <w:rPr>
                <w:lang w:val="en-US"/>
              </w:rPr>
              <w:t>JFreeChart</w:t>
            </w:r>
            <w:proofErr w:type="spellEnd"/>
            <w:r w:rsidRPr="007B79B0">
              <w:t xml:space="preserve"> это бесплатная </w:t>
            </w:r>
            <w:r w:rsidRPr="007B79B0">
              <w:rPr>
                <w:lang w:val="en-US"/>
              </w:rPr>
              <w:t>Java</w:t>
            </w:r>
            <w:r w:rsidRPr="007B79B0">
              <w:t xml:space="preserve"> библиотека, которая упрощает разработчикам отображать графики профессионального качества в своих приложениях. Проект </w:t>
            </w:r>
            <w:proofErr w:type="spellStart"/>
            <w:r w:rsidRPr="007B79B0">
              <w:rPr>
                <w:lang w:val="en-US"/>
              </w:rPr>
              <w:t>JFreeChart</w:t>
            </w:r>
            <w:proofErr w:type="spellEnd"/>
            <w:r w:rsidRPr="007B79B0">
              <w:t xml:space="preserve"> был основан в феврале 2000 года Дэвидом Гилбертом. Этот проект продолжает развиваться и поддерживаться Дэвидом Гилбертом, при участии большого сообщества разработчиков</w:t>
            </w:r>
            <w:r w:rsidR="000C2884" w:rsidRPr="00E07704">
              <w:t xml:space="preserve"> </w:t>
            </w:r>
            <w:sdt>
              <w:sdtPr>
                <w:rPr>
                  <w:lang w:val="en-US"/>
                </w:rPr>
                <w:id w:val="-540199166"/>
                <w:citation/>
              </w:sdtPr>
              <w:sdtEndPr/>
              <w:sdtContent>
                <w:r w:rsidR="000C2884">
                  <w:rPr>
                    <w:lang w:val="en-US"/>
                  </w:rPr>
                  <w:fldChar w:fldCharType="begin"/>
                </w:r>
                <w:r w:rsidR="000C2884" w:rsidRPr="00E07704">
                  <w:instrText xml:space="preserve"> </w:instrText>
                </w:r>
                <w:r w:rsidR="000C2884">
                  <w:rPr>
                    <w:lang w:val="en-US"/>
                  </w:rPr>
                  <w:instrText>CITATION</w:instrText>
                </w:r>
                <w:r w:rsidR="000C2884" w:rsidRPr="00E07704">
                  <w:instrText xml:space="preserve"> </w:instrText>
                </w:r>
                <w:r w:rsidR="000C2884">
                  <w:rPr>
                    <w:lang w:val="en-US"/>
                  </w:rPr>
                  <w:instrText>Dav</w:instrText>
                </w:r>
                <w:r w:rsidR="000C2884" w:rsidRPr="00E07704">
                  <w:instrText>13 \</w:instrText>
                </w:r>
                <w:r w:rsidR="000C2884">
                  <w:rPr>
                    <w:lang w:val="en-US"/>
                  </w:rPr>
                  <w:instrText>l</w:instrText>
                </w:r>
                <w:r w:rsidR="000C2884" w:rsidRPr="00E07704">
                  <w:instrText xml:space="preserve"> 1033 </w:instrText>
                </w:r>
                <w:r w:rsidR="000C2884">
                  <w:rPr>
                    <w:lang w:val="en-US"/>
                  </w:rPr>
                  <w:fldChar w:fldCharType="separate"/>
                </w:r>
                <w:r w:rsidR="009648CB" w:rsidRPr="005F34FC">
                  <w:rPr>
                    <w:noProof/>
                  </w:rPr>
                  <w:t>[25]</w:t>
                </w:r>
                <w:r w:rsidR="000C2884">
                  <w:rPr>
                    <w:lang w:val="en-US"/>
                  </w:rPr>
                  <w:fldChar w:fldCharType="end"/>
                </w:r>
              </w:sdtContent>
            </w:sdt>
            <w:r w:rsidRPr="007B79B0">
              <w:t>.</w:t>
            </w:r>
          </w:p>
        </w:tc>
        <w:tc>
          <w:tcPr>
            <w:tcW w:w="1383" w:type="dxa"/>
          </w:tcPr>
          <w:p w:rsidR="00884585" w:rsidRPr="00B84F51" w:rsidRDefault="00884585" w:rsidP="00390D66">
            <w:pPr>
              <w:spacing w:line="240" w:lineRule="auto"/>
              <w:ind w:firstLine="0"/>
              <w:rPr>
                <w:lang w:val="en-US"/>
              </w:rPr>
            </w:pPr>
            <w:r>
              <w:rPr>
                <w:lang w:val="en-US"/>
              </w:rPr>
              <w:t>1.0.21</w:t>
            </w:r>
          </w:p>
        </w:tc>
      </w:tr>
      <w:tr w:rsidR="00884585" w:rsidRPr="00B84F51" w:rsidTr="00181873">
        <w:tc>
          <w:tcPr>
            <w:tcW w:w="2235" w:type="dxa"/>
          </w:tcPr>
          <w:p w:rsidR="00884585" w:rsidRPr="00B84F51" w:rsidRDefault="00884585" w:rsidP="00390D66">
            <w:pPr>
              <w:spacing w:line="240" w:lineRule="auto"/>
              <w:ind w:firstLine="0"/>
              <w:rPr>
                <w:lang w:val="en-US"/>
              </w:rPr>
            </w:pPr>
            <w:proofErr w:type="spellStart"/>
            <w:r>
              <w:rPr>
                <w:lang w:val="en-US"/>
              </w:rPr>
              <w:t>JFreeChart</w:t>
            </w:r>
            <w:proofErr w:type="spellEnd"/>
          </w:p>
        </w:tc>
        <w:tc>
          <w:tcPr>
            <w:tcW w:w="5953" w:type="dxa"/>
            <w:vMerge/>
          </w:tcPr>
          <w:p w:rsidR="00884585" w:rsidRPr="00B84F51" w:rsidRDefault="00884585" w:rsidP="00390D66">
            <w:pPr>
              <w:spacing w:line="240" w:lineRule="auto"/>
              <w:ind w:firstLine="0"/>
              <w:rPr>
                <w:lang w:val="en-US"/>
              </w:rPr>
            </w:pPr>
          </w:p>
        </w:tc>
        <w:tc>
          <w:tcPr>
            <w:tcW w:w="1383" w:type="dxa"/>
          </w:tcPr>
          <w:p w:rsidR="00884585" w:rsidRPr="00B84F51" w:rsidRDefault="00884585" w:rsidP="00390D66">
            <w:pPr>
              <w:spacing w:line="240" w:lineRule="auto"/>
              <w:ind w:firstLine="0"/>
              <w:rPr>
                <w:lang w:val="en-US"/>
              </w:rPr>
            </w:pPr>
            <w:r>
              <w:rPr>
                <w:lang w:val="en-US"/>
              </w:rPr>
              <w:t>1.0.17</w:t>
            </w:r>
          </w:p>
        </w:tc>
      </w:tr>
      <w:tr w:rsidR="00884585" w:rsidRPr="00B84F51" w:rsidTr="00181873">
        <w:tc>
          <w:tcPr>
            <w:tcW w:w="2235" w:type="dxa"/>
          </w:tcPr>
          <w:p w:rsidR="00884585" w:rsidRPr="00B84F51" w:rsidRDefault="00884585" w:rsidP="00390D66">
            <w:pPr>
              <w:spacing w:line="240" w:lineRule="auto"/>
              <w:ind w:firstLine="0"/>
              <w:rPr>
                <w:lang w:val="en-US"/>
              </w:rPr>
            </w:pPr>
            <w:proofErr w:type="spellStart"/>
            <w:r>
              <w:rPr>
                <w:lang w:val="en-US"/>
              </w:rPr>
              <w:t>JFreeChart-swt</w:t>
            </w:r>
            <w:proofErr w:type="spellEnd"/>
          </w:p>
        </w:tc>
        <w:tc>
          <w:tcPr>
            <w:tcW w:w="5953" w:type="dxa"/>
            <w:vMerge/>
          </w:tcPr>
          <w:p w:rsidR="00884585" w:rsidRPr="00B84F51" w:rsidRDefault="00884585" w:rsidP="00390D66">
            <w:pPr>
              <w:spacing w:line="240" w:lineRule="auto"/>
              <w:ind w:firstLine="0"/>
              <w:rPr>
                <w:lang w:val="en-US"/>
              </w:rPr>
            </w:pPr>
          </w:p>
        </w:tc>
        <w:tc>
          <w:tcPr>
            <w:tcW w:w="1383" w:type="dxa"/>
          </w:tcPr>
          <w:p w:rsidR="00884585" w:rsidRPr="00B84F51" w:rsidRDefault="00884585" w:rsidP="00390D66">
            <w:pPr>
              <w:spacing w:line="240" w:lineRule="auto"/>
              <w:ind w:firstLine="0"/>
              <w:rPr>
                <w:lang w:val="en-US"/>
              </w:rPr>
            </w:pPr>
            <w:r>
              <w:rPr>
                <w:lang w:val="en-US"/>
              </w:rPr>
              <w:t>1.0.17</w:t>
            </w:r>
          </w:p>
        </w:tc>
      </w:tr>
      <w:tr w:rsidR="00B84F51" w:rsidRPr="00B84F51" w:rsidTr="00181873">
        <w:tc>
          <w:tcPr>
            <w:tcW w:w="2235" w:type="dxa"/>
          </w:tcPr>
          <w:p w:rsidR="00B84F51" w:rsidRDefault="00B84F51" w:rsidP="00390D66">
            <w:pPr>
              <w:spacing w:line="240" w:lineRule="auto"/>
              <w:ind w:firstLine="0"/>
              <w:rPr>
                <w:lang w:val="en-US"/>
              </w:rPr>
            </w:pPr>
            <w:r>
              <w:rPr>
                <w:lang w:val="en-US"/>
              </w:rPr>
              <w:t>Log4j</w:t>
            </w:r>
          </w:p>
        </w:tc>
        <w:tc>
          <w:tcPr>
            <w:tcW w:w="5953" w:type="dxa"/>
          </w:tcPr>
          <w:p w:rsidR="009C3D6F" w:rsidRPr="00E07704" w:rsidRDefault="009C3D6F" w:rsidP="009C3D6F">
            <w:pPr>
              <w:spacing w:line="240" w:lineRule="auto"/>
              <w:ind w:firstLine="0"/>
            </w:pPr>
            <w:r w:rsidRPr="009C3D6F">
              <w:rPr>
                <w:lang w:val="en-US"/>
              </w:rPr>
              <w:t>Log</w:t>
            </w:r>
            <w:r w:rsidRPr="00E07704">
              <w:t>4</w:t>
            </w:r>
            <w:r w:rsidRPr="009C3D6F">
              <w:rPr>
                <w:lang w:val="en-US"/>
              </w:rPr>
              <w:t>j</w:t>
            </w:r>
            <w:r w:rsidRPr="00E07704">
              <w:t xml:space="preserve"> — библиотека </w:t>
            </w:r>
            <w:proofErr w:type="spellStart"/>
            <w:r w:rsidRPr="00E07704">
              <w:t>журналирования</w:t>
            </w:r>
            <w:proofErr w:type="spellEnd"/>
            <w:r w:rsidRPr="00E07704">
              <w:t xml:space="preserve"> </w:t>
            </w:r>
            <w:r w:rsidRPr="009C3D6F">
              <w:rPr>
                <w:lang w:val="en-US"/>
              </w:rPr>
              <w:t>Java</w:t>
            </w:r>
            <w:r w:rsidRPr="00E07704">
              <w:t xml:space="preserve"> программ, часть общего проекта «</w:t>
            </w:r>
            <w:r w:rsidRPr="009C3D6F">
              <w:rPr>
                <w:lang w:val="en-US"/>
              </w:rPr>
              <w:t>Apache</w:t>
            </w:r>
            <w:r w:rsidRPr="00E07704">
              <w:t xml:space="preserve"> </w:t>
            </w:r>
            <w:r w:rsidRPr="009C3D6F">
              <w:rPr>
                <w:lang w:val="en-US"/>
              </w:rPr>
              <w:t>Logging</w:t>
            </w:r>
            <w:r w:rsidRPr="00E07704">
              <w:t xml:space="preserve"> </w:t>
            </w:r>
            <w:r w:rsidRPr="009C3D6F">
              <w:rPr>
                <w:lang w:val="en-US"/>
              </w:rPr>
              <w:t>Project</w:t>
            </w:r>
            <w:r w:rsidRPr="00E07704">
              <w:t>».</w:t>
            </w:r>
          </w:p>
          <w:p w:rsidR="00B84F51" w:rsidRPr="00E07704" w:rsidRDefault="009C3D6F" w:rsidP="009C3D6F">
            <w:pPr>
              <w:spacing w:line="240" w:lineRule="auto"/>
              <w:ind w:firstLine="0"/>
            </w:pPr>
            <w:r w:rsidRPr="009C3D6F">
              <w:rPr>
                <w:lang w:val="en-US"/>
              </w:rPr>
              <w:t>Log</w:t>
            </w:r>
            <w:r w:rsidRPr="00E07704">
              <w:t>4</w:t>
            </w:r>
            <w:r w:rsidRPr="009C3D6F">
              <w:rPr>
                <w:lang w:val="en-US"/>
              </w:rPr>
              <w:t>j</w:t>
            </w:r>
            <w:r w:rsidRPr="00E07704">
              <w:t xml:space="preserve"> первоначально развивался в рамках зонтичного «</w:t>
            </w:r>
            <w:r w:rsidRPr="009C3D6F">
              <w:rPr>
                <w:lang w:val="en-US"/>
              </w:rPr>
              <w:t>Apache</w:t>
            </w:r>
            <w:r w:rsidRPr="00E07704">
              <w:t xml:space="preserve"> </w:t>
            </w:r>
            <w:r w:rsidRPr="009C3D6F">
              <w:rPr>
                <w:lang w:val="en-US"/>
              </w:rPr>
              <w:t>Jakarta</w:t>
            </w:r>
            <w:r w:rsidRPr="00E07704">
              <w:t xml:space="preserve"> </w:t>
            </w:r>
            <w:r w:rsidRPr="009C3D6F">
              <w:rPr>
                <w:lang w:val="en-US"/>
              </w:rPr>
              <w:t>Project</w:t>
            </w:r>
            <w:r w:rsidRPr="00E07704">
              <w:t xml:space="preserve">», ответственного за все </w:t>
            </w:r>
            <w:r w:rsidRPr="009C3D6F">
              <w:rPr>
                <w:lang w:val="en-US"/>
              </w:rPr>
              <w:t>Java</w:t>
            </w:r>
            <w:r w:rsidRPr="00E07704">
              <w:t xml:space="preserve">-проекты </w:t>
            </w:r>
            <w:r w:rsidRPr="009C3D6F">
              <w:rPr>
                <w:lang w:val="en-US"/>
              </w:rPr>
              <w:t>Apache</w:t>
            </w:r>
            <w:r w:rsidRPr="00E07704">
              <w:t xml:space="preserve">, но впоследствии выделился в отдельный, очень популярный проект </w:t>
            </w:r>
            <w:proofErr w:type="spellStart"/>
            <w:r w:rsidRPr="00E07704">
              <w:t>журналирования</w:t>
            </w:r>
            <w:proofErr w:type="spellEnd"/>
            <w:r w:rsidRPr="00E07704">
              <w:t xml:space="preserve"> </w:t>
            </w:r>
            <w:sdt>
              <w:sdtPr>
                <w:rPr>
                  <w:lang w:val="en-US"/>
                </w:rPr>
                <w:id w:val="1668442152"/>
                <w:citation/>
              </w:sdtPr>
              <w:sdtEndPr/>
              <w:sdtContent>
                <w:r>
                  <w:rPr>
                    <w:lang w:val="en-US"/>
                  </w:rPr>
                  <w:fldChar w:fldCharType="begin"/>
                </w:r>
                <w:r w:rsidRPr="00E07704">
                  <w:instrText xml:space="preserve"> </w:instrText>
                </w:r>
                <w:r>
                  <w:rPr>
                    <w:lang w:val="en-US"/>
                  </w:rPr>
                  <w:instrText>CITATION</w:instrText>
                </w:r>
                <w:r w:rsidRPr="00E07704">
                  <w:instrText xml:space="preserve"> </w:instrText>
                </w:r>
                <w:r>
                  <w:rPr>
                    <w:lang w:val="en-US"/>
                  </w:rPr>
                  <w:instrText>Apa</w:instrText>
                </w:r>
                <w:r w:rsidRPr="00E07704">
                  <w:instrText>14 \</w:instrText>
                </w:r>
                <w:r>
                  <w:rPr>
                    <w:lang w:val="en-US"/>
                  </w:rPr>
                  <w:instrText>l</w:instrText>
                </w:r>
                <w:r w:rsidRPr="00E07704">
                  <w:instrText xml:space="preserve"> 1033 </w:instrText>
                </w:r>
                <w:r>
                  <w:rPr>
                    <w:lang w:val="en-US"/>
                  </w:rPr>
                  <w:fldChar w:fldCharType="separate"/>
                </w:r>
                <w:r w:rsidR="009648CB" w:rsidRPr="005F34FC">
                  <w:rPr>
                    <w:noProof/>
                  </w:rPr>
                  <w:t>[26]</w:t>
                </w:r>
                <w:r>
                  <w:rPr>
                    <w:lang w:val="en-US"/>
                  </w:rPr>
                  <w:fldChar w:fldCharType="end"/>
                </w:r>
              </w:sdtContent>
            </w:sdt>
            <w:r w:rsidRPr="00E07704">
              <w:t>.</w:t>
            </w:r>
          </w:p>
        </w:tc>
        <w:tc>
          <w:tcPr>
            <w:tcW w:w="1383" w:type="dxa"/>
          </w:tcPr>
          <w:p w:rsidR="00B84F51" w:rsidRDefault="00B84F51" w:rsidP="00390D66">
            <w:pPr>
              <w:spacing w:line="240" w:lineRule="auto"/>
              <w:ind w:firstLine="0"/>
              <w:rPr>
                <w:lang w:val="en-US"/>
              </w:rPr>
            </w:pPr>
            <w:r>
              <w:rPr>
                <w:lang w:val="en-US"/>
              </w:rPr>
              <w:t>1.2.17</w:t>
            </w:r>
          </w:p>
        </w:tc>
      </w:tr>
    </w:tbl>
    <w:p w:rsidR="00C2067E" w:rsidRPr="00B84F51" w:rsidRDefault="00C2067E" w:rsidP="00237CC3">
      <w:pPr>
        <w:rPr>
          <w:lang w:val="en-US"/>
        </w:rPr>
      </w:pPr>
    </w:p>
    <w:p w:rsidR="00237CC3" w:rsidRPr="00B84F51" w:rsidRDefault="00237CC3" w:rsidP="00237CC3">
      <w:pPr>
        <w:rPr>
          <w:lang w:val="en-US"/>
        </w:rPr>
      </w:pPr>
    </w:p>
    <w:p w:rsidR="00237CC3" w:rsidRPr="00B84F51" w:rsidRDefault="00237CC3" w:rsidP="00237CC3">
      <w:pPr>
        <w:rPr>
          <w:lang w:val="en-US"/>
        </w:rPr>
      </w:pPr>
    </w:p>
    <w:p w:rsidR="00237CC3" w:rsidRPr="00B84F51" w:rsidRDefault="00237CC3" w:rsidP="00237CC3">
      <w:pPr>
        <w:rPr>
          <w:lang w:val="en-US"/>
        </w:rPr>
      </w:pPr>
    </w:p>
    <w:p w:rsidR="00237CC3" w:rsidRPr="00E07704" w:rsidRDefault="00E07704" w:rsidP="00E07704">
      <w:pPr>
        <w:pStyle w:val="3"/>
      </w:pPr>
      <w:bookmarkStart w:id="126" w:name="_Toc389395801"/>
      <w:r>
        <w:lastRenderedPageBreak/>
        <w:t>Требование к вычислительной системе</w:t>
      </w:r>
      <w:bookmarkEnd w:id="126"/>
    </w:p>
    <w:p w:rsidR="00E07704" w:rsidRPr="00E07704" w:rsidRDefault="00E07704" w:rsidP="00E07704">
      <w:r w:rsidRPr="00E07704">
        <w:t xml:space="preserve">Разрабатываемая система требовательна к аппаратным ресурсам вычислительной машины, поскольку в процессе функционирования системы необходимо выполнять различные алгоритмы с высокой вычислительной сложностью. </w:t>
      </w:r>
    </w:p>
    <w:p w:rsidR="00237CC3" w:rsidRPr="008627C5" w:rsidRDefault="00E07704" w:rsidP="00E07704">
      <w:r w:rsidRPr="00E07704">
        <w:t xml:space="preserve">Разрабатываемый продукт тестировался и показывал приемлемые результаты в системе, отвечающей </w:t>
      </w:r>
      <w:r w:rsidR="00277DEE">
        <w:t xml:space="preserve">требованиям, представленным в таблице </w:t>
      </w:r>
      <w:r w:rsidR="003835B2">
        <w:fldChar w:fldCharType="begin"/>
      </w:r>
      <w:r w:rsidR="003835B2">
        <w:instrText xml:space="preserve"> REF tbl_system_reqs \h </w:instrText>
      </w:r>
      <w:r w:rsidR="003835B2">
        <w:fldChar w:fldCharType="separate"/>
      </w:r>
      <w:r w:rsidR="00171714">
        <w:rPr>
          <w:noProof/>
        </w:rPr>
        <w:t>3</w:t>
      </w:r>
      <w:r w:rsidR="00171714">
        <w:t>.</w:t>
      </w:r>
      <w:r w:rsidR="00171714">
        <w:rPr>
          <w:noProof/>
        </w:rPr>
        <w:t>2</w:t>
      </w:r>
      <w:r w:rsidR="003835B2">
        <w:fldChar w:fldCharType="end"/>
      </w:r>
      <w:r w:rsidR="003835B2" w:rsidRPr="008627C5">
        <w:t>.</w:t>
      </w:r>
    </w:p>
    <w:p w:rsidR="00277DEE" w:rsidRDefault="00277DEE" w:rsidP="00277DEE">
      <w:pPr>
        <w:pStyle w:val="af"/>
        <w:keepNext/>
      </w:pPr>
      <w:r>
        <w:t xml:space="preserve">Таблица </w:t>
      </w:r>
      <w:bookmarkStart w:id="127" w:name="tbl_system_reqs"/>
      <w:r w:rsidR="009F1C89">
        <w:fldChar w:fldCharType="begin"/>
      </w:r>
      <w:r w:rsidR="009F1C89">
        <w:instrText xml:space="preserve"> STYLEREF 1 \s </w:instrText>
      </w:r>
      <w:r w:rsidR="009F1C89">
        <w:fldChar w:fldCharType="separate"/>
      </w:r>
      <w:r w:rsidR="00171714">
        <w:rPr>
          <w:noProof/>
        </w:rPr>
        <w:t>3</w:t>
      </w:r>
      <w:r w:rsidR="009F1C89">
        <w:fldChar w:fldCharType="end"/>
      </w:r>
      <w:r w:rsidR="009F1C89">
        <w:t>.</w:t>
      </w:r>
      <w:fldSimple w:instr=" SEQ Таблица \* ARABIC \s 1 ">
        <w:r w:rsidR="00171714">
          <w:rPr>
            <w:noProof/>
          </w:rPr>
          <w:t>2</w:t>
        </w:r>
      </w:fldSimple>
      <w:bookmarkEnd w:id="127"/>
      <w:r>
        <w:t xml:space="preserve"> Требования к вычислительной системе</w:t>
      </w:r>
    </w:p>
    <w:tbl>
      <w:tblPr>
        <w:tblStyle w:val="a4"/>
        <w:tblW w:w="0" w:type="auto"/>
        <w:tblLook w:val="04A0" w:firstRow="1" w:lastRow="0" w:firstColumn="1" w:lastColumn="0" w:noHBand="0" w:noVBand="1"/>
      </w:tblPr>
      <w:tblGrid>
        <w:gridCol w:w="4785"/>
        <w:gridCol w:w="4786"/>
      </w:tblGrid>
      <w:tr w:rsidR="00277DEE" w:rsidTr="009F7185">
        <w:tc>
          <w:tcPr>
            <w:tcW w:w="4785" w:type="dxa"/>
          </w:tcPr>
          <w:p w:rsidR="00277DEE" w:rsidRPr="009F4C28" w:rsidRDefault="00277DEE" w:rsidP="00277DEE">
            <w:pPr>
              <w:spacing w:line="240" w:lineRule="auto"/>
              <w:ind w:firstLine="0"/>
              <w:rPr>
                <w:b/>
              </w:rPr>
            </w:pPr>
            <w:r w:rsidRPr="009F4C28">
              <w:rPr>
                <w:b/>
              </w:rPr>
              <w:t>Компонент</w:t>
            </w:r>
          </w:p>
        </w:tc>
        <w:tc>
          <w:tcPr>
            <w:tcW w:w="4786" w:type="dxa"/>
          </w:tcPr>
          <w:p w:rsidR="00277DEE" w:rsidRPr="009F4C28" w:rsidRDefault="00277DEE" w:rsidP="00277DEE">
            <w:pPr>
              <w:spacing w:line="240" w:lineRule="auto"/>
              <w:ind w:firstLine="0"/>
              <w:rPr>
                <w:b/>
              </w:rPr>
            </w:pPr>
            <w:r w:rsidRPr="009F4C28">
              <w:rPr>
                <w:b/>
              </w:rPr>
              <w:t>Значение</w:t>
            </w:r>
          </w:p>
        </w:tc>
      </w:tr>
      <w:tr w:rsidR="00277DEE" w:rsidTr="009F7185">
        <w:tc>
          <w:tcPr>
            <w:tcW w:w="4785" w:type="dxa"/>
          </w:tcPr>
          <w:p w:rsidR="00277DEE" w:rsidRDefault="00277DEE" w:rsidP="00277DEE">
            <w:pPr>
              <w:spacing w:line="240" w:lineRule="auto"/>
              <w:ind w:firstLine="0"/>
            </w:pPr>
            <w:r>
              <w:t>Процессор</w:t>
            </w:r>
          </w:p>
        </w:tc>
        <w:tc>
          <w:tcPr>
            <w:tcW w:w="4786" w:type="dxa"/>
          </w:tcPr>
          <w:p w:rsidR="00277DEE" w:rsidRPr="00FE396D" w:rsidRDefault="00277DEE" w:rsidP="00277DEE">
            <w:pPr>
              <w:spacing w:line="240" w:lineRule="auto"/>
              <w:ind w:firstLine="0"/>
              <w:rPr>
                <w:lang w:val="en-US"/>
              </w:rPr>
            </w:pPr>
            <w:r>
              <w:rPr>
                <w:lang w:val="en-US"/>
              </w:rPr>
              <w:t>Intel Core i5, 2.3Ghz</w:t>
            </w:r>
          </w:p>
        </w:tc>
      </w:tr>
      <w:tr w:rsidR="00277DEE" w:rsidTr="009F7185">
        <w:tc>
          <w:tcPr>
            <w:tcW w:w="4785" w:type="dxa"/>
          </w:tcPr>
          <w:p w:rsidR="00277DEE" w:rsidRDefault="00277DEE" w:rsidP="00277DEE">
            <w:pPr>
              <w:spacing w:line="240" w:lineRule="auto"/>
              <w:ind w:firstLine="0"/>
            </w:pPr>
            <w:r>
              <w:t>Оперативная память</w:t>
            </w:r>
          </w:p>
        </w:tc>
        <w:tc>
          <w:tcPr>
            <w:tcW w:w="4786" w:type="dxa"/>
          </w:tcPr>
          <w:p w:rsidR="00277DEE" w:rsidRPr="00FE396D" w:rsidRDefault="00277DEE" w:rsidP="00277DEE">
            <w:pPr>
              <w:spacing w:line="240" w:lineRule="auto"/>
              <w:ind w:firstLine="0"/>
            </w:pPr>
            <w:r>
              <w:rPr>
                <w:lang w:val="en-US"/>
              </w:rPr>
              <w:t>8192</w:t>
            </w:r>
            <w:r>
              <w:t xml:space="preserve"> Мб</w:t>
            </w:r>
          </w:p>
        </w:tc>
      </w:tr>
      <w:tr w:rsidR="00277DEE" w:rsidTr="009F7185">
        <w:tc>
          <w:tcPr>
            <w:tcW w:w="4785" w:type="dxa"/>
          </w:tcPr>
          <w:p w:rsidR="00277DEE" w:rsidRDefault="00277DEE" w:rsidP="00277DEE">
            <w:pPr>
              <w:spacing w:line="240" w:lineRule="auto"/>
              <w:ind w:firstLine="0"/>
            </w:pPr>
            <w:r>
              <w:t>Жесткий диск</w:t>
            </w:r>
          </w:p>
        </w:tc>
        <w:tc>
          <w:tcPr>
            <w:tcW w:w="4786" w:type="dxa"/>
          </w:tcPr>
          <w:p w:rsidR="00277DEE" w:rsidRPr="00FE396D" w:rsidRDefault="00277DEE" w:rsidP="00277DEE">
            <w:pPr>
              <w:spacing w:line="240" w:lineRule="auto"/>
              <w:ind w:firstLine="0"/>
              <w:rPr>
                <w:lang w:val="en-US"/>
              </w:rPr>
            </w:pPr>
            <w:r>
              <w:t xml:space="preserve">500 </w:t>
            </w:r>
            <w:r>
              <w:rPr>
                <w:lang w:val="en-US"/>
              </w:rPr>
              <w:t>Gb</w:t>
            </w:r>
          </w:p>
        </w:tc>
      </w:tr>
      <w:tr w:rsidR="00277DEE" w:rsidTr="009F7185">
        <w:tc>
          <w:tcPr>
            <w:tcW w:w="4785" w:type="dxa"/>
          </w:tcPr>
          <w:p w:rsidR="00277DEE" w:rsidRDefault="00277DEE" w:rsidP="00277DEE">
            <w:pPr>
              <w:spacing w:line="240" w:lineRule="auto"/>
              <w:ind w:firstLine="0"/>
            </w:pPr>
            <w:r>
              <w:t>Видео система</w:t>
            </w:r>
          </w:p>
        </w:tc>
        <w:tc>
          <w:tcPr>
            <w:tcW w:w="4786" w:type="dxa"/>
          </w:tcPr>
          <w:p w:rsidR="00277DEE" w:rsidRPr="00FE396D" w:rsidRDefault="00277DEE" w:rsidP="00277DEE">
            <w:pPr>
              <w:spacing w:line="240" w:lineRule="auto"/>
              <w:ind w:firstLine="0"/>
              <w:rPr>
                <w:lang w:val="en-US"/>
              </w:rPr>
            </w:pPr>
            <w:r>
              <w:rPr>
                <w:lang w:val="en-US"/>
              </w:rPr>
              <w:t>NVIDIA GeForce GT 520M</w:t>
            </w:r>
          </w:p>
        </w:tc>
      </w:tr>
      <w:tr w:rsidR="00277DEE" w:rsidTr="009F7185">
        <w:tc>
          <w:tcPr>
            <w:tcW w:w="4785" w:type="dxa"/>
          </w:tcPr>
          <w:p w:rsidR="00277DEE" w:rsidRDefault="00277DEE" w:rsidP="009F7185">
            <w:pPr>
              <w:spacing w:line="240" w:lineRule="auto"/>
              <w:ind w:firstLine="0"/>
            </w:pPr>
            <w:r>
              <w:t>Операционная система</w:t>
            </w:r>
          </w:p>
        </w:tc>
        <w:tc>
          <w:tcPr>
            <w:tcW w:w="4786" w:type="dxa"/>
          </w:tcPr>
          <w:p w:rsidR="00277DEE" w:rsidRPr="00FE396D" w:rsidRDefault="00277DEE" w:rsidP="009F7185">
            <w:pPr>
              <w:spacing w:line="240" w:lineRule="auto"/>
              <w:ind w:firstLine="0"/>
              <w:rPr>
                <w:lang w:val="en-US"/>
              </w:rPr>
            </w:pPr>
            <w:r>
              <w:rPr>
                <w:lang w:val="en-US"/>
              </w:rPr>
              <w:t>Windows 7 Professional, SP1</w:t>
            </w:r>
          </w:p>
        </w:tc>
      </w:tr>
    </w:tbl>
    <w:p w:rsidR="00701955" w:rsidRDefault="00701955" w:rsidP="00E07704">
      <w:pPr>
        <w:rPr>
          <w:lang w:val="en-US"/>
        </w:rPr>
      </w:pPr>
    </w:p>
    <w:p w:rsidR="00277DEE" w:rsidRPr="009F1C89" w:rsidRDefault="00701955" w:rsidP="00E07704">
      <w:r w:rsidRPr="00701955">
        <w:t xml:space="preserve">Сама платформа </w:t>
      </w:r>
      <w:proofErr w:type="spellStart"/>
      <w:r w:rsidRPr="00701955">
        <w:t>Java</w:t>
      </w:r>
      <w:proofErr w:type="spellEnd"/>
      <w:r w:rsidRPr="00701955">
        <w:t xml:space="preserve">, согласно данным, представленным компанией </w:t>
      </w:r>
      <w:proofErr w:type="spellStart"/>
      <w:r w:rsidRPr="00701955">
        <w:t>Oracle</w:t>
      </w:r>
      <w:proofErr w:type="spellEnd"/>
      <w:r w:rsidR="00970FD2" w:rsidRPr="00970FD2">
        <w:t xml:space="preserve"> </w:t>
      </w:r>
      <w:sdt>
        <w:sdtPr>
          <w:rPr>
            <w:lang w:val="en-US"/>
          </w:rPr>
          <w:id w:val="52439693"/>
          <w:citation/>
        </w:sdtPr>
        <w:sdtEndPr/>
        <w:sdtContent>
          <w:r w:rsidR="00970FD2">
            <w:rPr>
              <w:lang w:val="en-US"/>
            </w:rPr>
            <w:fldChar w:fldCharType="begin"/>
          </w:r>
          <w:r w:rsidR="00970FD2" w:rsidRPr="00970FD2">
            <w:instrText xml:space="preserve"> </w:instrText>
          </w:r>
          <w:r w:rsidR="00970FD2">
            <w:rPr>
              <w:lang w:val="en-US"/>
            </w:rPr>
            <w:instrText>CITATION</w:instrText>
          </w:r>
          <w:r w:rsidR="00970FD2" w:rsidRPr="00970FD2">
            <w:instrText xml:space="preserve"> </w:instrText>
          </w:r>
          <w:r w:rsidR="00970FD2">
            <w:rPr>
              <w:lang w:val="en-US"/>
            </w:rPr>
            <w:instrText>Ora</w:instrText>
          </w:r>
          <w:r w:rsidR="00970FD2" w:rsidRPr="00970FD2">
            <w:instrText>14 \</w:instrText>
          </w:r>
          <w:r w:rsidR="00970FD2">
            <w:rPr>
              <w:lang w:val="en-US"/>
            </w:rPr>
            <w:instrText>l</w:instrText>
          </w:r>
          <w:r w:rsidR="00970FD2" w:rsidRPr="00970FD2">
            <w:instrText xml:space="preserve"> 1033 </w:instrText>
          </w:r>
          <w:r w:rsidR="00970FD2">
            <w:rPr>
              <w:lang w:val="en-US"/>
            </w:rPr>
            <w:fldChar w:fldCharType="separate"/>
          </w:r>
          <w:r w:rsidR="009648CB" w:rsidRPr="005F34FC">
            <w:rPr>
              <w:noProof/>
            </w:rPr>
            <w:t>[27]</w:t>
          </w:r>
          <w:r w:rsidR="00970FD2">
            <w:rPr>
              <w:lang w:val="en-US"/>
            </w:rPr>
            <w:fldChar w:fldCharType="end"/>
          </w:r>
        </w:sdtContent>
      </w:sdt>
      <w:r w:rsidRPr="00701955">
        <w:t>, предъявляет системные требования</w:t>
      </w:r>
      <w:r w:rsidR="006B6B83">
        <w:t xml:space="preserve">, описанные в таблице </w:t>
      </w:r>
      <w:r w:rsidR="006B6B83">
        <w:fldChar w:fldCharType="begin"/>
      </w:r>
      <w:r w:rsidR="006B6B83">
        <w:instrText xml:space="preserve"> REF tbl_oracle_reqs \h </w:instrText>
      </w:r>
      <w:r w:rsidR="006B6B83">
        <w:fldChar w:fldCharType="separate"/>
      </w:r>
      <w:r w:rsidR="00171714">
        <w:rPr>
          <w:noProof/>
        </w:rPr>
        <w:t>3</w:t>
      </w:r>
      <w:r w:rsidR="00171714">
        <w:t>.</w:t>
      </w:r>
      <w:r w:rsidR="00171714">
        <w:rPr>
          <w:noProof/>
        </w:rPr>
        <w:t>3</w:t>
      </w:r>
      <w:r w:rsidR="006B6B83">
        <w:fldChar w:fldCharType="end"/>
      </w:r>
      <w:r w:rsidRPr="00701955">
        <w:t>:</w:t>
      </w:r>
    </w:p>
    <w:p w:rsidR="009F1C89" w:rsidRPr="009F1C89" w:rsidRDefault="009F1C89" w:rsidP="009F1C89">
      <w:pPr>
        <w:pStyle w:val="af"/>
        <w:keepNext/>
        <w:rPr>
          <w:lang w:val="en-US"/>
        </w:rPr>
      </w:pPr>
      <w:r>
        <w:t xml:space="preserve">Таблица </w:t>
      </w:r>
      <w:bookmarkStart w:id="128" w:name="tbl_oracle_reqs"/>
      <w:r>
        <w:fldChar w:fldCharType="begin"/>
      </w:r>
      <w:r>
        <w:instrText xml:space="preserve"> STYLEREF 1 \s </w:instrText>
      </w:r>
      <w:r>
        <w:fldChar w:fldCharType="separate"/>
      </w:r>
      <w:r w:rsidR="00171714">
        <w:rPr>
          <w:noProof/>
        </w:rPr>
        <w:t>3</w:t>
      </w:r>
      <w:r>
        <w:fldChar w:fldCharType="end"/>
      </w:r>
      <w:r>
        <w:t>.</w:t>
      </w:r>
      <w:fldSimple w:instr=" SEQ Таблица \* ARABIC \s 1 ">
        <w:r w:rsidR="00171714">
          <w:rPr>
            <w:noProof/>
          </w:rPr>
          <w:t>3</w:t>
        </w:r>
      </w:fldSimple>
      <w:bookmarkEnd w:id="128"/>
      <w:r>
        <w:rPr>
          <w:lang w:val="en-US"/>
        </w:rPr>
        <w:t xml:space="preserve"> </w:t>
      </w:r>
      <w:r>
        <w:t xml:space="preserve">Требования платформы </w:t>
      </w:r>
      <w:r>
        <w:rPr>
          <w:lang w:val="en-US"/>
        </w:rPr>
        <w:t>Java</w:t>
      </w:r>
    </w:p>
    <w:tbl>
      <w:tblPr>
        <w:tblStyle w:val="a4"/>
        <w:tblW w:w="0" w:type="auto"/>
        <w:tblLook w:val="04A0" w:firstRow="1" w:lastRow="0" w:firstColumn="1" w:lastColumn="0" w:noHBand="0" w:noVBand="1"/>
      </w:tblPr>
      <w:tblGrid>
        <w:gridCol w:w="4785"/>
        <w:gridCol w:w="4786"/>
      </w:tblGrid>
      <w:tr w:rsidR="009F1C89" w:rsidTr="00FB57BB">
        <w:tc>
          <w:tcPr>
            <w:tcW w:w="4785" w:type="dxa"/>
          </w:tcPr>
          <w:p w:rsidR="009F1C89" w:rsidRPr="009F4C28" w:rsidRDefault="009F1C89" w:rsidP="009F1C89">
            <w:pPr>
              <w:spacing w:line="240" w:lineRule="auto"/>
              <w:ind w:firstLine="0"/>
              <w:rPr>
                <w:b/>
              </w:rPr>
            </w:pPr>
            <w:r w:rsidRPr="009F4C28">
              <w:rPr>
                <w:b/>
              </w:rPr>
              <w:t>Компонент</w:t>
            </w:r>
          </w:p>
        </w:tc>
        <w:tc>
          <w:tcPr>
            <w:tcW w:w="4786" w:type="dxa"/>
          </w:tcPr>
          <w:p w:rsidR="009F1C89" w:rsidRPr="009F4C28" w:rsidRDefault="009F1C89" w:rsidP="009F1C89">
            <w:pPr>
              <w:spacing w:line="240" w:lineRule="auto"/>
              <w:ind w:firstLine="0"/>
              <w:rPr>
                <w:b/>
              </w:rPr>
            </w:pPr>
            <w:r w:rsidRPr="009F4C28">
              <w:rPr>
                <w:b/>
              </w:rPr>
              <w:t>Значение</w:t>
            </w:r>
          </w:p>
        </w:tc>
      </w:tr>
      <w:tr w:rsidR="009F1C89" w:rsidTr="00FB57BB">
        <w:tc>
          <w:tcPr>
            <w:tcW w:w="4785" w:type="dxa"/>
          </w:tcPr>
          <w:p w:rsidR="009F1C89" w:rsidRDefault="009F1C89" w:rsidP="009F1C89">
            <w:pPr>
              <w:spacing w:line="240" w:lineRule="auto"/>
              <w:ind w:firstLine="0"/>
            </w:pPr>
            <w:r>
              <w:t>Процессор</w:t>
            </w:r>
          </w:p>
        </w:tc>
        <w:tc>
          <w:tcPr>
            <w:tcW w:w="4786" w:type="dxa"/>
          </w:tcPr>
          <w:p w:rsidR="009F1C89" w:rsidRPr="001D7E87" w:rsidRDefault="001D7E87" w:rsidP="001D7E87">
            <w:pPr>
              <w:spacing w:line="240" w:lineRule="auto"/>
              <w:ind w:firstLine="0"/>
            </w:pPr>
            <w:r>
              <w:rPr>
                <w:lang w:val="en-US"/>
              </w:rPr>
              <w:t>Intel</w:t>
            </w:r>
            <w:r w:rsidRPr="001D7E87">
              <w:t xml:space="preserve"> </w:t>
            </w:r>
            <w:r>
              <w:t>и совместимые с ним на 100% процессоры других производителей</w:t>
            </w:r>
          </w:p>
        </w:tc>
      </w:tr>
      <w:tr w:rsidR="009F1C89" w:rsidTr="00FB57BB">
        <w:tc>
          <w:tcPr>
            <w:tcW w:w="4785" w:type="dxa"/>
          </w:tcPr>
          <w:p w:rsidR="009F1C89" w:rsidRDefault="001D7E87" w:rsidP="009F1C89">
            <w:pPr>
              <w:spacing w:line="240" w:lineRule="auto"/>
              <w:ind w:firstLine="0"/>
            </w:pPr>
            <w:r>
              <w:t>Рекомендуемый процессор</w:t>
            </w:r>
          </w:p>
        </w:tc>
        <w:tc>
          <w:tcPr>
            <w:tcW w:w="4786" w:type="dxa"/>
          </w:tcPr>
          <w:p w:rsidR="009F1C89" w:rsidRPr="001D7E87" w:rsidRDefault="001D7E87" w:rsidP="009F1C89">
            <w:pPr>
              <w:spacing w:line="240" w:lineRule="auto"/>
              <w:ind w:firstLine="0"/>
            </w:pPr>
            <w:r>
              <w:rPr>
                <w:lang w:val="en-US"/>
              </w:rPr>
              <w:t>Pentium</w:t>
            </w:r>
            <w:r w:rsidRPr="001D7E87">
              <w:t xml:space="preserve"> с тактовой частотой 166 МГц и выше</w:t>
            </w:r>
          </w:p>
        </w:tc>
      </w:tr>
      <w:tr w:rsidR="009F1C89" w:rsidTr="00FB57BB">
        <w:tc>
          <w:tcPr>
            <w:tcW w:w="4785" w:type="dxa"/>
          </w:tcPr>
          <w:p w:rsidR="009F1C89" w:rsidRPr="001D7E87" w:rsidRDefault="001D7E87" w:rsidP="009F1C89">
            <w:pPr>
              <w:spacing w:line="240" w:lineRule="auto"/>
              <w:ind w:firstLine="0"/>
            </w:pPr>
            <w:r>
              <w:t>Оперативная память</w:t>
            </w:r>
          </w:p>
        </w:tc>
        <w:tc>
          <w:tcPr>
            <w:tcW w:w="4786" w:type="dxa"/>
          </w:tcPr>
          <w:p w:rsidR="009F1C89" w:rsidRPr="00FE396D" w:rsidRDefault="001D7E87" w:rsidP="009F1C89">
            <w:pPr>
              <w:spacing w:line="240" w:lineRule="auto"/>
              <w:ind w:firstLine="0"/>
              <w:rPr>
                <w:lang w:val="en-US"/>
              </w:rPr>
            </w:pPr>
            <w:r>
              <w:t>емкостью не менее 64 МБ</w:t>
            </w:r>
          </w:p>
        </w:tc>
      </w:tr>
      <w:tr w:rsidR="001D7E87" w:rsidTr="00FB57BB">
        <w:tc>
          <w:tcPr>
            <w:tcW w:w="4785" w:type="dxa"/>
          </w:tcPr>
          <w:p w:rsidR="001D7E87" w:rsidRDefault="001D7E87" w:rsidP="00FB57BB">
            <w:pPr>
              <w:spacing w:line="240" w:lineRule="auto"/>
              <w:ind w:firstLine="0"/>
            </w:pPr>
            <w:r>
              <w:t>Жесткий диск</w:t>
            </w:r>
          </w:p>
        </w:tc>
        <w:tc>
          <w:tcPr>
            <w:tcW w:w="4786" w:type="dxa"/>
          </w:tcPr>
          <w:p w:rsidR="001D7E87" w:rsidRPr="001D7E87" w:rsidRDefault="001D7E87" w:rsidP="00FB57BB">
            <w:pPr>
              <w:spacing w:line="240" w:lineRule="auto"/>
              <w:ind w:firstLine="0"/>
            </w:pPr>
            <w:r w:rsidRPr="001D7E87">
              <w:t>минимум 98 МБ свободного дискового пространства</w:t>
            </w:r>
          </w:p>
        </w:tc>
      </w:tr>
    </w:tbl>
    <w:p w:rsidR="009F7185" w:rsidRPr="001D7E87" w:rsidRDefault="009F7185" w:rsidP="00E07704"/>
    <w:p w:rsidR="00237CC3" w:rsidRPr="00E07704" w:rsidRDefault="00237CC3" w:rsidP="00237CC3"/>
    <w:p w:rsidR="0038231A" w:rsidRPr="00E07704" w:rsidRDefault="0038231A" w:rsidP="00237CC3"/>
    <w:p w:rsidR="0038231A" w:rsidRPr="00E07704" w:rsidRDefault="0038231A" w:rsidP="00237CC3"/>
    <w:p w:rsidR="0038231A" w:rsidRPr="00E07704" w:rsidRDefault="0038231A" w:rsidP="00237CC3"/>
    <w:p w:rsidR="0038231A" w:rsidRPr="00E07704" w:rsidRDefault="0038231A" w:rsidP="00237CC3"/>
    <w:p w:rsidR="0038231A" w:rsidRPr="00E07704" w:rsidRDefault="0038231A" w:rsidP="00237CC3"/>
    <w:p w:rsidR="003E5AD3" w:rsidRDefault="003E5AD3" w:rsidP="00634885">
      <w:pPr>
        <w:pStyle w:val="2"/>
      </w:pPr>
      <w:bookmarkStart w:id="129" w:name="_Toc389395802"/>
      <w:r>
        <w:lastRenderedPageBreak/>
        <w:t xml:space="preserve">Диаграммы </w:t>
      </w:r>
      <w:r w:rsidR="00634885">
        <w:rPr>
          <w:lang w:val="ru-RU"/>
        </w:rPr>
        <w:t>классов</w:t>
      </w:r>
      <w:r>
        <w:t xml:space="preserve"> разработанного программного комплекса</w:t>
      </w:r>
      <w:bookmarkEnd w:id="129"/>
    </w:p>
    <w:p w:rsidR="00237CC3" w:rsidRDefault="00237CC3" w:rsidP="00237CC3">
      <w:r>
        <w:t xml:space="preserve">В данном разделе приводятся диаграммы классов и описание основных пакетов разработанного программного комплекса. </w:t>
      </w:r>
    </w:p>
    <w:p w:rsidR="00237CC3" w:rsidRPr="004A784B" w:rsidRDefault="00237CC3" w:rsidP="00237CC3">
      <w:r>
        <w:t xml:space="preserve">На рисунке </w:t>
      </w:r>
      <w:r>
        <w:fldChar w:fldCharType="begin"/>
      </w:r>
      <w:r>
        <w:instrText xml:space="preserve"> REF pic_class_diagr_boiler \h </w:instrText>
      </w:r>
      <w:r>
        <w:fldChar w:fldCharType="separate"/>
      </w:r>
      <w:r w:rsidR="00171714">
        <w:rPr>
          <w:noProof/>
        </w:rPr>
        <w:t>3</w:t>
      </w:r>
      <w:r w:rsidR="00171714">
        <w:t>.</w:t>
      </w:r>
      <w:r w:rsidR="00171714">
        <w:rPr>
          <w:noProof/>
        </w:rPr>
        <w:t>1</w:t>
      </w:r>
      <w:r>
        <w:fldChar w:fldCharType="end"/>
      </w:r>
      <w:r w:rsidRPr="00AA66C3">
        <w:t xml:space="preserve"> </w:t>
      </w:r>
      <w:r>
        <w:t>ниже представлена диаграмма классов для пакета расчета расхода топлива котлоагрегатом.</w:t>
      </w:r>
    </w:p>
    <w:p w:rsidR="00237CC3" w:rsidRPr="00F97665" w:rsidRDefault="00CF71ED" w:rsidP="00237CC3">
      <w:r>
        <w:rPr>
          <w:noProof/>
          <w:lang w:eastAsia="ru-RU"/>
        </w:rPr>
        <w:lastRenderedPageBreak/>
        <w:drawing>
          <wp:anchor distT="0" distB="0" distL="114300" distR="114300" simplePos="0" relativeHeight="251667968" behindDoc="1" locked="0" layoutInCell="1" allowOverlap="1" wp14:anchorId="3020B2FF" wp14:editId="717FAFD5">
            <wp:simplePos x="0" y="0"/>
            <wp:positionH relativeFrom="column">
              <wp:posOffset>236220</wp:posOffset>
            </wp:positionH>
            <wp:positionV relativeFrom="paragraph">
              <wp:posOffset>23495</wp:posOffset>
            </wp:positionV>
            <wp:extent cx="6819900" cy="6924675"/>
            <wp:effectExtent l="0" t="0" r="0" b="9525"/>
            <wp:wrapTight wrapText="bothSides">
              <wp:wrapPolygon edited="0">
                <wp:start x="0" y="0"/>
                <wp:lineTo x="0" y="21570"/>
                <wp:lineTo x="21540" y="21570"/>
                <wp:lineTo x="21540" y="0"/>
                <wp:lineTo x="0" y="0"/>
              </wp:wrapPolygon>
            </wp:wrapTight>
            <wp:docPr id="15" name="Рисунок 15" descr="D:\github\diplom\javafx_ws\BoilerStationMCO\uml\bo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github\diplom\javafx_ws\BoilerStationMCO\uml\boil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19900" cy="692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68992" behindDoc="0" locked="0" layoutInCell="1" allowOverlap="1" wp14:anchorId="4A897E5B" wp14:editId="17C14C31">
                <wp:simplePos x="0" y="0"/>
                <wp:positionH relativeFrom="column">
                  <wp:posOffset>453390</wp:posOffset>
                </wp:positionH>
                <wp:positionV relativeFrom="paragraph">
                  <wp:posOffset>7005320</wp:posOffset>
                </wp:positionV>
                <wp:extent cx="6819900" cy="635"/>
                <wp:effectExtent l="0" t="0" r="0" b="0"/>
                <wp:wrapTight wrapText="bothSides">
                  <wp:wrapPolygon edited="0">
                    <wp:start x="0" y="0"/>
                    <wp:lineTo x="0" y="21600"/>
                    <wp:lineTo x="21600" y="21600"/>
                    <wp:lineTo x="21600" y="0"/>
                  </wp:wrapPolygon>
                </wp:wrapTight>
                <wp:docPr id="17" name="Поле 17"/>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a:effectLst/>
                      </wps:spPr>
                      <wps:txbx>
                        <w:txbxContent>
                          <w:p w:rsidR="009F7185" w:rsidRPr="00AB0BEA" w:rsidRDefault="009F7185" w:rsidP="00237CC3">
                            <w:pPr>
                              <w:pStyle w:val="af"/>
                              <w:rPr>
                                <w:noProof/>
                                <w:szCs w:val="24"/>
                              </w:rPr>
                            </w:pPr>
                            <w:r>
                              <w:t xml:space="preserve">Рис. </w:t>
                            </w:r>
                            <w:bookmarkStart w:id="130" w:name="pic_class_diagr_boiler"/>
                            <w:r w:rsidR="0048115C">
                              <w:fldChar w:fldCharType="begin"/>
                            </w:r>
                            <w:r w:rsidR="0048115C">
                              <w:instrText xml:space="preserve"> STYLEREF 1 \s </w:instrText>
                            </w:r>
                            <w:r w:rsidR="0048115C">
                              <w:fldChar w:fldCharType="separate"/>
                            </w:r>
                            <w:r w:rsidR="0048115C">
                              <w:rPr>
                                <w:noProof/>
                              </w:rPr>
                              <w:t>3</w:t>
                            </w:r>
                            <w:r w:rsidR="0048115C">
                              <w:fldChar w:fldCharType="end"/>
                            </w:r>
                            <w:r w:rsidR="0048115C">
                              <w:t>.</w:t>
                            </w:r>
                            <w:fldSimple w:instr=" SEQ Рис. \* ARABIC \s 1 ">
                              <w:r w:rsidR="0048115C">
                                <w:rPr>
                                  <w:noProof/>
                                </w:rPr>
                                <w:t>1</w:t>
                              </w:r>
                            </w:fldSimple>
                            <w:bookmarkEnd w:id="130"/>
                            <w:r>
                              <w:t xml:space="preserve"> Диаграмма </w:t>
                            </w:r>
                            <w:proofErr w:type="gramStart"/>
                            <w:r>
                              <w:t>классов пакета расчета расхода топлива</w:t>
                            </w:r>
                            <w:proofErr w:type="gramEnd"/>
                            <w:r>
                              <w:t xml:space="preserve">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7" o:spid="_x0000_s1027" type="#_x0000_t202" style="position:absolute;left:0;text-align:left;margin-left:35.7pt;margin-top:551.6pt;width:53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" stroked="f">
                <v:textbox style="mso-fit-shape-to-text:t" inset="0,0,0,0">
                  <w:txbxContent>
                    <w:p w:rsidR="009F7185" w:rsidRPr="00AB0BEA" w:rsidRDefault="009F7185" w:rsidP="00237CC3">
                      <w:pPr>
                        <w:pStyle w:val="af"/>
                        <w:rPr>
                          <w:noProof/>
                          <w:szCs w:val="24"/>
                        </w:rPr>
                      </w:pPr>
                      <w:r>
                        <w:t xml:space="preserve">Рис. </w:t>
                      </w:r>
                      <w:bookmarkStart w:id="131" w:name="pic_class_diagr_boiler"/>
                      <w:r w:rsidR="0048115C">
                        <w:fldChar w:fldCharType="begin"/>
                      </w:r>
                      <w:r w:rsidR="0048115C">
                        <w:instrText xml:space="preserve"> STYLEREF 1 \s </w:instrText>
                      </w:r>
                      <w:r w:rsidR="0048115C">
                        <w:fldChar w:fldCharType="separate"/>
                      </w:r>
                      <w:r w:rsidR="0048115C">
                        <w:rPr>
                          <w:noProof/>
                        </w:rPr>
                        <w:t>3</w:t>
                      </w:r>
                      <w:r w:rsidR="0048115C">
                        <w:fldChar w:fldCharType="end"/>
                      </w:r>
                      <w:r w:rsidR="0048115C">
                        <w:t>.</w:t>
                      </w:r>
                      <w:fldSimple w:instr=" SEQ Рис. \* ARABIC \s 1 ">
                        <w:r w:rsidR="0048115C">
                          <w:rPr>
                            <w:noProof/>
                          </w:rPr>
                          <w:t>1</w:t>
                        </w:r>
                      </w:fldSimple>
                      <w:bookmarkEnd w:id="131"/>
                      <w:r>
                        <w:t xml:space="preserve"> Диаграмма </w:t>
                      </w:r>
                      <w:proofErr w:type="gramStart"/>
                      <w:r>
                        <w:t>классов пакета расчета расхода топлива</w:t>
                      </w:r>
                      <w:proofErr w:type="gramEnd"/>
                      <w:r>
                        <w:t xml:space="preserve"> котлоагрегатом</w:t>
                      </w:r>
                    </w:p>
                  </w:txbxContent>
                </v:textbox>
                <w10:wrap type="tight"/>
              </v:shape>
            </w:pict>
          </mc:Fallback>
        </mc:AlternateContent>
      </w:r>
    </w:p>
    <w:p w:rsidR="00237CC3" w:rsidRDefault="00237CC3" w:rsidP="00237CC3"/>
    <w:p w:rsidR="00237CC3"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Default="00237CC3" w:rsidP="00237CC3"/>
    <w:p w:rsidR="00237CC3" w:rsidRDefault="00237CC3" w:rsidP="00237CC3">
      <w:pPr>
        <w:tabs>
          <w:tab w:val="left" w:pos="1755"/>
        </w:tabs>
      </w:pPr>
      <w:r>
        <w:t>Опишем подробнее основные классы, входящие в состав данного пакета.</w:t>
      </w:r>
    </w:p>
    <w:p w:rsidR="00237CC3" w:rsidRPr="000C3A57" w:rsidRDefault="00237CC3" w:rsidP="00237CC3">
      <w:pPr>
        <w:tabs>
          <w:tab w:val="left" w:pos="1755"/>
        </w:tabs>
        <w:ind w:firstLine="0"/>
        <w:rPr>
          <w:b/>
        </w:rPr>
      </w:pPr>
      <w:r w:rsidRPr="000C3A57">
        <w:rPr>
          <w:b/>
          <w:lang w:val="en-US"/>
        </w:rPr>
        <w:t>Decision</w:t>
      </w:r>
    </w:p>
    <w:p w:rsidR="00237CC3" w:rsidRDefault="00237CC3" w:rsidP="00237CC3">
      <w:r w:rsidRPr="000C3A57">
        <w:t xml:space="preserve"> </w:t>
      </w:r>
      <w:r>
        <w:t>Класс «</w:t>
      </w:r>
      <w:r>
        <w:rPr>
          <w:lang w:val="en-US"/>
        </w:rPr>
        <w:t>Decision</w:t>
      </w:r>
      <w:r>
        <w:t>»</w:t>
      </w:r>
      <w:r w:rsidRPr="000C3A57">
        <w:t xml:space="preserve"> </w:t>
      </w:r>
      <w:r>
        <w:t>представляет собой решение многокритериальной оптимизационной задачи. Он хранит в себе оптимальное значение целевой функции, состав котлоагрегатов очереди с оптимальным распределением паровых нагрузок между ними, а также оптимальный векторный критерий.</w:t>
      </w:r>
    </w:p>
    <w:p w:rsidR="00237CC3" w:rsidRPr="00DE18BC" w:rsidRDefault="00237CC3" w:rsidP="00237CC3">
      <w:pPr>
        <w:ind w:firstLine="0"/>
        <w:rPr>
          <w:b/>
        </w:rPr>
      </w:pPr>
      <w:proofErr w:type="spellStart"/>
      <w:r w:rsidRPr="00777306">
        <w:rPr>
          <w:b/>
          <w:lang w:val="en-US"/>
        </w:rPr>
        <w:t>BoilerStation</w:t>
      </w:r>
      <w:proofErr w:type="spellEnd"/>
    </w:p>
    <w:p w:rsidR="00237CC3" w:rsidRDefault="00237CC3" w:rsidP="00237CC3">
      <w:r>
        <w:t>Класс «</w:t>
      </w:r>
      <w:proofErr w:type="spellStart"/>
      <w:r>
        <w:rPr>
          <w:lang w:val="en-US"/>
        </w:rPr>
        <w:t>BoilerStation</w:t>
      </w:r>
      <w:proofErr w:type="spellEnd"/>
      <w:r>
        <w:t>» представляет собой очередь котлоагрегатов. Она хранит в себе текущий состав очереди, режим работы и паровую нагрузку для каждого из котлоагрегатов.</w:t>
      </w:r>
    </w:p>
    <w:p w:rsidR="00237CC3" w:rsidRPr="00DE18BC" w:rsidRDefault="00237CC3" w:rsidP="00237CC3">
      <w:pPr>
        <w:ind w:firstLine="0"/>
        <w:rPr>
          <w:b/>
        </w:rPr>
      </w:pPr>
      <w:proofErr w:type="spellStart"/>
      <w:r w:rsidRPr="001B17C1">
        <w:rPr>
          <w:b/>
          <w:lang w:val="en-US"/>
        </w:rPr>
        <w:t>BoilerStates</w:t>
      </w:r>
      <w:proofErr w:type="spellEnd"/>
    </w:p>
    <w:p w:rsidR="00237CC3" w:rsidRDefault="00237CC3" w:rsidP="00237CC3">
      <w:r>
        <w:t>Перечисление «</w:t>
      </w:r>
      <w:proofErr w:type="spellStart"/>
      <w:r>
        <w:rPr>
          <w:lang w:val="en-US"/>
        </w:rPr>
        <w:t>BoilerStates</w:t>
      </w:r>
      <w:proofErr w:type="spellEnd"/>
      <w:r>
        <w:t>» - это все возможные состояние работы котлоагрегатов очереди. Допускаются значения:</w:t>
      </w:r>
    </w:p>
    <w:p w:rsidR="00237CC3" w:rsidRDefault="00237CC3" w:rsidP="00237CC3">
      <w:pPr>
        <w:spacing w:line="240" w:lineRule="auto"/>
      </w:pPr>
      <w:r>
        <w:lastRenderedPageBreak/>
        <w:t xml:space="preserve">- </w:t>
      </w:r>
      <w:proofErr w:type="spellStart"/>
      <w:r>
        <w:t>неопределено</w:t>
      </w:r>
      <w:proofErr w:type="spellEnd"/>
      <w:r>
        <w:t>;</w:t>
      </w:r>
    </w:p>
    <w:p w:rsidR="00237CC3" w:rsidRDefault="00237CC3" w:rsidP="00237CC3">
      <w:pPr>
        <w:spacing w:line="240" w:lineRule="auto"/>
      </w:pPr>
      <w:r>
        <w:t>- работает на газе;</w:t>
      </w:r>
    </w:p>
    <w:p w:rsidR="00237CC3" w:rsidRDefault="00237CC3" w:rsidP="00237CC3">
      <w:pPr>
        <w:spacing w:line="240" w:lineRule="auto"/>
      </w:pPr>
      <w:r>
        <w:t>- работает на мазуте;</w:t>
      </w:r>
    </w:p>
    <w:p w:rsidR="00237CC3" w:rsidRDefault="00237CC3" w:rsidP="00237CC3">
      <w:pPr>
        <w:spacing w:line="240" w:lineRule="auto"/>
      </w:pPr>
      <w:r>
        <w:t>- выключен.</w:t>
      </w:r>
    </w:p>
    <w:p w:rsidR="00237CC3" w:rsidRPr="00DE18BC" w:rsidRDefault="00237CC3" w:rsidP="00237CC3">
      <w:pPr>
        <w:spacing w:line="240" w:lineRule="auto"/>
        <w:ind w:firstLine="0"/>
        <w:rPr>
          <w:b/>
        </w:rPr>
      </w:pPr>
      <w:proofErr w:type="spellStart"/>
      <w:r w:rsidRPr="00E12380">
        <w:rPr>
          <w:b/>
          <w:lang w:val="en-US"/>
        </w:rPr>
        <w:t>WorkMode</w:t>
      </w:r>
      <w:proofErr w:type="spellEnd"/>
    </w:p>
    <w:p w:rsidR="00237CC3" w:rsidRDefault="00237CC3" w:rsidP="00237CC3">
      <w:r>
        <w:t>Хранит текущий режим работы для очереди котлоагрегатов.</w:t>
      </w:r>
    </w:p>
    <w:p w:rsidR="00237CC3" w:rsidRPr="00DE18BC" w:rsidRDefault="00237CC3" w:rsidP="00237CC3">
      <w:pPr>
        <w:ind w:firstLine="0"/>
        <w:rPr>
          <w:b/>
        </w:rPr>
      </w:pPr>
      <w:r w:rsidRPr="00E12380">
        <w:rPr>
          <w:b/>
          <w:lang w:val="en-US"/>
        </w:rPr>
        <w:t>Boiler</w:t>
      </w:r>
    </w:p>
    <w:p w:rsidR="00237CC3" w:rsidRDefault="00237CC3" w:rsidP="00237CC3">
      <w:r>
        <w:t>Основной класс данного пакета. Представляет собой котлоагрегат очереди. Хранит текущее состояние котлоагрегата, его паровую нагрузку и режим работы, ограничения на допустимую паровую нагрузку, регрессионные зависимости для различных состояний данного котлоагрегата. Используется для определения величины расхода топлива котлоагрегатом при текущей конфигурации его работы.</w:t>
      </w:r>
    </w:p>
    <w:p w:rsidR="00237CC3" w:rsidRPr="00DE18BC" w:rsidRDefault="00237CC3" w:rsidP="00237CC3">
      <w:pPr>
        <w:ind w:firstLine="0"/>
        <w:rPr>
          <w:b/>
        </w:rPr>
      </w:pPr>
      <w:proofErr w:type="spellStart"/>
      <w:r w:rsidRPr="00F872DD">
        <w:rPr>
          <w:b/>
          <w:lang w:val="en-US"/>
        </w:rPr>
        <w:t>BoilerRegressionFunction</w:t>
      </w:r>
      <w:proofErr w:type="spellEnd"/>
    </w:p>
    <w:p w:rsidR="00237CC3" w:rsidRPr="003D3E89" w:rsidRDefault="00237CC3" w:rsidP="00237CC3">
      <w:r>
        <w:t xml:space="preserve">Используется для хранения регрессионных зависимостей котлоагрегата. Хранит в себе регрессионные зависимости для различных режимов работы котла. Реализует интерфейс </w:t>
      </w:r>
      <w:proofErr w:type="spellStart"/>
      <w:r w:rsidRPr="00F872DD">
        <w:rPr>
          <w:b/>
          <w:lang w:val="en-US"/>
        </w:rPr>
        <w:t>IBoilerRegressionFunction</w:t>
      </w:r>
      <w:proofErr w:type="spellEnd"/>
      <w:r w:rsidRPr="003D3E89">
        <w:t>.</w:t>
      </w:r>
    </w:p>
    <w:p w:rsidR="00237CC3" w:rsidRPr="003D3E89" w:rsidRDefault="00237CC3" w:rsidP="00237CC3">
      <w:r>
        <w:t>На рисунке</w:t>
      </w:r>
      <w:r w:rsidRPr="00975D2E">
        <w:t xml:space="preserve"> </w:t>
      </w:r>
      <w:r>
        <w:fldChar w:fldCharType="begin"/>
      </w:r>
      <w:r>
        <w:instrText xml:space="preserve"> REF pic_class_diagr_criteria \h </w:instrText>
      </w:r>
      <w:r>
        <w:fldChar w:fldCharType="separate"/>
      </w:r>
      <w:r w:rsidR="00171714">
        <w:rPr>
          <w:noProof/>
        </w:rPr>
        <w:t>3</w:t>
      </w:r>
      <w:r w:rsidR="00171714">
        <w:t>.</w:t>
      </w:r>
      <w:r w:rsidR="00171714">
        <w:rPr>
          <w:noProof/>
        </w:rPr>
        <w:t>2</w:t>
      </w:r>
      <w:r>
        <w:fldChar w:fldCharType="end"/>
      </w:r>
      <w:r>
        <w:t xml:space="preserve"> ниже представлена диаграмма классов для пакета выделенных критериев оптимизации (раздел </w:t>
      </w:r>
      <w:r>
        <w:fldChar w:fldCharType="begin"/>
      </w:r>
      <w:r>
        <w:instrText xml:space="preserve"> REF _Ref388559554 \r \h </w:instrText>
      </w:r>
      <w:r>
        <w:fldChar w:fldCharType="separate"/>
      </w:r>
      <w:r w:rsidR="00171714">
        <w:t>1.1</w:t>
      </w:r>
      <w:r>
        <w:fldChar w:fldCharType="end"/>
      </w:r>
      <w:r>
        <w:t>).</w:t>
      </w:r>
    </w:p>
    <w:p w:rsidR="00237CC3" w:rsidRDefault="00CF71ED" w:rsidP="00237CC3">
      <w:pPr>
        <w:tabs>
          <w:tab w:val="left" w:pos="1755"/>
        </w:tabs>
      </w:pPr>
      <w:r>
        <w:rPr>
          <w:noProof/>
          <w:lang w:eastAsia="ru-RU"/>
        </w:rPr>
        <w:lastRenderedPageBreak/>
        <w:drawing>
          <wp:anchor distT="0" distB="0" distL="114300" distR="114300" simplePos="0" relativeHeight="251670016" behindDoc="1" locked="0" layoutInCell="1" allowOverlap="1" wp14:anchorId="6D94B330" wp14:editId="7CAB2BE6">
            <wp:simplePos x="0" y="0"/>
            <wp:positionH relativeFrom="column">
              <wp:posOffset>234315</wp:posOffset>
            </wp:positionH>
            <wp:positionV relativeFrom="paragraph">
              <wp:posOffset>-8255</wp:posOffset>
            </wp:positionV>
            <wp:extent cx="5940425" cy="2965450"/>
            <wp:effectExtent l="0" t="0" r="3175" b="6350"/>
            <wp:wrapTight wrapText="bothSides">
              <wp:wrapPolygon edited="0">
                <wp:start x="0" y="0"/>
                <wp:lineTo x="0" y="21507"/>
                <wp:lineTo x="21542" y="21507"/>
                <wp:lineTo x="21542" y="0"/>
                <wp:lineTo x="0" y="0"/>
              </wp:wrapPolygon>
            </wp:wrapTight>
            <wp:docPr id="19" name="Рисунок 19" descr="D:\github\diplom\javafx_ws\BoilerStationMCO\uml\c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github\diplom\javafx_ws\BoilerStationMCO\uml\criter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96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71040" behindDoc="0" locked="0" layoutInCell="1" allowOverlap="1" wp14:anchorId="4DC0134F" wp14:editId="5CB1A82C">
                <wp:simplePos x="0" y="0"/>
                <wp:positionH relativeFrom="column">
                  <wp:posOffset>453390</wp:posOffset>
                </wp:positionH>
                <wp:positionV relativeFrom="paragraph">
                  <wp:posOffset>3026410</wp:posOffset>
                </wp:positionV>
                <wp:extent cx="5940425" cy="635"/>
                <wp:effectExtent l="0" t="0" r="0" b="0"/>
                <wp:wrapTight wrapText="bothSides">
                  <wp:wrapPolygon edited="0">
                    <wp:start x="0" y="0"/>
                    <wp:lineTo x="0" y="21600"/>
                    <wp:lineTo x="21600" y="21600"/>
                    <wp:lineTo x="21600" y="0"/>
                  </wp:wrapPolygon>
                </wp:wrapTight>
                <wp:docPr id="20" name="Поле 2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9F7185" w:rsidRPr="00297B8E" w:rsidRDefault="009F7185" w:rsidP="00237CC3">
                            <w:pPr>
                              <w:pStyle w:val="af"/>
                              <w:rPr>
                                <w:noProof/>
                                <w:szCs w:val="24"/>
                              </w:rPr>
                            </w:pPr>
                            <w:r>
                              <w:t xml:space="preserve">Рис. </w:t>
                            </w:r>
                            <w:bookmarkStart w:id="132" w:name="pic_class_diagr_criteria"/>
                            <w:r w:rsidR="0048115C">
                              <w:fldChar w:fldCharType="begin"/>
                            </w:r>
                            <w:r w:rsidR="0048115C">
                              <w:instrText xml:space="preserve"> STYLEREF 1 \s </w:instrText>
                            </w:r>
                            <w:r w:rsidR="0048115C">
                              <w:fldChar w:fldCharType="separate"/>
                            </w:r>
                            <w:r w:rsidR="0048115C">
                              <w:rPr>
                                <w:noProof/>
                              </w:rPr>
                              <w:t>3</w:t>
                            </w:r>
                            <w:r w:rsidR="0048115C">
                              <w:fldChar w:fldCharType="end"/>
                            </w:r>
                            <w:r w:rsidR="0048115C">
                              <w:t>.</w:t>
                            </w:r>
                            <w:fldSimple w:instr=" SEQ Рис. \* ARABIC \s 1 ">
                              <w:r w:rsidR="0048115C">
                                <w:rPr>
                                  <w:noProof/>
                                </w:rPr>
                                <w:t>2</w:t>
                              </w:r>
                            </w:fldSimple>
                            <w:bookmarkEnd w:id="132"/>
                            <w:r>
                              <w:t xml:space="preserve"> Диаграмма классов пакета выделенных критериев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0" o:spid="_x0000_s1028" type="#_x0000_t202" style="position:absolute;left:0;text-align:left;margin-left:35.7pt;margin-top:238.3pt;width:467.7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" stroked="f">
                <v:textbox style="mso-fit-shape-to-text:t" inset="0,0,0,0">
                  <w:txbxContent>
                    <w:p w:rsidR="009F7185" w:rsidRPr="00297B8E" w:rsidRDefault="009F7185" w:rsidP="00237CC3">
                      <w:pPr>
                        <w:pStyle w:val="af"/>
                        <w:rPr>
                          <w:noProof/>
                          <w:szCs w:val="24"/>
                        </w:rPr>
                      </w:pPr>
                      <w:r>
                        <w:t xml:space="preserve">Рис. </w:t>
                      </w:r>
                      <w:bookmarkStart w:id="133" w:name="pic_class_diagr_criteria"/>
                      <w:r w:rsidR="0048115C">
                        <w:fldChar w:fldCharType="begin"/>
                      </w:r>
                      <w:r w:rsidR="0048115C">
                        <w:instrText xml:space="preserve"> STYLEREF 1 \s </w:instrText>
                      </w:r>
                      <w:r w:rsidR="0048115C">
                        <w:fldChar w:fldCharType="separate"/>
                      </w:r>
                      <w:r w:rsidR="0048115C">
                        <w:rPr>
                          <w:noProof/>
                        </w:rPr>
                        <w:t>3</w:t>
                      </w:r>
                      <w:r w:rsidR="0048115C">
                        <w:fldChar w:fldCharType="end"/>
                      </w:r>
                      <w:r w:rsidR="0048115C">
                        <w:t>.</w:t>
                      </w:r>
                      <w:fldSimple w:instr=" SEQ Рис. \* ARABIC \s 1 ">
                        <w:r w:rsidR="0048115C">
                          <w:rPr>
                            <w:noProof/>
                          </w:rPr>
                          <w:t>2</w:t>
                        </w:r>
                      </w:fldSimple>
                      <w:bookmarkEnd w:id="133"/>
                      <w:r>
                        <w:t xml:space="preserve"> Диаграмма классов пакета выделенных критериев оптимизации</w:t>
                      </w:r>
                    </w:p>
                  </w:txbxContent>
                </v:textbox>
                <w10:wrap type="tight"/>
              </v:shape>
            </w:pict>
          </mc:Fallback>
        </mc:AlternateContent>
      </w:r>
    </w:p>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DE18BC" w:rsidRDefault="00237CC3" w:rsidP="00237CC3">
      <w:pPr>
        <w:ind w:firstLine="0"/>
      </w:pPr>
    </w:p>
    <w:p w:rsidR="00237CC3" w:rsidRPr="00E859F6" w:rsidRDefault="00237CC3" w:rsidP="00237CC3">
      <w:pPr>
        <w:tabs>
          <w:tab w:val="left" w:pos="1755"/>
        </w:tabs>
        <w:ind w:firstLine="0"/>
      </w:pPr>
      <w:r>
        <w:t>Опишем подробнее основные классы, входящие в состав данного пакета.</w:t>
      </w:r>
    </w:p>
    <w:p w:rsidR="00237CC3" w:rsidRPr="00DE18BC" w:rsidRDefault="00237CC3" w:rsidP="00237CC3">
      <w:pPr>
        <w:tabs>
          <w:tab w:val="left" w:pos="1755"/>
        </w:tabs>
        <w:ind w:firstLine="0"/>
        <w:rPr>
          <w:b/>
        </w:rPr>
      </w:pPr>
      <w:proofErr w:type="spellStart"/>
      <w:r w:rsidRPr="00E859F6">
        <w:rPr>
          <w:b/>
          <w:lang w:val="en-US"/>
        </w:rPr>
        <w:t>ICriteriaTargetFunction</w:t>
      </w:r>
      <w:proofErr w:type="spellEnd"/>
    </w:p>
    <w:p w:rsidR="00237CC3" w:rsidRDefault="00237CC3" w:rsidP="00237CC3">
      <w:r>
        <w:t>Данный интерфейс реализуют все выделенные критерии оптимизации. Все классы, реализующие данный интерфейс, должны уметь возвращать значение критерия для заданного состава очереди котлоагрегатов.</w:t>
      </w:r>
    </w:p>
    <w:p w:rsidR="00237CC3" w:rsidRPr="00BB75F1" w:rsidRDefault="00237CC3" w:rsidP="00237CC3">
      <w:pPr>
        <w:ind w:firstLine="0"/>
        <w:jc w:val="left"/>
        <w:rPr>
          <w:b/>
        </w:rPr>
      </w:pPr>
      <w:proofErr w:type="spellStart"/>
      <w:r w:rsidRPr="00BB75F1">
        <w:rPr>
          <w:b/>
          <w:lang w:val="en-US"/>
        </w:rPr>
        <w:t>GasConsumptionTargetFunction</w:t>
      </w:r>
      <w:proofErr w:type="spellEnd"/>
    </w:p>
    <w:p w:rsidR="00237CC3" w:rsidRPr="00BB75F1" w:rsidRDefault="00237CC3" w:rsidP="00237CC3">
      <w:pPr>
        <w:rPr>
          <w:b/>
        </w:rPr>
      </w:pPr>
      <w:r>
        <w:t xml:space="preserve">Представляет собой целевую функцию расхода газа котлоагрегатом.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Maz</w:t>
      </w:r>
      <w:r w:rsidRPr="00BB75F1">
        <w:rPr>
          <w:b/>
          <w:lang w:val="en-US"/>
        </w:rPr>
        <w:t>ConsumptionTargetFunction</w:t>
      </w:r>
      <w:proofErr w:type="spellEnd"/>
    </w:p>
    <w:p w:rsidR="00237CC3" w:rsidRDefault="00237CC3" w:rsidP="00237CC3">
      <w:pPr>
        <w:rPr>
          <w:b/>
        </w:rPr>
      </w:pPr>
      <w:r>
        <w:t xml:space="preserve">Представляет собой целевую функцию расхода мазута котлоагрегатом.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Money</w:t>
      </w:r>
      <w:r w:rsidRPr="00BB75F1">
        <w:rPr>
          <w:b/>
          <w:lang w:val="en-US"/>
        </w:rPr>
        <w:t>ConsumptionTargetFunction</w:t>
      </w:r>
      <w:proofErr w:type="spellEnd"/>
    </w:p>
    <w:p w:rsidR="00237CC3" w:rsidRDefault="00237CC3" w:rsidP="00237CC3">
      <w:pPr>
        <w:rPr>
          <w:b/>
        </w:rPr>
      </w:pPr>
      <w:r>
        <w:t xml:space="preserve">Представляет собой целевую функцию финансовых затрат на используемое топливо.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KPD</w:t>
      </w:r>
      <w:r w:rsidRPr="00BB75F1">
        <w:rPr>
          <w:b/>
          <w:lang w:val="en-US"/>
        </w:rPr>
        <w:t>TargetFunction</w:t>
      </w:r>
      <w:proofErr w:type="spellEnd"/>
    </w:p>
    <w:p w:rsidR="00237CC3" w:rsidRPr="00BB75F1" w:rsidRDefault="00237CC3" w:rsidP="00237CC3">
      <w:pPr>
        <w:rPr>
          <w:b/>
        </w:rPr>
      </w:pPr>
      <w:r>
        <w:t xml:space="preserve">Представляет собой целевую функцию </w:t>
      </w:r>
      <w:commentRangeStart w:id="134"/>
      <w:r>
        <w:t xml:space="preserve">КПД </w:t>
      </w:r>
      <w:commentRangeEnd w:id="134"/>
      <w:r>
        <w:rPr>
          <w:rStyle w:val="a8"/>
        </w:rPr>
        <w:commentReference w:id="134"/>
      </w:r>
      <w:r>
        <w:t xml:space="preserve">очереди котлоагрегатов. Реализует интерфейс </w:t>
      </w:r>
      <w:proofErr w:type="spellStart"/>
      <w:r w:rsidRPr="00E859F6">
        <w:rPr>
          <w:b/>
          <w:lang w:val="en-US"/>
        </w:rPr>
        <w:t>ICriteriaTargetFunction</w:t>
      </w:r>
      <w:proofErr w:type="spellEnd"/>
      <w:r>
        <w:rPr>
          <w:b/>
        </w:rPr>
        <w:t>.</w:t>
      </w:r>
    </w:p>
    <w:p w:rsidR="00237CC3" w:rsidRPr="00BB75F1" w:rsidRDefault="00237CC3" w:rsidP="00237CC3">
      <w:r>
        <w:t>На рисунке</w:t>
      </w:r>
      <w:r w:rsidRPr="00E6151C">
        <w:t xml:space="preserve"> </w:t>
      </w:r>
      <w:r>
        <w:fldChar w:fldCharType="begin"/>
      </w:r>
      <w:r>
        <w:instrText xml:space="preserve"> REF pic_class_diagr_mco \h </w:instrText>
      </w:r>
      <w:r>
        <w:fldChar w:fldCharType="separate"/>
      </w:r>
      <w:r w:rsidR="00171714">
        <w:rPr>
          <w:noProof/>
        </w:rPr>
        <w:t>3</w:t>
      </w:r>
      <w:r w:rsidR="00171714">
        <w:t>.</w:t>
      </w:r>
      <w:r w:rsidR="00171714">
        <w:rPr>
          <w:noProof/>
        </w:rPr>
        <w:t>3</w:t>
      </w:r>
      <w:r>
        <w:fldChar w:fldCharType="end"/>
      </w:r>
      <w:r>
        <w:t xml:space="preserve"> ниже представлена диаграмма классов для пакета многокритериальной оптимизации.</w:t>
      </w:r>
    </w:p>
    <w:p w:rsidR="00237CC3" w:rsidRDefault="00CF71ED" w:rsidP="00224690">
      <w:pPr>
        <w:ind w:firstLine="708"/>
      </w:pPr>
      <w:r>
        <w:rPr>
          <w:b/>
          <w:noProof/>
          <w:lang w:eastAsia="ru-RU"/>
        </w:rPr>
        <w:lastRenderedPageBreak/>
        <w:drawing>
          <wp:anchor distT="0" distB="0" distL="114300" distR="114300" simplePos="0" relativeHeight="251672064" behindDoc="1" locked="0" layoutInCell="1" allowOverlap="1" wp14:anchorId="268D7E19" wp14:editId="1D2B3DF4">
            <wp:simplePos x="0" y="0"/>
            <wp:positionH relativeFrom="column">
              <wp:posOffset>41275</wp:posOffset>
            </wp:positionH>
            <wp:positionV relativeFrom="paragraph">
              <wp:posOffset>3175</wp:posOffset>
            </wp:positionV>
            <wp:extent cx="6389370" cy="3590925"/>
            <wp:effectExtent l="0" t="0" r="0" b="9525"/>
            <wp:wrapTight wrapText="bothSides">
              <wp:wrapPolygon edited="0">
                <wp:start x="0" y="0"/>
                <wp:lineTo x="0" y="21543"/>
                <wp:lineTo x="21510" y="21543"/>
                <wp:lineTo x="21510" y="0"/>
                <wp:lineTo x="0" y="0"/>
              </wp:wrapPolygon>
            </wp:wrapTight>
            <wp:docPr id="23" name="Рисунок 23" descr="D:\github\diplom\javafx_ws\BoilerStationMCO\uml\m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github\diplom\javafx_ws\BoilerStationMCO\uml\mc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89370" cy="3590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73088" behindDoc="0" locked="0" layoutInCell="1" allowOverlap="1" wp14:anchorId="1EF48E50" wp14:editId="27045048">
                <wp:simplePos x="0" y="0"/>
                <wp:positionH relativeFrom="column">
                  <wp:posOffset>234315</wp:posOffset>
                </wp:positionH>
                <wp:positionV relativeFrom="paragraph">
                  <wp:posOffset>3651250</wp:posOffset>
                </wp:positionV>
                <wp:extent cx="6389370" cy="635"/>
                <wp:effectExtent l="0" t="0" r="0" b="0"/>
                <wp:wrapTight wrapText="bothSides">
                  <wp:wrapPolygon edited="0">
                    <wp:start x="0" y="0"/>
                    <wp:lineTo x="0" y="21600"/>
                    <wp:lineTo x="21600" y="21600"/>
                    <wp:lineTo x="21600" y="0"/>
                  </wp:wrapPolygon>
                </wp:wrapTight>
                <wp:docPr id="24" name="Поле 24"/>
                <wp:cNvGraphicFramePr/>
                <a:graphic xmlns:a="http://schemas.openxmlformats.org/drawingml/2006/main">
                  <a:graphicData uri="http://schemas.microsoft.com/office/word/2010/wordprocessingShape">
                    <wps:wsp>
                      <wps:cNvSpPr txBox="1"/>
                      <wps:spPr>
                        <a:xfrm>
                          <a:off x="0" y="0"/>
                          <a:ext cx="6389370" cy="635"/>
                        </a:xfrm>
                        <a:prstGeom prst="rect">
                          <a:avLst/>
                        </a:prstGeom>
                        <a:solidFill>
                          <a:prstClr val="white"/>
                        </a:solidFill>
                        <a:ln>
                          <a:noFill/>
                        </a:ln>
                        <a:effectLst/>
                      </wps:spPr>
                      <wps:txbx>
                        <w:txbxContent>
                          <w:p w:rsidR="009F7185" w:rsidRPr="00A87973" w:rsidRDefault="009F7185" w:rsidP="00237CC3">
                            <w:pPr>
                              <w:pStyle w:val="af"/>
                              <w:rPr>
                                <w:b/>
                                <w:noProof/>
                                <w:szCs w:val="24"/>
                              </w:rPr>
                            </w:pPr>
                            <w:r>
                              <w:t xml:space="preserve">Рис. </w:t>
                            </w:r>
                            <w:bookmarkStart w:id="135" w:name="pic_class_diagr_mco"/>
                            <w:r w:rsidR="0048115C">
                              <w:fldChar w:fldCharType="begin"/>
                            </w:r>
                            <w:r w:rsidR="0048115C">
                              <w:instrText xml:space="preserve"> STYLEREF 1 \s </w:instrText>
                            </w:r>
                            <w:r w:rsidR="0048115C">
                              <w:fldChar w:fldCharType="separate"/>
                            </w:r>
                            <w:r w:rsidR="0048115C">
                              <w:rPr>
                                <w:noProof/>
                              </w:rPr>
                              <w:t>3</w:t>
                            </w:r>
                            <w:r w:rsidR="0048115C">
                              <w:fldChar w:fldCharType="end"/>
                            </w:r>
                            <w:r w:rsidR="0048115C">
                              <w:t>.</w:t>
                            </w:r>
                            <w:fldSimple w:instr=" SEQ Рис. \* ARABIC \s 1 ">
                              <w:r w:rsidR="0048115C">
                                <w:rPr>
                                  <w:noProof/>
                                </w:rPr>
                                <w:t>3</w:t>
                              </w:r>
                            </w:fldSimple>
                            <w:bookmarkEnd w:id="135"/>
                            <w:r>
                              <w:t xml:space="preserve"> Диаграмма классов пакета многокритериальной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4" o:spid="_x0000_s1029" type="#_x0000_t202" style="position:absolute;left:0;text-align:left;margin-left:18.45pt;margin-top:287.5pt;width:503.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" stroked="f">
                <v:textbox style="mso-fit-shape-to-text:t" inset="0,0,0,0">
                  <w:txbxContent>
                    <w:p w:rsidR="009F7185" w:rsidRPr="00A87973" w:rsidRDefault="009F7185" w:rsidP="00237CC3">
                      <w:pPr>
                        <w:pStyle w:val="af"/>
                        <w:rPr>
                          <w:b/>
                          <w:noProof/>
                          <w:szCs w:val="24"/>
                        </w:rPr>
                      </w:pPr>
                      <w:r>
                        <w:t xml:space="preserve">Рис. </w:t>
                      </w:r>
                      <w:bookmarkStart w:id="136" w:name="pic_class_diagr_mco"/>
                      <w:r w:rsidR="0048115C">
                        <w:fldChar w:fldCharType="begin"/>
                      </w:r>
                      <w:r w:rsidR="0048115C">
                        <w:instrText xml:space="preserve"> STYLEREF 1 \s </w:instrText>
                      </w:r>
                      <w:r w:rsidR="0048115C">
                        <w:fldChar w:fldCharType="separate"/>
                      </w:r>
                      <w:r w:rsidR="0048115C">
                        <w:rPr>
                          <w:noProof/>
                        </w:rPr>
                        <w:t>3</w:t>
                      </w:r>
                      <w:r w:rsidR="0048115C">
                        <w:fldChar w:fldCharType="end"/>
                      </w:r>
                      <w:r w:rsidR="0048115C">
                        <w:t>.</w:t>
                      </w:r>
                      <w:fldSimple w:instr=" SEQ Рис. \* ARABIC \s 1 ">
                        <w:r w:rsidR="0048115C">
                          <w:rPr>
                            <w:noProof/>
                          </w:rPr>
                          <w:t>3</w:t>
                        </w:r>
                      </w:fldSimple>
                      <w:bookmarkEnd w:id="136"/>
                      <w:r>
                        <w:t xml:space="preserve"> Диаграмма классов пакета многокритериальной оптимизации</w:t>
                      </w:r>
                    </w:p>
                  </w:txbxContent>
                </v:textbox>
                <w10:wrap type="tight"/>
              </v:shape>
            </w:pict>
          </mc:Fallback>
        </mc:AlternateContent>
      </w:r>
      <w:r w:rsidR="00237CC3">
        <w:t>Опишем подробнее основные классы, входящие в состав данного пакета.</w:t>
      </w:r>
    </w:p>
    <w:p w:rsidR="00242AE2" w:rsidRPr="00372F5D" w:rsidRDefault="00242AE2" w:rsidP="00237CC3">
      <w:pPr>
        <w:tabs>
          <w:tab w:val="left" w:pos="1755"/>
        </w:tabs>
        <w:ind w:firstLine="0"/>
        <w:rPr>
          <w:b/>
        </w:rPr>
      </w:pPr>
      <w:proofErr w:type="spellStart"/>
      <w:r w:rsidRPr="00242AE2">
        <w:rPr>
          <w:b/>
          <w:lang w:val="en-US"/>
        </w:rPr>
        <w:t>DecisionUtils</w:t>
      </w:r>
      <w:proofErr w:type="spellEnd"/>
    </w:p>
    <w:p w:rsidR="00242AE2" w:rsidRDefault="00242AE2" w:rsidP="00242AE2">
      <w:r>
        <w:t xml:space="preserve">Данный класс содержит вспомогательные методы для проведения многокритериальной оптимизации. Реализует описанный в разделе </w:t>
      </w:r>
      <w:r>
        <w:fldChar w:fldCharType="begin"/>
      </w:r>
      <w:r>
        <w:instrText xml:space="preserve"> REF _Ref388991839 \r \h </w:instrText>
      </w:r>
      <w:r>
        <w:fldChar w:fldCharType="separate"/>
      </w:r>
      <w:r w:rsidR="00171714">
        <w:t>2.4.2</w:t>
      </w:r>
      <w:r>
        <w:fldChar w:fldCharType="end"/>
      </w:r>
      <w:r>
        <w:t xml:space="preserve"> алгоритм выбора начального решения для метода прямых выборочных процедур с уменьшением интервала поиска.</w:t>
      </w:r>
    </w:p>
    <w:p w:rsidR="00001CEB" w:rsidRPr="000F0945" w:rsidRDefault="00001CEB" w:rsidP="00001CEB">
      <w:pPr>
        <w:ind w:firstLine="0"/>
        <w:rPr>
          <w:b/>
        </w:rPr>
      </w:pPr>
      <w:proofErr w:type="spellStart"/>
      <w:r w:rsidRPr="00001CEB">
        <w:rPr>
          <w:b/>
          <w:lang w:val="en-US"/>
        </w:rPr>
        <w:t>DirectSamplingProcedures</w:t>
      </w:r>
      <w:proofErr w:type="spellEnd"/>
    </w:p>
    <w:p w:rsidR="00001CEB" w:rsidRPr="00372F5D" w:rsidRDefault="00001CEB" w:rsidP="00001CEB">
      <w:pPr>
        <w:rPr>
          <w:b/>
        </w:rPr>
      </w:pPr>
      <w:r>
        <w:t>Реализует метод прямых выборочных процедур с уменьшением интервала поиска для проведения «локальной» оптимизации распределения паровых нагрузок на заданной комбинации котлоагрегатов.</w:t>
      </w:r>
      <w:r w:rsidR="00E70C3E">
        <w:t xml:space="preserve"> Для выбора начального решения использует класс </w:t>
      </w:r>
      <w:proofErr w:type="spellStart"/>
      <w:r w:rsidR="00E70C3E" w:rsidRPr="00E70C3E">
        <w:rPr>
          <w:b/>
          <w:lang w:val="en-US"/>
        </w:rPr>
        <w:t>DecisionUtils</w:t>
      </w:r>
      <w:proofErr w:type="spellEnd"/>
      <w:r w:rsidR="00E70C3E" w:rsidRPr="00372F5D">
        <w:rPr>
          <w:b/>
        </w:rPr>
        <w:t>.</w:t>
      </w:r>
    </w:p>
    <w:p w:rsidR="00B43173" w:rsidRPr="00B43173" w:rsidRDefault="00B43173" w:rsidP="00B43173">
      <w:pPr>
        <w:ind w:firstLine="0"/>
        <w:rPr>
          <w:b/>
        </w:rPr>
      </w:pPr>
      <w:proofErr w:type="spellStart"/>
      <w:r>
        <w:rPr>
          <w:b/>
          <w:lang w:val="en-US"/>
        </w:rPr>
        <w:t>ParetoSet</w:t>
      </w:r>
      <w:proofErr w:type="spellEnd"/>
    </w:p>
    <w:p w:rsidR="00B43173" w:rsidRDefault="00B43173" w:rsidP="00B43173">
      <w:r>
        <w:t xml:space="preserve">Реализует алгоритм построения множества Парето, описанный в разделе </w:t>
      </w:r>
      <w:r>
        <w:fldChar w:fldCharType="begin"/>
      </w:r>
      <w:r>
        <w:instrText xml:space="preserve"> REF _Ref388639260 \r \h </w:instrText>
      </w:r>
      <w:r>
        <w:fldChar w:fldCharType="separate"/>
      </w:r>
      <w:r w:rsidR="00171714">
        <w:t>2.3.2</w:t>
      </w:r>
      <w:r>
        <w:fldChar w:fldCharType="end"/>
      </w:r>
      <w:r>
        <w:t>.</w:t>
      </w:r>
    </w:p>
    <w:p w:rsidR="00B43173" w:rsidRPr="00B43173" w:rsidRDefault="00B43173" w:rsidP="00B43173">
      <w:pPr>
        <w:ind w:firstLine="0"/>
        <w:rPr>
          <w:b/>
        </w:rPr>
      </w:pPr>
      <w:proofErr w:type="spellStart"/>
      <w:r>
        <w:rPr>
          <w:b/>
          <w:lang w:val="en-US"/>
        </w:rPr>
        <w:t>TargetProgrammingMethod</w:t>
      </w:r>
      <w:proofErr w:type="spellEnd"/>
    </w:p>
    <w:p w:rsidR="00B43173" w:rsidRPr="000F0945" w:rsidRDefault="00B43173" w:rsidP="00B43173">
      <w:r>
        <w:t xml:space="preserve">Реализует метод целевого программирования, описанный в разделе </w:t>
      </w:r>
      <w:r>
        <w:fldChar w:fldCharType="begin"/>
      </w:r>
      <w:r>
        <w:instrText xml:space="preserve"> REF _Ref388639260 \r \h </w:instrText>
      </w:r>
      <w:r>
        <w:fldChar w:fldCharType="separate"/>
      </w:r>
      <w:r w:rsidR="00171714">
        <w:t>2.3.2</w:t>
      </w:r>
      <w:r>
        <w:fldChar w:fldCharType="end"/>
      </w:r>
      <w:r>
        <w:t>, для окончательного выбора оптимального решения.</w:t>
      </w:r>
    </w:p>
    <w:p w:rsidR="00A948BB" w:rsidRPr="000F0945" w:rsidRDefault="00A948BB" w:rsidP="00B43173"/>
    <w:p w:rsidR="00A948BB" w:rsidRPr="00372F5D" w:rsidRDefault="00A948BB" w:rsidP="00A948BB">
      <w:pPr>
        <w:ind w:firstLine="0"/>
        <w:rPr>
          <w:b/>
        </w:rPr>
      </w:pPr>
      <w:proofErr w:type="spellStart"/>
      <w:r>
        <w:rPr>
          <w:b/>
          <w:lang w:val="en-US"/>
        </w:rPr>
        <w:lastRenderedPageBreak/>
        <w:t>MultiCriteriaOptimization</w:t>
      </w:r>
      <w:proofErr w:type="spellEnd"/>
    </w:p>
    <w:p w:rsidR="00A948BB" w:rsidRPr="008E0D22" w:rsidRDefault="00A948BB" w:rsidP="00A948BB">
      <w:r>
        <w:t>Реализует разработанный и описанный в разделе</w:t>
      </w:r>
      <w:r w:rsidR="008E0D22">
        <w:t xml:space="preserve"> </w:t>
      </w:r>
      <w:r w:rsidR="008E0D22">
        <w:fldChar w:fldCharType="begin"/>
      </w:r>
      <w:r w:rsidR="008E0D22">
        <w:instrText xml:space="preserve"> REF _Ref388991049 \r \h </w:instrText>
      </w:r>
      <w:r w:rsidR="008E0D22">
        <w:fldChar w:fldCharType="separate"/>
      </w:r>
      <w:r w:rsidR="00171714">
        <w:t>2.3</w:t>
      </w:r>
      <w:r w:rsidR="008E0D22">
        <w:fldChar w:fldCharType="end"/>
      </w:r>
      <w:r>
        <w:t xml:space="preserve"> метод многокритериальной </w:t>
      </w:r>
      <w:proofErr w:type="gramStart"/>
      <w:r>
        <w:t>оптимизации режимов работы котельного отделения электростанции</w:t>
      </w:r>
      <w:proofErr w:type="gramEnd"/>
      <w:r>
        <w:t xml:space="preserve">. Использует классы: </w:t>
      </w:r>
      <w:proofErr w:type="spellStart"/>
      <w:r>
        <w:rPr>
          <w:b/>
          <w:lang w:val="en-US"/>
        </w:rPr>
        <w:t>DirectSamplingProcedures</w:t>
      </w:r>
      <w:proofErr w:type="spellEnd"/>
      <w:r w:rsidRPr="008E0D22">
        <w:rPr>
          <w:b/>
        </w:rPr>
        <w:t xml:space="preserve">, </w:t>
      </w:r>
      <w:proofErr w:type="spellStart"/>
      <w:r>
        <w:rPr>
          <w:b/>
          <w:lang w:val="en-US"/>
        </w:rPr>
        <w:t>ParetoSet</w:t>
      </w:r>
      <w:proofErr w:type="spellEnd"/>
      <w:r w:rsidRPr="008E0D22">
        <w:rPr>
          <w:b/>
        </w:rPr>
        <w:t xml:space="preserve">, </w:t>
      </w:r>
      <w:proofErr w:type="spellStart"/>
      <w:r>
        <w:rPr>
          <w:b/>
          <w:lang w:val="en-US"/>
        </w:rPr>
        <w:t>TargetProgrammingMethod</w:t>
      </w:r>
      <w:proofErr w:type="spellEnd"/>
      <w:r w:rsidRPr="008E0D22">
        <w:rPr>
          <w:b/>
        </w:rPr>
        <w:t>.</w:t>
      </w:r>
    </w:p>
    <w:p w:rsidR="00CF71ED" w:rsidRPr="007264B6" w:rsidRDefault="00502754" w:rsidP="007264B6">
      <w:r>
        <w:rPr>
          <w:noProof/>
          <w:lang w:eastAsia="ru-RU"/>
        </w:rPr>
        <mc:AlternateContent>
          <mc:Choice Requires="wps">
            <w:drawing>
              <wp:anchor distT="0" distB="0" distL="114300" distR="114300" simplePos="0" relativeHeight="251676160" behindDoc="0" locked="0" layoutInCell="1" allowOverlap="1" wp14:anchorId="6B889CFD" wp14:editId="72FB9702">
                <wp:simplePos x="0" y="0"/>
                <wp:positionH relativeFrom="column">
                  <wp:posOffset>107315</wp:posOffset>
                </wp:positionH>
                <wp:positionV relativeFrom="paragraph">
                  <wp:posOffset>6112510</wp:posOffset>
                </wp:positionV>
                <wp:extent cx="6786245" cy="635"/>
                <wp:effectExtent l="0" t="0" r="0" b="0"/>
                <wp:wrapTight wrapText="bothSides">
                  <wp:wrapPolygon edited="0">
                    <wp:start x="0" y="0"/>
                    <wp:lineTo x="0" y="21600"/>
                    <wp:lineTo x="21600" y="21600"/>
                    <wp:lineTo x="21600" y="0"/>
                  </wp:wrapPolygon>
                </wp:wrapTight>
                <wp:docPr id="38" name="Поле 38"/>
                <wp:cNvGraphicFramePr/>
                <a:graphic xmlns:a="http://schemas.openxmlformats.org/drawingml/2006/main">
                  <a:graphicData uri="http://schemas.microsoft.com/office/word/2010/wordprocessingShape">
                    <wps:wsp>
                      <wps:cNvSpPr txBox="1"/>
                      <wps:spPr>
                        <a:xfrm>
                          <a:off x="0" y="0"/>
                          <a:ext cx="6786245" cy="635"/>
                        </a:xfrm>
                        <a:prstGeom prst="rect">
                          <a:avLst/>
                        </a:prstGeom>
                        <a:solidFill>
                          <a:prstClr val="white"/>
                        </a:solidFill>
                        <a:ln>
                          <a:noFill/>
                        </a:ln>
                        <a:effectLst/>
                      </wps:spPr>
                      <wps:txbx>
                        <w:txbxContent>
                          <w:p w:rsidR="009F7185" w:rsidRPr="001434E0" w:rsidRDefault="009F7185" w:rsidP="00502754">
                            <w:pPr>
                              <w:pStyle w:val="af"/>
                              <w:rPr>
                                <w:noProof/>
                                <w:szCs w:val="24"/>
                              </w:rPr>
                            </w:pPr>
                            <w:r>
                              <w:t xml:space="preserve">Рис. </w:t>
                            </w:r>
                            <w:bookmarkStart w:id="137" w:name="pic_class_diagr_pareto"/>
                            <w:r w:rsidR="0048115C">
                              <w:fldChar w:fldCharType="begin"/>
                            </w:r>
                            <w:r w:rsidR="0048115C">
                              <w:instrText xml:space="preserve"> STYLEREF 1 \s </w:instrText>
                            </w:r>
                            <w:r w:rsidR="0048115C">
                              <w:fldChar w:fldCharType="separate"/>
                            </w:r>
                            <w:r w:rsidR="0048115C">
                              <w:rPr>
                                <w:noProof/>
                              </w:rPr>
                              <w:t>3</w:t>
                            </w:r>
                            <w:r w:rsidR="0048115C">
                              <w:fldChar w:fldCharType="end"/>
                            </w:r>
                            <w:r w:rsidR="0048115C">
                              <w:t>.</w:t>
                            </w:r>
                            <w:fldSimple w:instr=" SEQ Рис. \* ARABIC \s 1 ">
                              <w:r w:rsidR="0048115C">
                                <w:rPr>
                                  <w:noProof/>
                                </w:rPr>
                                <w:t>4</w:t>
                              </w:r>
                            </w:fldSimple>
                            <w:bookmarkEnd w:id="137"/>
                            <w:r>
                              <w:t xml:space="preserve"> Диаграмма классов пакета построения и сужения множества Парето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8" o:spid="_x0000_s1030" type="#_x0000_t202" style="position:absolute;left:0;text-align:left;margin-left:8.45pt;margin-top:481.3pt;width:534.3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" stroked="f">
                <v:textbox style="mso-fit-shape-to-text:t" inset="0,0,0,0">
                  <w:txbxContent>
                    <w:p w:rsidR="009F7185" w:rsidRPr="001434E0" w:rsidRDefault="009F7185" w:rsidP="00502754">
                      <w:pPr>
                        <w:pStyle w:val="af"/>
                        <w:rPr>
                          <w:noProof/>
                          <w:szCs w:val="24"/>
                        </w:rPr>
                      </w:pPr>
                      <w:r>
                        <w:t xml:space="preserve">Рис. </w:t>
                      </w:r>
                      <w:bookmarkStart w:id="138" w:name="pic_class_diagr_pareto"/>
                      <w:r w:rsidR="0048115C">
                        <w:fldChar w:fldCharType="begin"/>
                      </w:r>
                      <w:r w:rsidR="0048115C">
                        <w:instrText xml:space="preserve"> STYLEREF 1 \s </w:instrText>
                      </w:r>
                      <w:r w:rsidR="0048115C">
                        <w:fldChar w:fldCharType="separate"/>
                      </w:r>
                      <w:r w:rsidR="0048115C">
                        <w:rPr>
                          <w:noProof/>
                        </w:rPr>
                        <w:t>3</w:t>
                      </w:r>
                      <w:r w:rsidR="0048115C">
                        <w:fldChar w:fldCharType="end"/>
                      </w:r>
                      <w:r w:rsidR="0048115C">
                        <w:t>.</w:t>
                      </w:r>
                      <w:fldSimple w:instr=" SEQ Рис. \* ARABIC \s 1 ">
                        <w:r w:rsidR="0048115C">
                          <w:rPr>
                            <w:noProof/>
                          </w:rPr>
                          <w:t>4</w:t>
                        </w:r>
                      </w:fldSimple>
                      <w:bookmarkEnd w:id="138"/>
                      <w:r>
                        <w:t xml:space="preserve"> Диаграмма классов пакета построения и сужения множества Парето</w:t>
                      </w:r>
                    </w:p>
                  </w:txbxContent>
                </v:textbox>
                <w10:wrap type="tight"/>
              </v:shape>
            </w:pict>
          </mc:Fallback>
        </mc:AlternateContent>
      </w:r>
      <w:r w:rsidR="00CF71ED">
        <w:rPr>
          <w:noProof/>
          <w:lang w:eastAsia="ru-RU"/>
        </w:rPr>
        <w:drawing>
          <wp:anchor distT="0" distB="0" distL="114300" distR="114300" simplePos="0" relativeHeight="251674112" behindDoc="1" locked="0" layoutInCell="1" allowOverlap="1" wp14:anchorId="38DD26BB" wp14:editId="1723A948">
            <wp:simplePos x="0" y="0"/>
            <wp:positionH relativeFrom="column">
              <wp:posOffset>107315</wp:posOffset>
            </wp:positionH>
            <wp:positionV relativeFrom="paragraph">
              <wp:posOffset>605155</wp:posOffset>
            </wp:positionV>
            <wp:extent cx="6786245" cy="5450205"/>
            <wp:effectExtent l="0" t="0" r="0" b="0"/>
            <wp:wrapTight wrapText="bothSides">
              <wp:wrapPolygon edited="0">
                <wp:start x="0" y="0"/>
                <wp:lineTo x="0" y="21517"/>
                <wp:lineTo x="21525" y="21517"/>
                <wp:lineTo x="21525" y="0"/>
                <wp:lineTo x="0" y="0"/>
              </wp:wrapPolygon>
            </wp:wrapTight>
            <wp:docPr id="37" name="Рисунок 37" descr="D:\github\diplom\javafx_ws\BoilerStationMCO\uml\pa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github\diplom\javafx_ws\BoilerStationMCO\uml\paret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6245" cy="545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D22">
        <w:t>На рисунке</w:t>
      </w:r>
      <w:r w:rsidR="00442C39" w:rsidRPr="00442C39">
        <w:t xml:space="preserve"> </w:t>
      </w:r>
      <w:r w:rsidR="00442C39">
        <w:fldChar w:fldCharType="begin"/>
      </w:r>
      <w:r w:rsidR="00442C39">
        <w:instrText xml:space="preserve"> REF pic_class_diagr_pareto \h </w:instrText>
      </w:r>
      <w:r w:rsidR="00442C39">
        <w:fldChar w:fldCharType="separate"/>
      </w:r>
      <w:r w:rsidR="00171714">
        <w:rPr>
          <w:noProof/>
        </w:rPr>
        <w:t>3</w:t>
      </w:r>
      <w:r w:rsidR="00171714">
        <w:t>.</w:t>
      </w:r>
      <w:r w:rsidR="00171714">
        <w:rPr>
          <w:noProof/>
        </w:rPr>
        <w:t>4</w:t>
      </w:r>
      <w:r w:rsidR="00442C39">
        <w:fldChar w:fldCharType="end"/>
      </w:r>
      <w:r w:rsidR="008E0D22">
        <w:t xml:space="preserve"> ниже представлена диаграмма классов для пакета </w:t>
      </w:r>
      <w:r w:rsidR="00CF71ED">
        <w:t>построения и сужения множества Парето.</w:t>
      </w:r>
    </w:p>
    <w:p w:rsidR="007264B6" w:rsidRPr="000F0945" w:rsidRDefault="007264B6" w:rsidP="007264B6">
      <w:r>
        <w:lastRenderedPageBreak/>
        <w:t>Опишем подробнее основные классы, входящие в состав данного пакета.</w:t>
      </w:r>
    </w:p>
    <w:p w:rsidR="007264B6" w:rsidRPr="00372F5D" w:rsidRDefault="006E1DDB" w:rsidP="006E1DDB">
      <w:pPr>
        <w:ind w:firstLine="0"/>
        <w:rPr>
          <w:b/>
        </w:rPr>
      </w:pPr>
      <w:proofErr w:type="spellStart"/>
      <w:r>
        <w:rPr>
          <w:b/>
          <w:lang w:val="en-US"/>
        </w:rPr>
        <w:t>CriteriaTarget</w:t>
      </w:r>
      <w:proofErr w:type="spellEnd"/>
    </w:p>
    <w:p w:rsidR="006E1DDB" w:rsidRDefault="006E1DDB" w:rsidP="006E1DDB">
      <w:r>
        <w:t xml:space="preserve">Перечисление. Содержит возможные цели </w:t>
      </w:r>
      <w:proofErr w:type="gramStart"/>
      <w:r>
        <w:t>оптимизации</w:t>
      </w:r>
      <w:proofErr w:type="gramEnd"/>
      <w:r>
        <w:t xml:space="preserve"> выделенные критериев. Допускает значения: </w:t>
      </w:r>
      <w:proofErr w:type="spellStart"/>
      <w:proofErr w:type="gramStart"/>
      <w:r>
        <w:rPr>
          <w:lang w:val="en-US"/>
        </w:rPr>
        <w:t>CriteriaTarget</w:t>
      </w:r>
      <w:proofErr w:type="spellEnd"/>
      <w:r w:rsidRPr="00494AD4">
        <w:rPr>
          <w:b/>
        </w:rPr>
        <w:t>.</w:t>
      </w:r>
      <w:r>
        <w:rPr>
          <w:b/>
          <w:lang w:val="en-US"/>
        </w:rPr>
        <w:t>MIN</w:t>
      </w:r>
      <w:r w:rsidRPr="00494AD4">
        <w:t xml:space="preserve">, </w:t>
      </w:r>
      <w:proofErr w:type="spellStart"/>
      <w:r>
        <w:rPr>
          <w:lang w:val="en-US"/>
        </w:rPr>
        <w:t>CriteriaTarget</w:t>
      </w:r>
      <w:proofErr w:type="spellEnd"/>
      <w:r w:rsidRPr="00494AD4">
        <w:t>.</w:t>
      </w:r>
      <w:r w:rsidR="00494AD4">
        <w:rPr>
          <w:b/>
          <w:lang w:val="en-US"/>
        </w:rPr>
        <w:t>MAX</w:t>
      </w:r>
      <w:r w:rsidR="00494AD4" w:rsidRPr="00494AD4">
        <w:t xml:space="preserve">, </w:t>
      </w:r>
      <w:r w:rsidR="00494AD4">
        <w:t>используемые при минимизации и максимизации выделенных критериев соответственно</w:t>
      </w:r>
      <w:r w:rsidR="007F77EC">
        <w:t>.</w:t>
      </w:r>
      <w:proofErr w:type="gramEnd"/>
    </w:p>
    <w:p w:rsidR="007F77EC" w:rsidRPr="000F0945" w:rsidRDefault="007F77EC" w:rsidP="007F77EC">
      <w:pPr>
        <w:ind w:firstLine="0"/>
        <w:rPr>
          <w:b/>
        </w:rPr>
      </w:pPr>
      <w:r>
        <w:rPr>
          <w:b/>
          <w:lang w:val="en-US"/>
        </w:rPr>
        <w:t>Criteria</w:t>
      </w:r>
    </w:p>
    <w:p w:rsidR="007F77EC" w:rsidRPr="000F0945" w:rsidRDefault="007F77EC" w:rsidP="007F77EC">
      <w:pPr>
        <w:ind w:firstLine="0"/>
      </w:pPr>
      <w:r w:rsidRPr="000F0945">
        <w:rPr>
          <w:b/>
        </w:rPr>
        <w:tab/>
      </w:r>
      <w:r>
        <w:t xml:space="preserve">Хранит название критерия оптимизации, его значение, а также цель оптимизации. Использует </w:t>
      </w:r>
      <w:proofErr w:type="spellStart"/>
      <w:r>
        <w:rPr>
          <w:b/>
          <w:lang w:val="en-US"/>
        </w:rPr>
        <w:t>CriteriaTarget</w:t>
      </w:r>
      <w:proofErr w:type="spellEnd"/>
      <w:r w:rsidRPr="000F0945">
        <w:rPr>
          <w:b/>
        </w:rPr>
        <w:t>.</w:t>
      </w:r>
      <w:r w:rsidRPr="000F0945">
        <w:t xml:space="preserve"> </w:t>
      </w:r>
    </w:p>
    <w:p w:rsidR="007F77EC" w:rsidRPr="000F0945" w:rsidRDefault="007F77EC" w:rsidP="007F77EC">
      <w:pPr>
        <w:ind w:firstLine="0"/>
        <w:rPr>
          <w:b/>
        </w:rPr>
      </w:pPr>
      <w:proofErr w:type="spellStart"/>
      <w:r>
        <w:rPr>
          <w:b/>
          <w:lang w:val="en-US"/>
        </w:rPr>
        <w:t>VectorCriteria</w:t>
      </w:r>
      <w:proofErr w:type="spellEnd"/>
    </w:p>
    <w:p w:rsidR="007F77EC" w:rsidRPr="007F77EC" w:rsidRDefault="007F77EC" w:rsidP="007F77EC">
      <w:pPr>
        <w:ind w:firstLine="0"/>
        <w:rPr>
          <w:b/>
        </w:rPr>
      </w:pPr>
      <w:r w:rsidRPr="000F0945">
        <w:rPr>
          <w:b/>
        </w:rPr>
        <w:tab/>
      </w:r>
      <w:r>
        <w:t xml:space="preserve">Векторный критерий оптимизации. Представляет собой набор выделенных критериев оптимизации, представленных классами </w:t>
      </w:r>
      <w:r>
        <w:rPr>
          <w:b/>
          <w:lang w:val="en-US"/>
        </w:rPr>
        <w:t>Criteria</w:t>
      </w:r>
      <w:r w:rsidRPr="007F77EC">
        <w:rPr>
          <w:b/>
        </w:rPr>
        <w:t>.</w:t>
      </w:r>
    </w:p>
    <w:p w:rsidR="007F77EC" w:rsidRPr="000F0945" w:rsidRDefault="007F77EC" w:rsidP="007F77EC">
      <w:pPr>
        <w:ind w:firstLine="0"/>
        <w:rPr>
          <w:b/>
        </w:rPr>
      </w:pPr>
      <w:proofErr w:type="spellStart"/>
      <w:r>
        <w:rPr>
          <w:b/>
          <w:lang w:val="en-US"/>
        </w:rPr>
        <w:t>ParetoMeasure</w:t>
      </w:r>
      <w:proofErr w:type="spellEnd"/>
    </w:p>
    <w:p w:rsidR="007F77EC" w:rsidRPr="000F0945" w:rsidRDefault="007F77EC" w:rsidP="007F77EC">
      <w:pPr>
        <w:ind w:firstLine="0"/>
        <w:rPr>
          <w:b/>
        </w:rPr>
      </w:pPr>
      <w:r w:rsidRPr="000F0945">
        <w:rPr>
          <w:b/>
        </w:rPr>
        <w:tab/>
      </w:r>
      <w:r>
        <w:t xml:space="preserve">Представляет собой меру для сравнения векторных критериев и возможности построения множества Парето. Реализует интерфейс </w:t>
      </w:r>
      <w:proofErr w:type="spellStart"/>
      <w:r>
        <w:rPr>
          <w:b/>
          <w:lang w:val="en-US"/>
        </w:rPr>
        <w:t>IMeasure</w:t>
      </w:r>
      <w:proofErr w:type="spellEnd"/>
      <w:r w:rsidRPr="000F0945">
        <w:rPr>
          <w:b/>
        </w:rPr>
        <w:t>.</w:t>
      </w:r>
    </w:p>
    <w:p w:rsidR="004577E3" w:rsidRPr="000F0945" w:rsidRDefault="004577E3" w:rsidP="007F77EC">
      <w:pPr>
        <w:ind w:firstLine="0"/>
        <w:rPr>
          <w:b/>
        </w:rPr>
      </w:pPr>
      <w:proofErr w:type="spellStart"/>
      <w:r>
        <w:rPr>
          <w:b/>
          <w:lang w:val="en-US"/>
        </w:rPr>
        <w:t>RelativeImportance</w:t>
      </w:r>
      <w:proofErr w:type="spellEnd"/>
    </w:p>
    <w:p w:rsidR="004577E3" w:rsidRDefault="004577E3" w:rsidP="007F77EC">
      <w:pPr>
        <w:ind w:firstLine="0"/>
      </w:pPr>
      <w:r w:rsidRPr="000F0945">
        <w:rPr>
          <w:b/>
        </w:rPr>
        <w:tab/>
      </w:r>
      <w:r>
        <w:t>Представляет собой коэффициент относительной важности критериев. Хранит значение относительной важности, а также номера более значимого критерия и менее значимого.</w:t>
      </w:r>
    </w:p>
    <w:p w:rsidR="004577E3" w:rsidRPr="000F0945" w:rsidRDefault="004577E3" w:rsidP="007F77EC">
      <w:pPr>
        <w:ind w:firstLine="0"/>
        <w:rPr>
          <w:b/>
        </w:rPr>
      </w:pPr>
      <w:proofErr w:type="spellStart"/>
      <w:r>
        <w:rPr>
          <w:b/>
          <w:lang w:val="en-US"/>
        </w:rPr>
        <w:t>RelativeImportanceMessage</w:t>
      </w:r>
      <w:proofErr w:type="spellEnd"/>
    </w:p>
    <w:p w:rsidR="004577E3" w:rsidRDefault="004577E3" w:rsidP="007F77EC">
      <w:pPr>
        <w:ind w:firstLine="0"/>
      </w:pPr>
      <w:r w:rsidRPr="000F0945">
        <w:rPr>
          <w:b/>
        </w:rPr>
        <w:tab/>
      </w:r>
      <w:r>
        <w:t xml:space="preserve">Сообщение об относительной важности. Хранит заданные коэффициенты относительной важности критериев оптимизации с помощью классов </w:t>
      </w:r>
      <w:proofErr w:type="spellStart"/>
      <w:r>
        <w:rPr>
          <w:b/>
          <w:lang w:val="en-US"/>
        </w:rPr>
        <w:t>RelativeImportance</w:t>
      </w:r>
      <w:proofErr w:type="spellEnd"/>
      <w:r w:rsidRPr="004577E3">
        <w:rPr>
          <w:b/>
        </w:rPr>
        <w:t xml:space="preserve">. </w:t>
      </w:r>
      <w:r>
        <w:t>Позволяет пересчитывать координаты векторных критериев на основе заданных коэффициентов относительной важности.</w:t>
      </w:r>
    </w:p>
    <w:p w:rsidR="003D2E31" w:rsidRPr="004577E3" w:rsidRDefault="003D2E31" w:rsidP="007F77EC">
      <w:pPr>
        <w:ind w:firstLine="0"/>
      </w:pPr>
      <w:r>
        <w:tab/>
        <w:t xml:space="preserve">На рисунке </w:t>
      </w:r>
      <w:r w:rsidR="00D217DA">
        <w:fldChar w:fldCharType="begin"/>
      </w:r>
      <w:r w:rsidR="00D217DA">
        <w:instrText xml:space="preserve"> REF pic_class_diagr_regression \h </w:instrText>
      </w:r>
      <w:r w:rsidR="00D217DA">
        <w:fldChar w:fldCharType="separate"/>
      </w:r>
      <w:r w:rsidR="00171714">
        <w:rPr>
          <w:noProof/>
        </w:rPr>
        <w:t>3</w:t>
      </w:r>
      <w:r w:rsidR="00171714">
        <w:t>.</w:t>
      </w:r>
      <w:r w:rsidR="00171714">
        <w:rPr>
          <w:noProof/>
        </w:rPr>
        <w:t>5</w:t>
      </w:r>
      <w:r w:rsidR="00D217DA">
        <w:fldChar w:fldCharType="end"/>
      </w:r>
      <w:r w:rsidR="00D217DA" w:rsidRPr="00D217DA">
        <w:t xml:space="preserve"> </w:t>
      </w:r>
      <w:r>
        <w:t>пре</w:t>
      </w:r>
      <w:r w:rsidR="00D217DA">
        <w:t xml:space="preserve">дставлена диаграмма классов </w:t>
      </w:r>
      <w:r>
        <w:t xml:space="preserve">пакета построения </w:t>
      </w:r>
      <w:r w:rsidR="00D217DA">
        <w:t>функциональных</w:t>
      </w:r>
      <w:r>
        <w:t xml:space="preserve"> зависимостей для котлоагрегатов.</w:t>
      </w:r>
    </w:p>
    <w:p w:rsidR="007264B6" w:rsidRPr="007264B6" w:rsidRDefault="007264B6" w:rsidP="007264B6"/>
    <w:p w:rsidR="007264B6" w:rsidRPr="007264B6" w:rsidRDefault="007264B6" w:rsidP="007264B6"/>
    <w:p w:rsidR="00237CC3" w:rsidRDefault="00237CC3" w:rsidP="00237CC3"/>
    <w:p w:rsidR="00237CC3" w:rsidRDefault="00237CC3" w:rsidP="00237CC3"/>
    <w:p w:rsidR="00237CC3" w:rsidRDefault="00237CC3" w:rsidP="00237CC3"/>
    <w:p w:rsidR="007D5AE4" w:rsidRPr="007D5AE4" w:rsidRDefault="00B56C00" w:rsidP="007D5AE4">
      <w:r>
        <w:rPr>
          <w:noProof/>
          <w:lang w:eastAsia="ru-RU"/>
        </w:rPr>
        <w:lastRenderedPageBreak/>
        <mc:AlternateContent>
          <mc:Choice Requires="wps">
            <w:drawing>
              <wp:anchor distT="0" distB="0" distL="114300" distR="114300" simplePos="0" relativeHeight="251679232" behindDoc="0" locked="0" layoutInCell="1" allowOverlap="1" wp14:anchorId="4E21DE5C" wp14:editId="045C59E6">
                <wp:simplePos x="0" y="0"/>
                <wp:positionH relativeFrom="column">
                  <wp:posOffset>118745</wp:posOffset>
                </wp:positionH>
                <wp:positionV relativeFrom="paragraph">
                  <wp:posOffset>5166995</wp:posOffset>
                </wp:positionV>
                <wp:extent cx="6391910" cy="635"/>
                <wp:effectExtent l="0" t="0" r="0" b="0"/>
                <wp:wrapTight wrapText="bothSides">
                  <wp:wrapPolygon edited="0">
                    <wp:start x="0" y="0"/>
                    <wp:lineTo x="0" y="21600"/>
                    <wp:lineTo x="21600" y="21600"/>
                    <wp:lineTo x="21600" y="0"/>
                  </wp:wrapPolygon>
                </wp:wrapTight>
                <wp:docPr id="40" name="Поле 40"/>
                <wp:cNvGraphicFramePr/>
                <a:graphic xmlns:a="http://schemas.openxmlformats.org/drawingml/2006/main">
                  <a:graphicData uri="http://schemas.microsoft.com/office/word/2010/wordprocessingShape">
                    <wps:wsp>
                      <wps:cNvSpPr txBox="1"/>
                      <wps:spPr>
                        <a:xfrm>
                          <a:off x="0" y="0"/>
                          <a:ext cx="6391910" cy="635"/>
                        </a:xfrm>
                        <a:prstGeom prst="rect">
                          <a:avLst/>
                        </a:prstGeom>
                        <a:solidFill>
                          <a:prstClr val="white"/>
                        </a:solidFill>
                        <a:ln>
                          <a:noFill/>
                        </a:ln>
                        <a:effectLst/>
                      </wps:spPr>
                      <wps:txbx>
                        <w:txbxContent>
                          <w:p w:rsidR="009F7185" w:rsidRPr="00523A88" w:rsidRDefault="009F7185" w:rsidP="00B56C00">
                            <w:pPr>
                              <w:pStyle w:val="af"/>
                              <w:rPr>
                                <w:noProof/>
                                <w:szCs w:val="24"/>
                              </w:rPr>
                            </w:pPr>
                            <w:r>
                              <w:t xml:space="preserve">Рис. </w:t>
                            </w:r>
                            <w:bookmarkStart w:id="139" w:name="pic_class_diagr_regression"/>
                            <w:r w:rsidR="0048115C">
                              <w:fldChar w:fldCharType="begin"/>
                            </w:r>
                            <w:r w:rsidR="0048115C">
                              <w:instrText xml:space="preserve"> STYLEREF 1 \s </w:instrText>
                            </w:r>
                            <w:r w:rsidR="0048115C">
                              <w:fldChar w:fldCharType="separate"/>
                            </w:r>
                            <w:r w:rsidR="0048115C">
                              <w:rPr>
                                <w:noProof/>
                              </w:rPr>
                              <w:t>3</w:t>
                            </w:r>
                            <w:r w:rsidR="0048115C">
                              <w:fldChar w:fldCharType="end"/>
                            </w:r>
                            <w:r w:rsidR="0048115C">
                              <w:t>.</w:t>
                            </w:r>
                            <w:fldSimple w:instr=" SEQ Рис. \* ARABIC \s 1 ">
                              <w:r w:rsidR="0048115C">
                                <w:rPr>
                                  <w:noProof/>
                                </w:rPr>
                                <w:t>5</w:t>
                              </w:r>
                            </w:fldSimple>
                            <w:bookmarkEnd w:id="139"/>
                            <w:r>
                              <w:t xml:space="preserve"> Диаграмма классов пакета построения функциональных зависимостей для котлоагрегатов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0" o:spid="_x0000_s1031" type="#_x0000_t202" style="position:absolute;left:0;text-align:left;margin-left:9.35pt;margin-top:406.85pt;width:503.3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" stroked="f">
                <v:textbox style="mso-fit-shape-to-text:t" inset="0,0,0,0">
                  <w:txbxContent>
                    <w:p w:rsidR="009F7185" w:rsidRPr="00523A88" w:rsidRDefault="009F7185" w:rsidP="00B56C00">
                      <w:pPr>
                        <w:pStyle w:val="af"/>
                        <w:rPr>
                          <w:noProof/>
                          <w:szCs w:val="24"/>
                        </w:rPr>
                      </w:pPr>
                      <w:r>
                        <w:t xml:space="preserve">Рис. </w:t>
                      </w:r>
                      <w:bookmarkStart w:id="140" w:name="pic_class_diagr_regression"/>
                      <w:r w:rsidR="0048115C">
                        <w:fldChar w:fldCharType="begin"/>
                      </w:r>
                      <w:r w:rsidR="0048115C">
                        <w:instrText xml:space="preserve"> STYLEREF 1 \s </w:instrText>
                      </w:r>
                      <w:r w:rsidR="0048115C">
                        <w:fldChar w:fldCharType="separate"/>
                      </w:r>
                      <w:r w:rsidR="0048115C">
                        <w:rPr>
                          <w:noProof/>
                        </w:rPr>
                        <w:t>3</w:t>
                      </w:r>
                      <w:r w:rsidR="0048115C">
                        <w:fldChar w:fldCharType="end"/>
                      </w:r>
                      <w:r w:rsidR="0048115C">
                        <w:t>.</w:t>
                      </w:r>
                      <w:fldSimple w:instr=" SEQ Рис. \* ARABIC \s 1 ">
                        <w:r w:rsidR="0048115C">
                          <w:rPr>
                            <w:noProof/>
                          </w:rPr>
                          <w:t>5</w:t>
                        </w:r>
                      </w:fldSimple>
                      <w:bookmarkEnd w:id="140"/>
                      <w:r>
                        <w:t xml:space="preserve"> Диаграмма классов пакета построения функциональных зависимостей для котлоагрегатов</w:t>
                      </w:r>
                    </w:p>
                  </w:txbxContent>
                </v:textbox>
                <w10:wrap type="tight"/>
              </v:shape>
            </w:pict>
          </mc:Fallback>
        </mc:AlternateContent>
      </w:r>
      <w:r>
        <w:rPr>
          <w:noProof/>
          <w:lang w:eastAsia="ru-RU"/>
        </w:rPr>
        <w:drawing>
          <wp:anchor distT="0" distB="0" distL="114300" distR="114300" simplePos="0" relativeHeight="251677184" behindDoc="1" locked="0" layoutInCell="1" allowOverlap="1" wp14:anchorId="65F1844D" wp14:editId="7D6D5D34">
            <wp:simplePos x="0" y="0"/>
            <wp:positionH relativeFrom="column">
              <wp:posOffset>118745</wp:posOffset>
            </wp:positionH>
            <wp:positionV relativeFrom="paragraph">
              <wp:posOffset>3810</wp:posOffset>
            </wp:positionV>
            <wp:extent cx="6391910" cy="5106035"/>
            <wp:effectExtent l="0" t="0" r="8890" b="0"/>
            <wp:wrapTight wrapText="bothSides">
              <wp:wrapPolygon edited="0">
                <wp:start x="0" y="0"/>
                <wp:lineTo x="0" y="21517"/>
                <wp:lineTo x="21566" y="21517"/>
                <wp:lineTo x="21566" y="0"/>
                <wp:lineTo x="0" y="0"/>
              </wp:wrapPolygon>
            </wp:wrapTight>
            <wp:docPr id="39" name="Рисунок 39" descr="D:\github\diplom\javafx_ws\BoilerStationMCO\uml\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github\diplom\javafx_ws\BoilerStationMCO\uml\regress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1910" cy="5106035"/>
                    </a:xfrm>
                    <a:prstGeom prst="rect">
                      <a:avLst/>
                    </a:prstGeom>
                    <a:noFill/>
                    <a:ln>
                      <a:noFill/>
                    </a:ln>
                  </pic:spPr>
                </pic:pic>
              </a:graphicData>
            </a:graphic>
            <wp14:sizeRelH relativeFrom="page">
              <wp14:pctWidth>0</wp14:pctWidth>
            </wp14:sizeRelH>
            <wp14:sizeRelV relativeFrom="page">
              <wp14:pctHeight>0</wp14:pctHeight>
            </wp14:sizeRelV>
          </wp:anchor>
        </w:drawing>
      </w:r>
      <w:r w:rsidR="007D5AE4" w:rsidRPr="007D5AE4">
        <w:t xml:space="preserve"> </w:t>
      </w:r>
      <w:r w:rsidR="007D5AE4">
        <w:t>Опишем подробнее основные классы, входящие в состав данного пакета.</w:t>
      </w:r>
    </w:p>
    <w:p w:rsidR="00237CC3" w:rsidRPr="000F0945" w:rsidRDefault="00E656AE" w:rsidP="007D5AE4">
      <w:pPr>
        <w:ind w:firstLine="0"/>
        <w:rPr>
          <w:b/>
        </w:rPr>
      </w:pPr>
      <w:proofErr w:type="spellStart"/>
      <w:r>
        <w:rPr>
          <w:b/>
          <w:lang w:val="en-US"/>
        </w:rPr>
        <w:t>PolynomialRegression</w:t>
      </w:r>
      <w:proofErr w:type="spellEnd"/>
    </w:p>
    <w:p w:rsidR="00E656AE" w:rsidRDefault="00E656AE" w:rsidP="007D5AE4">
      <w:pPr>
        <w:ind w:firstLine="0"/>
      </w:pPr>
      <w:r w:rsidRPr="000F0945">
        <w:rPr>
          <w:b/>
        </w:rPr>
        <w:tab/>
      </w:r>
      <w:r>
        <w:t>Описывает полиномиальную зависимость между двумя наборами действительных значений.</w:t>
      </w:r>
    </w:p>
    <w:p w:rsidR="008C765B" w:rsidRPr="000F0945" w:rsidRDefault="008C765B" w:rsidP="007D5AE4">
      <w:pPr>
        <w:ind w:firstLine="0"/>
        <w:rPr>
          <w:b/>
        </w:rPr>
      </w:pPr>
      <w:proofErr w:type="spellStart"/>
      <w:r>
        <w:rPr>
          <w:b/>
          <w:lang w:val="en-US"/>
        </w:rPr>
        <w:t>CubicalRegressionFunction</w:t>
      </w:r>
      <w:proofErr w:type="spellEnd"/>
    </w:p>
    <w:p w:rsidR="008C765B" w:rsidRPr="00372F5D" w:rsidRDefault="008C765B" w:rsidP="007D5AE4">
      <w:pPr>
        <w:ind w:firstLine="0"/>
        <w:rPr>
          <w:b/>
        </w:rPr>
      </w:pPr>
      <w:r w:rsidRPr="000F0945">
        <w:rPr>
          <w:b/>
        </w:rPr>
        <w:tab/>
      </w:r>
      <w:r>
        <w:t xml:space="preserve">Представляет собой полиномиальную зависимость 3-ей степени между двумя наборами действительных значений. Использует класс </w:t>
      </w:r>
      <w:proofErr w:type="spellStart"/>
      <w:r>
        <w:rPr>
          <w:b/>
          <w:lang w:val="en-US"/>
        </w:rPr>
        <w:t>PolynomialRegression</w:t>
      </w:r>
      <w:proofErr w:type="spellEnd"/>
      <w:r w:rsidR="002762A8" w:rsidRPr="00372F5D">
        <w:rPr>
          <w:b/>
        </w:rPr>
        <w:t xml:space="preserve">, </w:t>
      </w:r>
      <w:r w:rsidR="002762A8">
        <w:t xml:space="preserve">реализует интерфейс </w:t>
      </w:r>
      <w:proofErr w:type="spellStart"/>
      <w:r w:rsidR="002762A8">
        <w:rPr>
          <w:b/>
          <w:lang w:val="en-US"/>
        </w:rPr>
        <w:t>IRegressionFunction</w:t>
      </w:r>
      <w:proofErr w:type="spellEnd"/>
      <w:r w:rsidRPr="00372F5D">
        <w:rPr>
          <w:b/>
        </w:rPr>
        <w:t>.</w:t>
      </w:r>
    </w:p>
    <w:p w:rsidR="00A246D1" w:rsidRPr="00372F5D" w:rsidRDefault="00A246D1" w:rsidP="007D5AE4">
      <w:pPr>
        <w:ind w:firstLine="0"/>
        <w:rPr>
          <w:b/>
        </w:rPr>
      </w:pPr>
    </w:p>
    <w:p w:rsidR="00A246D1" w:rsidRPr="00372F5D" w:rsidRDefault="00A246D1" w:rsidP="007D5AE4">
      <w:pPr>
        <w:ind w:firstLine="0"/>
        <w:rPr>
          <w:b/>
        </w:rPr>
      </w:pPr>
    </w:p>
    <w:p w:rsidR="00A246D1" w:rsidRPr="00372F5D" w:rsidRDefault="00A246D1" w:rsidP="007D5AE4">
      <w:pPr>
        <w:ind w:firstLine="0"/>
        <w:rPr>
          <w:b/>
        </w:rPr>
      </w:pPr>
    </w:p>
    <w:p w:rsidR="00A246D1" w:rsidRPr="006C185C" w:rsidRDefault="00A246D1" w:rsidP="007D5AE4">
      <w:pPr>
        <w:ind w:firstLine="0"/>
        <w:rPr>
          <w:b/>
        </w:rPr>
      </w:pPr>
      <w:proofErr w:type="spellStart"/>
      <w:r>
        <w:rPr>
          <w:b/>
          <w:lang w:val="en-US"/>
        </w:rPr>
        <w:lastRenderedPageBreak/>
        <w:t>BoilerRegressionFunction</w:t>
      </w:r>
      <w:proofErr w:type="spellEnd"/>
    </w:p>
    <w:p w:rsidR="00A246D1" w:rsidRPr="00372BE3" w:rsidRDefault="00A246D1" w:rsidP="007D5AE4">
      <w:pPr>
        <w:ind w:firstLine="0"/>
        <w:rPr>
          <w:b/>
        </w:rPr>
      </w:pPr>
      <w:r w:rsidRPr="006C185C">
        <w:rPr>
          <w:b/>
        </w:rPr>
        <w:tab/>
      </w:r>
      <w:r>
        <w:t>Хранит функциональные зависимости параметров котлоагрегата, описанные в разделе</w:t>
      </w:r>
      <w:r w:rsidR="006C185C" w:rsidRPr="006C185C">
        <w:t xml:space="preserve"> </w:t>
      </w:r>
      <w:r w:rsidR="006C185C">
        <w:fldChar w:fldCharType="begin"/>
      </w:r>
      <w:r w:rsidR="006C185C">
        <w:instrText xml:space="preserve"> REF _Ref389307168 \r \h </w:instrText>
      </w:r>
      <w:r w:rsidR="006C185C">
        <w:fldChar w:fldCharType="separate"/>
      </w:r>
      <w:r w:rsidR="00171714">
        <w:t>2.2.7</w:t>
      </w:r>
      <w:r w:rsidR="006C185C">
        <w:fldChar w:fldCharType="end"/>
      </w:r>
      <w:r>
        <w:t xml:space="preserve"> от паровой нагрузки на котлоагрегат. Использует интерфейсы </w:t>
      </w:r>
      <w:proofErr w:type="spellStart"/>
      <w:r>
        <w:rPr>
          <w:b/>
          <w:lang w:val="en-US"/>
        </w:rPr>
        <w:t>IRegressionFunction</w:t>
      </w:r>
      <w:proofErr w:type="spellEnd"/>
      <w:r w:rsidRPr="00372BE3">
        <w:t xml:space="preserve">, </w:t>
      </w:r>
      <w:r>
        <w:t xml:space="preserve">реализует интерфейс </w:t>
      </w:r>
      <w:proofErr w:type="spellStart"/>
      <w:r>
        <w:rPr>
          <w:b/>
          <w:lang w:val="en-US"/>
        </w:rPr>
        <w:t>IBoilerRegressionFunction</w:t>
      </w:r>
      <w:proofErr w:type="spellEnd"/>
      <w:r w:rsidRPr="00372BE3">
        <w:rPr>
          <w:b/>
        </w:rPr>
        <w:t>.</w:t>
      </w:r>
    </w:p>
    <w:p w:rsidR="00237CC3" w:rsidRDefault="00AB740B" w:rsidP="00237CC3">
      <w:r>
        <w:rPr>
          <w:noProof/>
          <w:lang w:eastAsia="ru-RU"/>
        </w:rPr>
        <mc:AlternateContent>
          <mc:Choice Requires="wps">
            <w:drawing>
              <wp:anchor distT="0" distB="0" distL="114300" distR="114300" simplePos="0" relativeHeight="251682304" behindDoc="0" locked="0" layoutInCell="1" allowOverlap="1" wp14:anchorId="679D8EEC" wp14:editId="2280D751">
                <wp:simplePos x="0" y="0"/>
                <wp:positionH relativeFrom="column">
                  <wp:posOffset>178435</wp:posOffset>
                </wp:positionH>
                <wp:positionV relativeFrom="paragraph">
                  <wp:posOffset>3191510</wp:posOffset>
                </wp:positionV>
                <wp:extent cx="6386195" cy="635"/>
                <wp:effectExtent l="0" t="0" r="0" b="0"/>
                <wp:wrapTight wrapText="bothSides">
                  <wp:wrapPolygon edited="0">
                    <wp:start x="0" y="0"/>
                    <wp:lineTo x="0" y="21600"/>
                    <wp:lineTo x="21600" y="21600"/>
                    <wp:lineTo x="21600" y="0"/>
                  </wp:wrapPolygon>
                </wp:wrapTight>
                <wp:docPr id="42" name="Поле 42"/>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a:effectLst/>
                      </wps:spPr>
                      <wps:txbx>
                        <w:txbxContent>
                          <w:p w:rsidR="009F7185" w:rsidRPr="00B35681" w:rsidRDefault="009F7185" w:rsidP="00AB740B">
                            <w:pPr>
                              <w:pStyle w:val="af"/>
                              <w:rPr>
                                <w:noProof/>
                                <w:szCs w:val="24"/>
                              </w:rPr>
                            </w:pPr>
                            <w:r>
                              <w:t xml:space="preserve">Рис. </w:t>
                            </w:r>
                            <w:bookmarkStart w:id="141" w:name="pic_class_diagr_tmp"/>
                            <w:r w:rsidR="0048115C">
                              <w:fldChar w:fldCharType="begin"/>
                            </w:r>
                            <w:r w:rsidR="0048115C">
                              <w:instrText xml:space="preserve"> STYLEREF 1 \s </w:instrText>
                            </w:r>
                            <w:r w:rsidR="0048115C">
                              <w:fldChar w:fldCharType="separate"/>
                            </w:r>
                            <w:r w:rsidR="0048115C">
                              <w:rPr>
                                <w:noProof/>
                              </w:rPr>
                              <w:t>3</w:t>
                            </w:r>
                            <w:r w:rsidR="0048115C">
                              <w:fldChar w:fldCharType="end"/>
                            </w:r>
                            <w:r w:rsidR="0048115C">
                              <w:t>.</w:t>
                            </w:r>
                            <w:fldSimple w:instr=" SEQ Рис. \* ARABIC \s 1 ">
                              <w:r w:rsidR="0048115C">
                                <w:rPr>
                                  <w:noProof/>
                                </w:rPr>
                                <w:t>6</w:t>
                              </w:r>
                            </w:fldSimple>
                            <w:bookmarkEnd w:id="141"/>
                            <w:r>
                              <w:t xml:space="preserve"> Диаграмма классов пакета, реализующего метод целевого программирования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2" o:spid="_x0000_s1032" type="#_x0000_t202" style="position:absolute;left:0;text-align:left;margin-left:14.05pt;margin-top:251.3pt;width:502.8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" stroked="f">
                <v:textbox style="mso-fit-shape-to-text:t" inset="0,0,0,0">
                  <w:txbxContent>
                    <w:p w:rsidR="009F7185" w:rsidRPr="00B35681" w:rsidRDefault="009F7185" w:rsidP="00AB740B">
                      <w:pPr>
                        <w:pStyle w:val="af"/>
                        <w:rPr>
                          <w:noProof/>
                          <w:szCs w:val="24"/>
                        </w:rPr>
                      </w:pPr>
                      <w:r>
                        <w:t xml:space="preserve">Рис. </w:t>
                      </w:r>
                      <w:bookmarkStart w:id="142" w:name="pic_class_diagr_tmp"/>
                      <w:r w:rsidR="0048115C">
                        <w:fldChar w:fldCharType="begin"/>
                      </w:r>
                      <w:r w:rsidR="0048115C">
                        <w:instrText xml:space="preserve"> STYLEREF 1 \s </w:instrText>
                      </w:r>
                      <w:r w:rsidR="0048115C">
                        <w:fldChar w:fldCharType="separate"/>
                      </w:r>
                      <w:r w:rsidR="0048115C">
                        <w:rPr>
                          <w:noProof/>
                        </w:rPr>
                        <w:t>3</w:t>
                      </w:r>
                      <w:r w:rsidR="0048115C">
                        <w:fldChar w:fldCharType="end"/>
                      </w:r>
                      <w:r w:rsidR="0048115C">
                        <w:t>.</w:t>
                      </w:r>
                      <w:fldSimple w:instr=" SEQ Рис. \* ARABIC \s 1 ">
                        <w:r w:rsidR="0048115C">
                          <w:rPr>
                            <w:noProof/>
                          </w:rPr>
                          <w:t>6</w:t>
                        </w:r>
                      </w:fldSimple>
                      <w:bookmarkEnd w:id="142"/>
                      <w:r>
                        <w:t xml:space="preserve"> Диаграмма классов пакета, реализующего метод целевого программирования</w:t>
                      </w:r>
                    </w:p>
                  </w:txbxContent>
                </v:textbox>
                <w10:wrap type="tight"/>
              </v:shape>
            </w:pict>
          </mc:Fallback>
        </mc:AlternateContent>
      </w:r>
      <w:r w:rsidR="00372BE3">
        <w:rPr>
          <w:noProof/>
          <w:lang w:eastAsia="ru-RU"/>
        </w:rPr>
        <w:drawing>
          <wp:anchor distT="0" distB="0" distL="114300" distR="114300" simplePos="0" relativeHeight="251680256" behindDoc="1" locked="0" layoutInCell="1" allowOverlap="1" wp14:anchorId="43D10143" wp14:editId="442A4214">
            <wp:simplePos x="0" y="0"/>
            <wp:positionH relativeFrom="column">
              <wp:posOffset>178435</wp:posOffset>
            </wp:positionH>
            <wp:positionV relativeFrom="paragraph">
              <wp:posOffset>605155</wp:posOffset>
            </wp:positionV>
            <wp:extent cx="6386195" cy="2529205"/>
            <wp:effectExtent l="0" t="0" r="0" b="4445"/>
            <wp:wrapTight wrapText="bothSides">
              <wp:wrapPolygon edited="0">
                <wp:start x="0" y="0"/>
                <wp:lineTo x="0" y="21475"/>
                <wp:lineTo x="21521" y="21475"/>
                <wp:lineTo x="21521" y="0"/>
                <wp:lineTo x="0" y="0"/>
              </wp:wrapPolygon>
            </wp:wrapTight>
            <wp:docPr id="41" name="Рисунок 41" descr="D:\github\diplom\javafx_ws\BoilerStationMCO\uml\t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github\diplom\javafx_ws\BoilerStationMCO\uml\t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6195" cy="2529205"/>
                    </a:xfrm>
                    <a:prstGeom prst="rect">
                      <a:avLst/>
                    </a:prstGeom>
                    <a:noFill/>
                    <a:ln>
                      <a:noFill/>
                    </a:ln>
                  </pic:spPr>
                </pic:pic>
              </a:graphicData>
            </a:graphic>
            <wp14:sizeRelH relativeFrom="page">
              <wp14:pctWidth>0</wp14:pctWidth>
            </wp14:sizeRelH>
            <wp14:sizeRelV relativeFrom="page">
              <wp14:pctHeight>0</wp14:pctHeight>
            </wp14:sizeRelV>
          </wp:anchor>
        </w:drawing>
      </w:r>
      <w:r w:rsidR="00372BE3">
        <w:t xml:space="preserve">На рисунке </w:t>
      </w:r>
      <w:r w:rsidR="00A01DE6">
        <w:fldChar w:fldCharType="begin"/>
      </w:r>
      <w:r w:rsidR="00A01DE6">
        <w:instrText xml:space="preserve"> REF pic_class_diagr_tmp \h </w:instrText>
      </w:r>
      <w:r w:rsidR="00A01DE6">
        <w:fldChar w:fldCharType="separate"/>
      </w:r>
      <w:r w:rsidR="00171714">
        <w:rPr>
          <w:noProof/>
        </w:rPr>
        <w:t>3</w:t>
      </w:r>
      <w:r w:rsidR="00171714">
        <w:t>.</w:t>
      </w:r>
      <w:r w:rsidR="00171714">
        <w:rPr>
          <w:noProof/>
        </w:rPr>
        <w:t>6</w:t>
      </w:r>
      <w:r w:rsidR="00A01DE6">
        <w:fldChar w:fldCharType="end"/>
      </w:r>
      <w:r w:rsidR="00A01DE6" w:rsidRPr="006C185C">
        <w:t xml:space="preserve"> </w:t>
      </w:r>
      <w:r w:rsidR="00372BE3">
        <w:t>представлена диаграмма классов пакета, реализующего метод целевого программирования.</w:t>
      </w:r>
    </w:p>
    <w:p w:rsidR="006C185C" w:rsidRPr="007D5AE4" w:rsidRDefault="006C185C" w:rsidP="006C185C">
      <w:r>
        <w:t>Опишем подробнее основные классы, входящие в состав данного пакета.</w:t>
      </w:r>
    </w:p>
    <w:p w:rsidR="00372BE3" w:rsidRPr="003F7E1E" w:rsidRDefault="006C185C" w:rsidP="006C185C">
      <w:pPr>
        <w:ind w:firstLine="0"/>
        <w:rPr>
          <w:b/>
        </w:rPr>
      </w:pPr>
      <w:proofErr w:type="spellStart"/>
      <w:r>
        <w:rPr>
          <w:b/>
          <w:lang w:val="en-US"/>
        </w:rPr>
        <w:t>QuadraticLengthMeasure</w:t>
      </w:r>
      <w:proofErr w:type="spellEnd"/>
    </w:p>
    <w:p w:rsidR="00237CC3" w:rsidRPr="003F7E1E" w:rsidRDefault="003F7E1E" w:rsidP="00237CC3">
      <w:r>
        <w:t xml:space="preserve">Представляет собой квадратичную меру расстояния между векторами на </w:t>
      </w:r>
      <w:proofErr w:type="spellStart"/>
      <w:r>
        <w:t>критериальном</w:t>
      </w:r>
      <w:proofErr w:type="spellEnd"/>
      <w:r>
        <w:t xml:space="preserve"> пространстве, используемую для выбора окончательного оптимального решения задачи многокритериальной оптимизации</w:t>
      </w:r>
      <w:r w:rsidR="00EA5248">
        <w:t xml:space="preserve"> (раздел </w:t>
      </w:r>
      <w:r w:rsidR="00EA5248">
        <w:fldChar w:fldCharType="begin"/>
      </w:r>
      <w:r w:rsidR="00EA5248">
        <w:instrText xml:space="preserve"> REF _Ref388639260 \r \h </w:instrText>
      </w:r>
      <w:r w:rsidR="00EA5248">
        <w:fldChar w:fldCharType="separate"/>
      </w:r>
      <w:r w:rsidR="00171714">
        <w:t>2.3.2</w:t>
      </w:r>
      <w:r w:rsidR="00EA5248">
        <w:fldChar w:fldCharType="end"/>
      </w:r>
      <w:r w:rsidR="00EA5248">
        <w:t xml:space="preserve">), описанной в разделе </w:t>
      </w:r>
      <w:r w:rsidR="00EA5248">
        <w:fldChar w:fldCharType="begin"/>
      </w:r>
      <w:r w:rsidR="00EA5248">
        <w:instrText xml:space="preserve"> REF _Ref388559554 \r \h </w:instrText>
      </w:r>
      <w:r w:rsidR="00EA5248">
        <w:fldChar w:fldCharType="separate"/>
      </w:r>
      <w:r w:rsidR="00171714">
        <w:t>1.1</w:t>
      </w:r>
      <w:r w:rsidR="00EA5248">
        <w:fldChar w:fldCharType="end"/>
      </w:r>
      <w:r>
        <w:t xml:space="preserve">. Реализует интерфейс </w:t>
      </w:r>
      <w:proofErr w:type="spellStart"/>
      <w:r>
        <w:rPr>
          <w:b/>
          <w:lang w:val="en-US"/>
        </w:rPr>
        <w:t>ILengthMeasure</w:t>
      </w:r>
      <w:proofErr w:type="spellEnd"/>
      <w:r w:rsidRPr="00EA5248">
        <w:rPr>
          <w:b/>
        </w:rPr>
        <w:t>.</w:t>
      </w:r>
    </w:p>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B56C00" w:rsidRDefault="00B56C00" w:rsidP="00237CC3"/>
    <w:p w:rsidR="00B56C00" w:rsidRDefault="00B56C00" w:rsidP="00237CC3"/>
    <w:p w:rsidR="00A11C6C" w:rsidRPr="00372BE3" w:rsidRDefault="00A11C6C" w:rsidP="004C1AFE">
      <w:pPr>
        <w:ind w:firstLine="0"/>
      </w:pPr>
    </w:p>
    <w:p w:rsidR="00F6651B" w:rsidRDefault="00F6651B" w:rsidP="00F6651B">
      <w:pPr>
        <w:pStyle w:val="2"/>
        <w:rPr>
          <w:lang w:val="en-US"/>
        </w:rPr>
      </w:pPr>
      <w:bookmarkStart w:id="143" w:name="_Toc389395803"/>
      <w:r>
        <w:lastRenderedPageBreak/>
        <w:t>Тестирование программного комплекса</w:t>
      </w:r>
      <w:bookmarkEnd w:id="143"/>
    </w:p>
    <w:p w:rsidR="00EB5AC0" w:rsidRDefault="00F91D0D" w:rsidP="00EB5AC0">
      <w:r>
        <w:t xml:space="preserve">В таблице </w:t>
      </w:r>
      <w:r w:rsidR="00DF6952">
        <w:fldChar w:fldCharType="begin"/>
      </w:r>
      <w:r w:rsidR="00DF6952">
        <w:instrText xml:space="preserve"> REF tbl_tech_module_testing \h </w:instrText>
      </w:r>
      <w:r w:rsidR="00DF6952">
        <w:fldChar w:fldCharType="separate"/>
      </w:r>
      <w:r w:rsidR="00171714">
        <w:rPr>
          <w:noProof/>
        </w:rPr>
        <w:t>3</w:t>
      </w:r>
      <w:r w:rsidR="00171714">
        <w:t>.</w:t>
      </w:r>
      <w:r w:rsidR="00171714">
        <w:rPr>
          <w:noProof/>
        </w:rPr>
        <w:t>4</w:t>
      </w:r>
      <w:r w:rsidR="00DF6952">
        <w:fldChar w:fldCharType="end"/>
      </w:r>
      <w:r w:rsidR="00DF6952" w:rsidRPr="007F7E17">
        <w:t xml:space="preserve"> </w:t>
      </w:r>
      <w:r>
        <w:t xml:space="preserve">представлены результаты модульного тестирования для разработанного </w:t>
      </w:r>
      <w:r w:rsidR="00283A99">
        <w:t>программного комплекса</w:t>
      </w:r>
      <w:r>
        <w:t>.</w:t>
      </w:r>
    </w:p>
    <w:p w:rsidR="00372F5D" w:rsidRDefault="00372F5D" w:rsidP="00372F5D">
      <w:pPr>
        <w:pStyle w:val="af"/>
        <w:keepNext/>
      </w:pPr>
      <w:r>
        <w:t xml:space="preserve">Таблица </w:t>
      </w:r>
      <w:bookmarkStart w:id="144" w:name="tbl_tech_module_testing"/>
      <w:r w:rsidR="009F1C89">
        <w:fldChar w:fldCharType="begin"/>
      </w:r>
      <w:r w:rsidR="009F1C89">
        <w:instrText xml:space="preserve"> STYLEREF 1 \s </w:instrText>
      </w:r>
      <w:r w:rsidR="009F1C89">
        <w:fldChar w:fldCharType="separate"/>
      </w:r>
      <w:r w:rsidR="00171714">
        <w:rPr>
          <w:noProof/>
        </w:rPr>
        <w:t>3</w:t>
      </w:r>
      <w:r w:rsidR="009F1C89">
        <w:fldChar w:fldCharType="end"/>
      </w:r>
      <w:r w:rsidR="009F1C89">
        <w:t>.</w:t>
      </w:r>
      <w:fldSimple w:instr=" SEQ Таблица \* ARABIC \s 1 ">
        <w:r w:rsidR="00171714">
          <w:rPr>
            <w:noProof/>
          </w:rPr>
          <w:t>4</w:t>
        </w:r>
      </w:fldSimple>
      <w:bookmarkEnd w:id="144"/>
      <w:r>
        <w:t xml:space="preserve"> Модульное тестирование разработанного метода многокритериальной оптимизации</w:t>
      </w:r>
    </w:p>
    <w:tbl>
      <w:tblPr>
        <w:tblStyle w:val="a4"/>
        <w:tblW w:w="0" w:type="auto"/>
        <w:tblInd w:w="-34" w:type="dxa"/>
        <w:tblLayout w:type="fixed"/>
        <w:tblLook w:val="04A0" w:firstRow="1" w:lastRow="0" w:firstColumn="1" w:lastColumn="0" w:noHBand="0" w:noVBand="1"/>
      </w:tblPr>
      <w:tblGrid>
        <w:gridCol w:w="284"/>
        <w:gridCol w:w="2126"/>
        <w:gridCol w:w="1985"/>
        <w:gridCol w:w="1417"/>
        <w:gridCol w:w="2268"/>
        <w:gridCol w:w="1525"/>
      </w:tblGrid>
      <w:tr w:rsidR="00AA12C1" w:rsidRPr="00AA12C1" w:rsidTr="000B550D">
        <w:tc>
          <w:tcPr>
            <w:tcW w:w="284" w:type="dxa"/>
          </w:tcPr>
          <w:p w:rsidR="00372F5D" w:rsidRPr="00AA12C1" w:rsidRDefault="00615F87" w:rsidP="00615F87">
            <w:pPr>
              <w:spacing w:line="240" w:lineRule="auto"/>
              <w:ind w:firstLine="0"/>
              <w:rPr>
                <w:b/>
                <w:sz w:val="22"/>
                <w:szCs w:val="22"/>
              </w:rPr>
            </w:pPr>
            <w:r w:rsidRPr="00AA12C1">
              <w:rPr>
                <w:b/>
                <w:sz w:val="22"/>
                <w:szCs w:val="22"/>
              </w:rPr>
              <w:t>№</w:t>
            </w:r>
          </w:p>
        </w:tc>
        <w:tc>
          <w:tcPr>
            <w:tcW w:w="2126" w:type="dxa"/>
          </w:tcPr>
          <w:p w:rsidR="00372F5D" w:rsidRPr="00AA12C1" w:rsidRDefault="00615F87" w:rsidP="00615F87">
            <w:pPr>
              <w:spacing w:line="240" w:lineRule="auto"/>
              <w:ind w:firstLine="0"/>
              <w:rPr>
                <w:b/>
                <w:sz w:val="22"/>
                <w:szCs w:val="22"/>
              </w:rPr>
            </w:pPr>
            <w:r w:rsidRPr="00AA12C1">
              <w:rPr>
                <w:b/>
                <w:sz w:val="22"/>
                <w:szCs w:val="22"/>
              </w:rPr>
              <w:t>Тестируемый метод</w:t>
            </w:r>
          </w:p>
        </w:tc>
        <w:tc>
          <w:tcPr>
            <w:tcW w:w="1985" w:type="dxa"/>
          </w:tcPr>
          <w:p w:rsidR="00372F5D" w:rsidRPr="00AA12C1" w:rsidRDefault="00615F87" w:rsidP="00615F87">
            <w:pPr>
              <w:spacing w:line="240" w:lineRule="auto"/>
              <w:ind w:firstLine="0"/>
              <w:rPr>
                <w:b/>
                <w:sz w:val="22"/>
                <w:szCs w:val="22"/>
              </w:rPr>
            </w:pPr>
            <w:r w:rsidRPr="00AA12C1">
              <w:rPr>
                <w:b/>
                <w:sz w:val="22"/>
                <w:szCs w:val="22"/>
              </w:rPr>
              <w:t>Описание теста</w:t>
            </w:r>
          </w:p>
        </w:tc>
        <w:tc>
          <w:tcPr>
            <w:tcW w:w="1417" w:type="dxa"/>
          </w:tcPr>
          <w:p w:rsidR="00372F5D" w:rsidRPr="00AA12C1" w:rsidRDefault="00615F87" w:rsidP="00615F87">
            <w:pPr>
              <w:spacing w:line="240" w:lineRule="auto"/>
              <w:ind w:firstLine="0"/>
              <w:rPr>
                <w:b/>
                <w:sz w:val="22"/>
                <w:szCs w:val="22"/>
              </w:rPr>
            </w:pPr>
            <w:r w:rsidRPr="00AA12C1">
              <w:rPr>
                <w:b/>
                <w:sz w:val="22"/>
                <w:szCs w:val="22"/>
              </w:rPr>
              <w:t>Степень важности</w:t>
            </w:r>
          </w:p>
        </w:tc>
        <w:tc>
          <w:tcPr>
            <w:tcW w:w="2268" w:type="dxa"/>
          </w:tcPr>
          <w:p w:rsidR="00372F5D" w:rsidRPr="00AA12C1" w:rsidRDefault="00615F87" w:rsidP="00615F87">
            <w:pPr>
              <w:spacing w:line="240" w:lineRule="auto"/>
              <w:ind w:firstLine="0"/>
              <w:rPr>
                <w:b/>
                <w:sz w:val="22"/>
                <w:szCs w:val="22"/>
              </w:rPr>
            </w:pPr>
            <w:r w:rsidRPr="00AA12C1">
              <w:rPr>
                <w:b/>
                <w:sz w:val="22"/>
                <w:szCs w:val="22"/>
              </w:rPr>
              <w:t>Ожидаемый результат</w:t>
            </w:r>
          </w:p>
        </w:tc>
        <w:tc>
          <w:tcPr>
            <w:tcW w:w="1525" w:type="dxa"/>
          </w:tcPr>
          <w:p w:rsidR="00372F5D" w:rsidRPr="00AA12C1" w:rsidRDefault="00A93E5E" w:rsidP="00AA12C1">
            <w:pPr>
              <w:spacing w:line="240" w:lineRule="auto"/>
              <w:ind w:firstLine="0"/>
              <w:rPr>
                <w:b/>
                <w:sz w:val="22"/>
                <w:szCs w:val="22"/>
              </w:rPr>
            </w:pPr>
            <w:r>
              <w:rPr>
                <w:b/>
                <w:sz w:val="22"/>
                <w:szCs w:val="22"/>
              </w:rPr>
              <w:t>Результат теста</w:t>
            </w:r>
          </w:p>
        </w:tc>
      </w:tr>
      <w:tr w:rsidR="00A93E5E" w:rsidRPr="00AA12C1" w:rsidTr="000B550D">
        <w:tc>
          <w:tcPr>
            <w:tcW w:w="284" w:type="dxa"/>
          </w:tcPr>
          <w:p w:rsidR="00A93E5E" w:rsidRPr="00AA12C1" w:rsidRDefault="00A93E5E" w:rsidP="00615F87">
            <w:pPr>
              <w:spacing w:line="240" w:lineRule="auto"/>
              <w:ind w:firstLine="0"/>
              <w:rPr>
                <w:sz w:val="22"/>
                <w:szCs w:val="22"/>
                <w:lang w:val="en-US"/>
              </w:rPr>
            </w:pPr>
            <w:r w:rsidRPr="00AA12C1">
              <w:rPr>
                <w:sz w:val="22"/>
                <w:szCs w:val="22"/>
                <w:lang w:val="en-US"/>
              </w:rPr>
              <w:t>1</w:t>
            </w:r>
          </w:p>
        </w:tc>
        <w:tc>
          <w:tcPr>
            <w:tcW w:w="2126" w:type="dxa"/>
          </w:tcPr>
          <w:p w:rsidR="00A93E5E" w:rsidRPr="00AA12C1" w:rsidRDefault="00A93E5E" w:rsidP="00615F87">
            <w:pPr>
              <w:spacing w:line="240" w:lineRule="auto"/>
              <w:ind w:firstLine="0"/>
              <w:rPr>
                <w:sz w:val="22"/>
                <w:szCs w:val="22"/>
                <w:lang w:val="en-US"/>
              </w:rPr>
            </w:pPr>
            <w:proofErr w:type="spellStart"/>
            <w:r w:rsidRPr="00AA12C1">
              <w:rPr>
                <w:sz w:val="22"/>
                <w:szCs w:val="22"/>
                <w:lang w:val="en-US"/>
              </w:rPr>
              <w:t>WorkMode.getAllWorkModes</w:t>
            </w:r>
            <w:proofErr w:type="spellEnd"/>
          </w:p>
        </w:tc>
        <w:tc>
          <w:tcPr>
            <w:tcW w:w="1985" w:type="dxa"/>
          </w:tcPr>
          <w:p w:rsidR="00A93E5E" w:rsidRPr="00AA12C1" w:rsidRDefault="00A93E5E" w:rsidP="00615F87">
            <w:pPr>
              <w:spacing w:line="240" w:lineRule="auto"/>
              <w:ind w:firstLine="0"/>
              <w:rPr>
                <w:sz w:val="22"/>
                <w:szCs w:val="22"/>
              </w:rPr>
            </w:pPr>
            <w:r w:rsidRPr="00AA12C1">
              <w:rPr>
                <w:sz w:val="22"/>
                <w:szCs w:val="22"/>
              </w:rPr>
              <w:t>Проверка генерации всех возможных режимов работы очереди котлоагрегатов</w:t>
            </w:r>
          </w:p>
        </w:tc>
        <w:tc>
          <w:tcPr>
            <w:tcW w:w="1417" w:type="dxa"/>
          </w:tcPr>
          <w:p w:rsidR="00A93E5E" w:rsidRPr="00AA12C1" w:rsidRDefault="00A93E5E" w:rsidP="00615F87">
            <w:pPr>
              <w:spacing w:line="240" w:lineRule="auto"/>
              <w:ind w:firstLine="0"/>
              <w:rPr>
                <w:sz w:val="22"/>
                <w:szCs w:val="22"/>
              </w:rPr>
            </w:pPr>
            <w:r w:rsidRPr="00AA12C1">
              <w:rPr>
                <w:sz w:val="22"/>
                <w:szCs w:val="22"/>
              </w:rPr>
              <w:t>Фатальная</w:t>
            </w:r>
          </w:p>
        </w:tc>
        <w:tc>
          <w:tcPr>
            <w:tcW w:w="2268" w:type="dxa"/>
          </w:tcPr>
          <w:p w:rsidR="00A93E5E" w:rsidRPr="00AA12C1" w:rsidRDefault="00A93E5E" w:rsidP="00615F87">
            <w:pPr>
              <w:spacing w:line="240" w:lineRule="auto"/>
              <w:ind w:firstLine="0"/>
              <w:rPr>
                <w:sz w:val="22"/>
                <w:szCs w:val="22"/>
              </w:rPr>
            </w:pPr>
            <w:r>
              <w:rPr>
                <w:sz w:val="22"/>
                <w:szCs w:val="22"/>
              </w:rPr>
              <w:t>Для очереди, состоящей из 6 котлоагрегатов, работающих на газе или мазуте, сгенерировано 729 возможных состояний.</w:t>
            </w:r>
          </w:p>
        </w:tc>
        <w:tc>
          <w:tcPr>
            <w:tcW w:w="1525" w:type="dxa"/>
          </w:tcPr>
          <w:p w:rsidR="00A93E5E" w:rsidRPr="00AA12C1" w:rsidRDefault="00A93E5E" w:rsidP="003B4D4F">
            <w:pPr>
              <w:spacing w:line="240" w:lineRule="auto"/>
              <w:ind w:firstLine="0"/>
              <w:rPr>
                <w:sz w:val="22"/>
                <w:szCs w:val="22"/>
              </w:rPr>
            </w:pPr>
            <w:r>
              <w:rPr>
                <w:sz w:val="22"/>
                <w:szCs w:val="22"/>
              </w:rPr>
              <w:t>Тест пройден</w:t>
            </w:r>
          </w:p>
        </w:tc>
      </w:tr>
      <w:tr w:rsidR="00A93E5E" w:rsidRPr="00AA12C1" w:rsidTr="000B550D">
        <w:tc>
          <w:tcPr>
            <w:tcW w:w="284" w:type="dxa"/>
          </w:tcPr>
          <w:p w:rsidR="00A93E5E" w:rsidRPr="00AA12C1" w:rsidRDefault="00A93E5E" w:rsidP="00615F87">
            <w:pPr>
              <w:spacing w:line="240" w:lineRule="auto"/>
              <w:ind w:firstLine="0"/>
              <w:rPr>
                <w:sz w:val="22"/>
                <w:szCs w:val="22"/>
              </w:rPr>
            </w:pPr>
            <w:r>
              <w:rPr>
                <w:sz w:val="22"/>
                <w:szCs w:val="22"/>
              </w:rPr>
              <w:t>2</w:t>
            </w:r>
          </w:p>
        </w:tc>
        <w:tc>
          <w:tcPr>
            <w:tcW w:w="2126" w:type="dxa"/>
          </w:tcPr>
          <w:p w:rsidR="00A93E5E" w:rsidRPr="00A93E5E" w:rsidRDefault="00A93E5E" w:rsidP="00615F87">
            <w:pPr>
              <w:spacing w:line="240" w:lineRule="auto"/>
              <w:ind w:firstLine="0"/>
              <w:rPr>
                <w:sz w:val="22"/>
                <w:szCs w:val="22"/>
                <w:lang w:val="en-US"/>
              </w:rPr>
            </w:pPr>
            <w:proofErr w:type="spellStart"/>
            <w:r>
              <w:rPr>
                <w:sz w:val="22"/>
                <w:szCs w:val="22"/>
                <w:lang w:val="en-US"/>
              </w:rPr>
              <w:t>ParetoSet.calculateParetoSet</w:t>
            </w:r>
            <w:proofErr w:type="spellEnd"/>
          </w:p>
        </w:tc>
        <w:tc>
          <w:tcPr>
            <w:tcW w:w="1985" w:type="dxa"/>
          </w:tcPr>
          <w:p w:rsidR="00A93E5E" w:rsidRPr="00AA12C1" w:rsidRDefault="00A93E5E" w:rsidP="00615F87">
            <w:pPr>
              <w:spacing w:line="240" w:lineRule="auto"/>
              <w:ind w:firstLine="0"/>
              <w:rPr>
                <w:sz w:val="22"/>
                <w:szCs w:val="22"/>
              </w:rPr>
            </w:pPr>
            <w:r>
              <w:rPr>
                <w:sz w:val="22"/>
                <w:szCs w:val="22"/>
              </w:rPr>
              <w:t>Проверка вычисления множества Парето на основе множества возможных векторных решений</w:t>
            </w:r>
          </w:p>
        </w:tc>
        <w:tc>
          <w:tcPr>
            <w:tcW w:w="1417" w:type="dxa"/>
          </w:tcPr>
          <w:p w:rsidR="00A93E5E" w:rsidRPr="00AA12C1" w:rsidRDefault="00A93E5E" w:rsidP="00615F87">
            <w:pPr>
              <w:spacing w:line="240" w:lineRule="auto"/>
              <w:ind w:firstLine="0"/>
              <w:rPr>
                <w:sz w:val="22"/>
                <w:szCs w:val="22"/>
              </w:rPr>
            </w:pPr>
            <w:r>
              <w:rPr>
                <w:sz w:val="22"/>
                <w:szCs w:val="22"/>
              </w:rPr>
              <w:t>Фатальная</w:t>
            </w:r>
          </w:p>
        </w:tc>
        <w:tc>
          <w:tcPr>
            <w:tcW w:w="2268" w:type="dxa"/>
          </w:tcPr>
          <w:p w:rsidR="00A93E5E" w:rsidRPr="00AA12C1" w:rsidRDefault="00A93E5E" w:rsidP="00615F87">
            <w:pPr>
              <w:spacing w:line="240" w:lineRule="auto"/>
              <w:ind w:firstLine="0"/>
              <w:rPr>
                <w:sz w:val="22"/>
                <w:szCs w:val="22"/>
              </w:rPr>
            </w:pPr>
            <w:r>
              <w:rPr>
                <w:sz w:val="22"/>
                <w:szCs w:val="22"/>
              </w:rPr>
              <w:t>Для заданного множества возможных векторных решений построено множество Парето оптимальных решений</w:t>
            </w:r>
          </w:p>
        </w:tc>
        <w:tc>
          <w:tcPr>
            <w:tcW w:w="1525" w:type="dxa"/>
          </w:tcPr>
          <w:p w:rsidR="00A93E5E" w:rsidRPr="00AA12C1" w:rsidRDefault="00A93E5E" w:rsidP="00615F87">
            <w:pPr>
              <w:spacing w:line="240" w:lineRule="auto"/>
              <w:ind w:firstLine="0"/>
              <w:rPr>
                <w:sz w:val="22"/>
                <w:szCs w:val="22"/>
              </w:rPr>
            </w:pPr>
            <w:r>
              <w:rPr>
                <w:sz w:val="22"/>
                <w:szCs w:val="22"/>
              </w:rPr>
              <w:t>Тест пройден</w:t>
            </w:r>
          </w:p>
        </w:tc>
      </w:tr>
      <w:tr w:rsidR="00A93E5E" w:rsidRPr="00AA12C1" w:rsidTr="000B550D">
        <w:tc>
          <w:tcPr>
            <w:tcW w:w="284" w:type="dxa"/>
          </w:tcPr>
          <w:p w:rsidR="00A93E5E" w:rsidRPr="00AA12C1" w:rsidRDefault="00225821" w:rsidP="00615F87">
            <w:pPr>
              <w:spacing w:line="240" w:lineRule="auto"/>
              <w:ind w:firstLine="0"/>
              <w:rPr>
                <w:sz w:val="22"/>
                <w:szCs w:val="22"/>
              </w:rPr>
            </w:pPr>
            <w:r>
              <w:rPr>
                <w:sz w:val="22"/>
                <w:szCs w:val="22"/>
              </w:rPr>
              <w:t>3</w:t>
            </w:r>
          </w:p>
        </w:tc>
        <w:tc>
          <w:tcPr>
            <w:tcW w:w="2126" w:type="dxa"/>
          </w:tcPr>
          <w:p w:rsidR="00A93E5E" w:rsidRPr="00225821" w:rsidRDefault="00225821" w:rsidP="00615F87">
            <w:pPr>
              <w:spacing w:line="240" w:lineRule="auto"/>
              <w:ind w:firstLine="0"/>
              <w:rPr>
                <w:sz w:val="22"/>
                <w:szCs w:val="22"/>
                <w:lang w:val="en-US"/>
              </w:rPr>
            </w:pPr>
            <w:proofErr w:type="spellStart"/>
            <w:r>
              <w:rPr>
                <w:sz w:val="22"/>
                <w:szCs w:val="22"/>
                <w:lang w:val="en-US"/>
              </w:rPr>
              <w:t>RelativeImportanceMessage.getNewVCriteria</w:t>
            </w:r>
            <w:proofErr w:type="spellEnd"/>
          </w:p>
        </w:tc>
        <w:tc>
          <w:tcPr>
            <w:tcW w:w="1985" w:type="dxa"/>
          </w:tcPr>
          <w:p w:rsidR="00A93E5E" w:rsidRPr="00AA12C1" w:rsidRDefault="00225821" w:rsidP="00615F87">
            <w:pPr>
              <w:spacing w:line="240" w:lineRule="auto"/>
              <w:ind w:firstLine="0"/>
              <w:rPr>
                <w:sz w:val="22"/>
                <w:szCs w:val="22"/>
              </w:rPr>
            </w:pPr>
            <w:r>
              <w:rPr>
                <w:sz w:val="22"/>
                <w:szCs w:val="22"/>
              </w:rPr>
              <w:t>Проверка пересчета координат векторного критерия на основе информации об относительной важности критериев оптимизации</w:t>
            </w:r>
          </w:p>
        </w:tc>
        <w:tc>
          <w:tcPr>
            <w:tcW w:w="1417" w:type="dxa"/>
          </w:tcPr>
          <w:p w:rsidR="00A93E5E" w:rsidRPr="00AA12C1" w:rsidRDefault="00225821" w:rsidP="00615F87">
            <w:pPr>
              <w:spacing w:line="240" w:lineRule="auto"/>
              <w:ind w:firstLine="0"/>
              <w:rPr>
                <w:sz w:val="22"/>
                <w:szCs w:val="22"/>
              </w:rPr>
            </w:pPr>
            <w:r>
              <w:rPr>
                <w:sz w:val="22"/>
                <w:szCs w:val="22"/>
              </w:rPr>
              <w:t>Фатальная</w:t>
            </w:r>
          </w:p>
        </w:tc>
        <w:tc>
          <w:tcPr>
            <w:tcW w:w="2268" w:type="dxa"/>
          </w:tcPr>
          <w:p w:rsidR="00A93E5E" w:rsidRPr="00AA12C1" w:rsidRDefault="00225821" w:rsidP="00615F87">
            <w:pPr>
              <w:spacing w:line="240" w:lineRule="auto"/>
              <w:ind w:firstLine="0"/>
              <w:rPr>
                <w:sz w:val="22"/>
                <w:szCs w:val="22"/>
              </w:rPr>
            </w:pPr>
            <w:r>
              <w:rPr>
                <w:sz w:val="22"/>
                <w:szCs w:val="22"/>
              </w:rPr>
              <w:t>Для заданного векторного критерия и коэффициентов относительной важности критериев оптимизации построен новый векторный критерий</w:t>
            </w:r>
          </w:p>
        </w:tc>
        <w:tc>
          <w:tcPr>
            <w:tcW w:w="1525" w:type="dxa"/>
          </w:tcPr>
          <w:p w:rsidR="00A93E5E" w:rsidRPr="00AA12C1" w:rsidRDefault="00225821" w:rsidP="00615F87">
            <w:pPr>
              <w:spacing w:line="240" w:lineRule="auto"/>
              <w:ind w:firstLine="0"/>
              <w:rPr>
                <w:sz w:val="22"/>
                <w:szCs w:val="22"/>
              </w:rPr>
            </w:pPr>
            <w:r>
              <w:rPr>
                <w:sz w:val="22"/>
                <w:szCs w:val="22"/>
              </w:rPr>
              <w:t>Тест пройден</w:t>
            </w:r>
          </w:p>
        </w:tc>
      </w:tr>
      <w:tr w:rsidR="00A93E5E" w:rsidRPr="00AA12C1" w:rsidTr="000B550D">
        <w:tc>
          <w:tcPr>
            <w:tcW w:w="284" w:type="dxa"/>
          </w:tcPr>
          <w:p w:rsidR="00A93E5E" w:rsidRPr="00AA12C1" w:rsidRDefault="004B1F34" w:rsidP="00615F87">
            <w:pPr>
              <w:spacing w:line="240" w:lineRule="auto"/>
              <w:ind w:firstLine="0"/>
              <w:rPr>
                <w:sz w:val="22"/>
                <w:szCs w:val="22"/>
              </w:rPr>
            </w:pPr>
            <w:r>
              <w:rPr>
                <w:sz w:val="22"/>
                <w:szCs w:val="22"/>
              </w:rPr>
              <w:t>4</w:t>
            </w:r>
          </w:p>
        </w:tc>
        <w:tc>
          <w:tcPr>
            <w:tcW w:w="2126" w:type="dxa"/>
          </w:tcPr>
          <w:p w:rsidR="00A93E5E" w:rsidRPr="004B1F34" w:rsidRDefault="004B1F34" w:rsidP="00615F87">
            <w:pPr>
              <w:spacing w:line="240" w:lineRule="auto"/>
              <w:ind w:firstLine="0"/>
              <w:rPr>
                <w:sz w:val="22"/>
                <w:szCs w:val="22"/>
                <w:lang w:val="en-US"/>
              </w:rPr>
            </w:pPr>
            <w:proofErr w:type="spellStart"/>
            <w:r>
              <w:rPr>
                <w:sz w:val="22"/>
                <w:szCs w:val="22"/>
                <w:lang w:val="en-US"/>
              </w:rPr>
              <w:t>TargetProgrammingMethod.getOptVector</w:t>
            </w:r>
            <w:proofErr w:type="spellEnd"/>
          </w:p>
        </w:tc>
        <w:tc>
          <w:tcPr>
            <w:tcW w:w="1985" w:type="dxa"/>
          </w:tcPr>
          <w:p w:rsidR="00A93E5E" w:rsidRPr="00AA12C1" w:rsidRDefault="004B1F34" w:rsidP="004B1F34">
            <w:pPr>
              <w:spacing w:line="240" w:lineRule="auto"/>
              <w:ind w:firstLine="0"/>
              <w:jc w:val="left"/>
              <w:rPr>
                <w:sz w:val="22"/>
                <w:szCs w:val="22"/>
              </w:rPr>
            </w:pPr>
            <w:r>
              <w:rPr>
                <w:sz w:val="22"/>
                <w:szCs w:val="22"/>
              </w:rPr>
              <w:t>Проверка определения оптимального решения с помощью метода целевого программирования</w:t>
            </w:r>
          </w:p>
        </w:tc>
        <w:tc>
          <w:tcPr>
            <w:tcW w:w="1417" w:type="dxa"/>
          </w:tcPr>
          <w:p w:rsidR="00A93E5E" w:rsidRPr="00AA12C1" w:rsidRDefault="004B1F34" w:rsidP="00615F87">
            <w:pPr>
              <w:spacing w:line="240" w:lineRule="auto"/>
              <w:ind w:firstLine="0"/>
              <w:rPr>
                <w:sz w:val="22"/>
                <w:szCs w:val="22"/>
              </w:rPr>
            </w:pPr>
            <w:r>
              <w:rPr>
                <w:sz w:val="22"/>
                <w:szCs w:val="22"/>
              </w:rPr>
              <w:t>Фатальная</w:t>
            </w:r>
          </w:p>
        </w:tc>
        <w:tc>
          <w:tcPr>
            <w:tcW w:w="2268" w:type="dxa"/>
          </w:tcPr>
          <w:p w:rsidR="00A93E5E" w:rsidRPr="00AA12C1" w:rsidRDefault="004B1F34" w:rsidP="00615F87">
            <w:pPr>
              <w:spacing w:line="240" w:lineRule="auto"/>
              <w:ind w:firstLine="0"/>
              <w:rPr>
                <w:sz w:val="22"/>
                <w:szCs w:val="22"/>
              </w:rPr>
            </w:pPr>
            <w:r>
              <w:rPr>
                <w:sz w:val="22"/>
                <w:szCs w:val="22"/>
              </w:rPr>
              <w:t xml:space="preserve">Для заданного множества векторных критериев выбрано оптимальное решение на </w:t>
            </w:r>
            <w:proofErr w:type="spellStart"/>
            <w:r>
              <w:rPr>
                <w:sz w:val="22"/>
                <w:szCs w:val="22"/>
              </w:rPr>
              <w:t>критериальном</w:t>
            </w:r>
            <w:proofErr w:type="spellEnd"/>
            <w:r>
              <w:rPr>
                <w:sz w:val="22"/>
                <w:szCs w:val="22"/>
              </w:rPr>
              <w:t xml:space="preserve"> пространстве</w:t>
            </w:r>
          </w:p>
        </w:tc>
        <w:tc>
          <w:tcPr>
            <w:tcW w:w="1525" w:type="dxa"/>
          </w:tcPr>
          <w:p w:rsidR="00A93E5E" w:rsidRPr="00AA12C1" w:rsidRDefault="004B1F34" w:rsidP="00615F87">
            <w:pPr>
              <w:spacing w:line="240" w:lineRule="auto"/>
              <w:ind w:firstLine="0"/>
              <w:rPr>
                <w:sz w:val="22"/>
                <w:szCs w:val="22"/>
              </w:rPr>
            </w:pPr>
            <w:r>
              <w:rPr>
                <w:sz w:val="22"/>
                <w:szCs w:val="22"/>
              </w:rPr>
              <w:t>Тест пройден</w:t>
            </w:r>
          </w:p>
        </w:tc>
      </w:tr>
      <w:tr w:rsidR="00A93E5E" w:rsidRPr="00AA12C1" w:rsidTr="000B550D">
        <w:tc>
          <w:tcPr>
            <w:tcW w:w="284" w:type="dxa"/>
          </w:tcPr>
          <w:p w:rsidR="00A93E5E" w:rsidRPr="00AA12C1" w:rsidRDefault="001E1900" w:rsidP="00615F87">
            <w:pPr>
              <w:spacing w:line="240" w:lineRule="auto"/>
              <w:ind w:firstLine="0"/>
              <w:rPr>
                <w:sz w:val="22"/>
                <w:szCs w:val="22"/>
              </w:rPr>
            </w:pPr>
            <w:r>
              <w:rPr>
                <w:sz w:val="22"/>
                <w:szCs w:val="22"/>
              </w:rPr>
              <w:t>5</w:t>
            </w:r>
          </w:p>
        </w:tc>
        <w:tc>
          <w:tcPr>
            <w:tcW w:w="2126" w:type="dxa"/>
          </w:tcPr>
          <w:p w:rsidR="00A93E5E" w:rsidRPr="001E1900" w:rsidRDefault="001E1900" w:rsidP="00615F87">
            <w:pPr>
              <w:spacing w:line="240" w:lineRule="auto"/>
              <w:ind w:firstLine="0"/>
              <w:rPr>
                <w:sz w:val="22"/>
                <w:szCs w:val="22"/>
                <w:lang w:val="en-US"/>
              </w:rPr>
            </w:pPr>
            <w:proofErr w:type="spellStart"/>
            <w:r>
              <w:rPr>
                <w:sz w:val="22"/>
                <w:szCs w:val="22"/>
                <w:lang w:val="en-US"/>
              </w:rPr>
              <w:t>PrimeDecisionUtils.getPrimeDecision</w:t>
            </w:r>
            <w:proofErr w:type="spellEnd"/>
          </w:p>
        </w:tc>
        <w:tc>
          <w:tcPr>
            <w:tcW w:w="1985" w:type="dxa"/>
          </w:tcPr>
          <w:p w:rsidR="00A93E5E" w:rsidRPr="00AA12C1" w:rsidRDefault="001E1900" w:rsidP="00615F87">
            <w:pPr>
              <w:spacing w:line="240" w:lineRule="auto"/>
              <w:ind w:firstLine="0"/>
              <w:rPr>
                <w:sz w:val="22"/>
                <w:szCs w:val="22"/>
              </w:rPr>
            </w:pPr>
            <w:r>
              <w:rPr>
                <w:sz w:val="22"/>
                <w:szCs w:val="22"/>
              </w:rPr>
              <w:t xml:space="preserve">Проверка выбора начального решения для «локальной» оптимизации на заданной комбинации </w:t>
            </w:r>
            <w:r>
              <w:rPr>
                <w:sz w:val="22"/>
                <w:szCs w:val="22"/>
              </w:rPr>
              <w:lastRenderedPageBreak/>
              <w:t>котлоагрегатов</w:t>
            </w:r>
          </w:p>
        </w:tc>
        <w:tc>
          <w:tcPr>
            <w:tcW w:w="1417" w:type="dxa"/>
          </w:tcPr>
          <w:p w:rsidR="00A93E5E" w:rsidRPr="00AA12C1" w:rsidRDefault="001E1900" w:rsidP="00615F87">
            <w:pPr>
              <w:spacing w:line="240" w:lineRule="auto"/>
              <w:ind w:firstLine="0"/>
              <w:rPr>
                <w:sz w:val="22"/>
                <w:szCs w:val="22"/>
              </w:rPr>
            </w:pPr>
            <w:r>
              <w:rPr>
                <w:sz w:val="22"/>
                <w:szCs w:val="22"/>
              </w:rPr>
              <w:lastRenderedPageBreak/>
              <w:t>Важная</w:t>
            </w:r>
          </w:p>
        </w:tc>
        <w:tc>
          <w:tcPr>
            <w:tcW w:w="2268" w:type="dxa"/>
          </w:tcPr>
          <w:p w:rsidR="00A93E5E" w:rsidRPr="00AA12C1" w:rsidRDefault="001E1900" w:rsidP="00615F87">
            <w:pPr>
              <w:spacing w:line="240" w:lineRule="auto"/>
              <w:ind w:firstLine="0"/>
              <w:rPr>
                <w:sz w:val="22"/>
                <w:szCs w:val="22"/>
              </w:rPr>
            </w:pPr>
            <w:r>
              <w:rPr>
                <w:sz w:val="22"/>
                <w:szCs w:val="22"/>
              </w:rPr>
              <w:t xml:space="preserve">Для заданной комбинации </w:t>
            </w:r>
            <w:proofErr w:type="gramStart"/>
            <w:r>
              <w:rPr>
                <w:sz w:val="22"/>
                <w:szCs w:val="22"/>
              </w:rPr>
              <w:t>работающих</w:t>
            </w:r>
            <w:proofErr w:type="gramEnd"/>
            <w:r>
              <w:rPr>
                <w:sz w:val="22"/>
                <w:szCs w:val="22"/>
              </w:rPr>
              <w:t xml:space="preserve"> котлоагрегатов очереди выбрано начальное решение, удовлетворяющее </w:t>
            </w:r>
            <w:r>
              <w:rPr>
                <w:sz w:val="22"/>
                <w:szCs w:val="22"/>
              </w:rPr>
              <w:lastRenderedPageBreak/>
              <w:t>заданным ограничениям</w:t>
            </w:r>
          </w:p>
        </w:tc>
        <w:tc>
          <w:tcPr>
            <w:tcW w:w="1525" w:type="dxa"/>
          </w:tcPr>
          <w:p w:rsidR="00A93E5E" w:rsidRPr="00AA12C1" w:rsidRDefault="001E1900" w:rsidP="00615F87">
            <w:pPr>
              <w:spacing w:line="240" w:lineRule="auto"/>
              <w:ind w:firstLine="0"/>
              <w:rPr>
                <w:sz w:val="22"/>
                <w:szCs w:val="22"/>
              </w:rPr>
            </w:pPr>
            <w:r>
              <w:rPr>
                <w:sz w:val="22"/>
                <w:szCs w:val="22"/>
              </w:rPr>
              <w:lastRenderedPageBreak/>
              <w:t>Тест пройден</w:t>
            </w:r>
          </w:p>
        </w:tc>
      </w:tr>
      <w:tr w:rsidR="007E0F07" w:rsidRPr="00AA12C1" w:rsidTr="000B550D">
        <w:tc>
          <w:tcPr>
            <w:tcW w:w="284" w:type="dxa"/>
          </w:tcPr>
          <w:p w:rsidR="007E0F07" w:rsidRDefault="007E0F07" w:rsidP="00615F87">
            <w:pPr>
              <w:spacing w:line="240" w:lineRule="auto"/>
              <w:ind w:firstLine="0"/>
              <w:rPr>
                <w:sz w:val="22"/>
                <w:szCs w:val="22"/>
              </w:rPr>
            </w:pPr>
            <w:r>
              <w:rPr>
                <w:sz w:val="22"/>
                <w:szCs w:val="22"/>
              </w:rPr>
              <w:lastRenderedPageBreak/>
              <w:t>6</w:t>
            </w:r>
          </w:p>
        </w:tc>
        <w:tc>
          <w:tcPr>
            <w:tcW w:w="2126" w:type="dxa"/>
          </w:tcPr>
          <w:p w:rsidR="007E0F07" w:rsidRPr="007E0F07" w:rsidRDefault="007E0F07" w:rsidP="00615F87">
            <w:pPr>
              <w:spacing w:line="240" w:lineRule="auto"/>
              <w:ind w:firstLine="0"/>
              <w:rPr>
                <w:sz w:val="22"/>
                <w:szCs w:val="22"/>
                <w:lang w:val="en-US"/>
              </w:rPr>
            </w:pPr>
            <w:proofErr w:type="spellStart"/>
            <w:r>
              <w:rPr>
                <w:sz w:val="22"/>
                <w:szCs w:val="22"/>
                <w:lang w:val="en-US"/>
              </w:rPr>
              <w:t>DirectSamplingProcedures.getDecision</w:t>
            </w:r>
            <w:proofErr w:type="spellEnd"/>
          </w:p>
        </w:tc>
        <w:tc>
          <w:tcPr>
            <w:tcW w:w="1985" w:type="dxa"/>
          </w:tcPr>
          <w:p w:rsidR="007E0F07" w:rsidRPr="007E0F07" w:rsidRDefault="007E0F07" w:rsidP="00615F87">
            <w:pPr>
              <w:spacing w:line="240" w:lineRule="auto"/>
              <w:ind w:firstLine="0"/>
              <w:rPr>
                <w:sz w:val="22"/>
                <w:szCs w:val="22"/>
              </w:rPr>
            </w:pPr>
            <w:r>
              <w:rPr>
                <w:sz w:val="22"/>
                <w:szCs w:val="22"/>
              </w:rPr>
              <w:t>Проверка выполнения «локальной» оптимизации по распределению паровых нагрузок между котлоагрегатами и формирования множества возможных векторных решений</w:t>
            </w:r>
          </w:p>
        </w:tc>
        <w:tc>
          <w:tcPr>
            <w:tcW w:w="1417" w:type="dxa"/>
          </w:tcPr>
          <w:p w:rsidR="007E0F07" w:rsidRDefault="007E0F07" w:rsidP="00615F87">
            <w:pPr>
              <w:spacing w:line="240" w:lineRule="auto"/>
              <w:ind w:firstLine="0"/>
              <w:rPr>
                <w:sz w:val="22"/>
                <w:szCs w:val="22"/>
              </w:rPr>
            </w:pPr>
            <w:r>
              <w:rPr>
                <w:sz w:val="22"/>
                <w:szCs w:val="22"/>
              </w:rPr>
              <w:t>Фатальная</w:t>
            </w:r>
          </w:p>
        </w:tc>
        <w:tc>
          <w:tcPr>
            <w:tcW w:w="2268" w:type="dxa"/>
          </w:tcPr>
          <w:p w:rsidR="007E0F07" w:rsidRDefault="007E0F07" w:rsidP="00615F87">
            <w:pPr>
              <w:spacing w:line="240" w:lineRule="auto"/>
              <w:ind w:firstLine="0"/>
              <w:rPr>
                <w:sz w:val="22"/>
                <w:szCs w:val="22"/>
              </w:rPr>
            </w:pPr>
            <w:r>
              <w:rPr>
                <w:sz w:val="22"/>
                <w:szCs w:val="22"/>
              </w:rPr>
              <w:t xml:space="preserve">Для очереди из 6 котлоагрегатов построено множество возможных векторных решений и проведена «локальная» оптимизация </w:t>
            </w:r>
            <w:proofErr w:type="gramStart"/>
            <w:r>
              <w:rPr>
                <w:sz w:val="22"/>
                <w:szCs w:val="22"/>
              </w:rPr>
              <w:t>на</w:t>
            </w:r>
            <w:proofErr w:type="gramEnd"/>
            <w:r>
              <w:rPr>
                <w:sz w:val="22"/>
                <w:szCs w:val="22"/>
              </w:rPr>
              <w:t xml:space="preserve"> </w:t>
            </w:r>
            <w:proofErr w:type="gramStart"/>
            <w:r>
              <w:rPr>
                <w:sz w:val="22"/>
                <w:szCs w:val="22"/>
              </w:rPr>
              <w:t>для</w:t>
            </w:r>
            <w:proofErr w:type="gramEnd"/>
            <w:r>
              <w:rPr>
                <w:sz w:val="22"/>
                <w:szCs w:val="22"/>
              </w:rPr>
              <w:t xml:space="preserve"> каждого из режимов работы очереди котлоагрегатов</w:t>
            </w:r>
          </w:p>
        </w:tc>
        <w:tc>
          <w:tcPr>
            <w:tcW w:w="1525" w:type="dxa"/>
          </w:tcPr>
          <w:p w:rsidR="007E0F07" w:rsidRDefault="007E0F07" w:rsidP="00615F87">
            <w:pPr>
              <w:spacing w:line="240" w:lineRule="auto"/>
              <w:ind w:firstLine="0"/>
              <w:rPr>
                <w:sz w:val="22"/>
                <w:szCs w:val="22"/>
              </w:rPr>
            </w:pPr>
            <w:r>
              <w:rPr>
                <w:sz w:val="22"/>
                <w:szCs w:val="22"/>
              </w:rPr>
              <w:t>Тест пройден</w:t>
            </w:r>
          </w:p>
        </w:tc>
      </w:tr>
      <w:tr w:rsidR="00935AA3" w:rsidRPr="00AA12C1" w:rsidTr="000B550D">
        <w:tc>
          <w:tcPr>
            <w:tcW w:w="284" w:type="dxa"/>
          </w:tcPr>
          <w:p w:rsidR="00935AA3" w:rsidRDefault="00935AA3" w:rsidP="00615F87">
            <w:pPr>
              <w:spacing w:line="240" w:lineRule="auto"/>
              <w:ind w:firstLine="0"/>
              <w:rPr>
                <w:sz w:val="22"/>
                <w:szCs w:val="22"/>
              </w:rPr>
            </w:pPr>
            <w:r>
              <w:rPr>
                <w:sz w:val="22"/>
                <w:szCs w:val="22"/>
              </w:rPr>
              <w:t>7</w:t>
            </w:r>
          </w:p>
        </w:tc>
        <w:tc>
          <w:tcPr>
            <w:tcW w:w="2126" w:type="dxa"/>
          </w:tcPr>
          <w:p w:rsidR="00935AA3" w:rsidRPr="00935AA3" w:rsidRDefault="00935AA3" w:rsidP="00615F87">
            <w:pPr>
              <w:spacing w:line="240" w:lineRule="auto"/>
              <w:ind w:firstLine="0"/>
              <w:rPr>
                <w:sz w:val="22"/>
                <w:szCs w:val="22"/>
                <w:lang w:val="en-US"/>
              </w:rPr>
            </w:pPr>
            <w:proofErr w:type="spellStart"/>
            <w:r>
              <w:rPr>
                <w:sz w:val="22"/>
                <w:szCs w:val="22"/>
                <w:lang w:val="en-US"/>
              </w:rPr>
              <w:t>MultiCriteriaOptimization.solve</w:t>
            </w:r>
            <w:proofErr w:type="spellEnd"/>
          </w:p>
        </w:tc>
        <w:tc>
          <w:tcPr>
            <w:tcW w:w="1985" w:type="dxa"/>
          </w:tcPr>
          <w:p w:rsidR="00935AA3" w:rsidRDefault="00935AA3" w:rsidP="00615F87">
            <w:pPr>
              <w:spacing w:line="240" w:lineRule="auto"/>
              <w:ind w:firstLine="0"/>
              <w:rPr>
                <w:sz w:val="22"/>
                <w:szCs w:val="22"/>
              </w:rPr>
            </w:pPr>
            <w:r>
              <w:rPr>
                <w:sz w:val="22"/>
                <w:szCs w:val="22"/>
              </w:rPr>
              <w:t>Проверка работоспособности разработанного метода многокритериальной оптимизации</w:t>
            </w:r>
          </w:p>
        </w:tc>
        <w:tc>
          <w:tcPr>
            <w:tcW w:w="1417" w:type="dxa"/>
          </w:tcPr>
          <w:p w:rsidR="00935AA3" w:rsidRDefault="00935AA3" w:rsidP="00615F87">
            <w:pPr>
              <w:spacing w:line="240" w:lineRule="auto"/>
              <w:ind w:firstLine="0"/>
              <w:rPr>
                <w:sz w:val="22"/>
                <w:szCs w:val="22"/>
              </w:rPr>
            </w:pPr>
            <w:r>
              <w:rPr>
                <w:sz w:val="22"/>
                <w:szCs w:val="22"/>
              </w:rPr>
              <w:t>Фатальная</w:t>
            </w:r>
          </w:p>
        </w:tc>
        <w:tc>
          <w:tcPr>
            <w:tcW w:w="2268" w:type="dxa"/>
          </w:tcPr>
          <w:p w:rsidR="00935AA3" w:rsidRDefault="00935AA3" w:rsidP="00615F87">
            <w:pPr>
              <w:spacing w:line="240" w:lineRule="auto"/>
              <w:ind w:firstLine="0"/>
              <w:rPr>
                <w:sz w:val="22"/>
                <w:szCs w:val="22"/>
              </w:rPr>
            </w:pPr>
            <w:r>
              <w:rPr>
                <w:sz w:val="22"/>
                <w:szCs w:val="22"/>
              </w:rPr>
              <w:t>Для очереди котлоагрегатов проведена многокритериальная оптимизация режимов работы, рассчитан оптимальный состав оборудования, виды используемого топлива, оптимальные паровые нагрузки для каждого из котлоагрегатов очереди</w:t>
            </w:r>
          </w:p>
        </w:tc>
        <w:tc>
          <w:tcPr>
            <w:tcW w:w="1525" w:type="dxa"/>
          </w:tcPr>
          <w:p w:rsidR="00935AA3" w:rsidRDefault="00935AA3" w:rsidP="00615F87">
            <w:pPr>
              <w:spacing w:line="240" w:lineRule="auto"/>
              <w:ind w:firstLine="0"/>
              <w:rPr>
                <w:sz w:val="22"/>
                <w:szCs w:val="22"/>
              </w:rPr>
            </w:pPr>
            <w:r>
              <w:rPr>
                <w:sz w:val="22"/>
                <w:szCs w:val="22"/>
              </w:rPr>
              <w:t>Тест пройден</w:t>
            </w:r>
          </w:p>
        </w:tc>
      </w:tr>
    </w:tbl>
    <w:p w:rsidR="00F91D0D" w:rsidRDefault="00F91D0D" w:rsidP="00EB5AC0"/>
    <w:p w:rsidR="004215E9" w:rsidRDefault="004215E9" w:rsidP="004215E9">
      <w:pPr>
        <w:ind w:firstLine="0"/>
        <w:rPr>
          <w:b/>
        </w:rPr>
      </w:pPr>
      <w:r>
        <w:rPr>
          <w:b/>
        </w:rPr>
        <w:t>Выводы</w:t>
      </w:r>
    </w:p>
    <w:p w:rsidR="004215E9" w:rsidRPr="004215E9" w:rsidRDefault="004215E9" w:rsidP="004215E9">
      <w:r>
        <w:t xml:space="preserve">Как видно из таблицы </w:t>
      </w:r>
      <w:r w:rsidR="000A0BE1">
        <w:fldChar w:fldCharType="begin"/>
      </w:r>
      <w:r w:rsidR="000A0BE1">
        <w:instrText xml:space="preserve"> REF tbl_tech_module_testing \h </w:instrText>
      </w:r>
      <w:r w:rsidR="000A0BE1">
        <w:fldChar w:fldCharType="separate"/>
      </w:r>
      <w:r w:rsidR="00171714">
        <w:rPr>
          <w:noProof/>
        </w:rPr>
        <w:t>3</w:t>
      </w:r>
      <w:r w:rsidR="00171714">
        <w:t>.</w:t>
      </w:r>
      <w:r w:rsidR="00171714">
        <w:rPr>
          <w:noProof/>
        </w:rPr>
        <w:t>4</w:t>
      </w:r>
      <w:r w:rsidR="000A0BE1">
        <w:fldChar w:fldCharType="end"/>
      </w:r>
      <w:r w:rsidR="00324304">
        <w:t xml:space="preserve">, тестирование разработанного </w:t>
      </w:r>
      <w:proofErr w:type="gramStart"/>
      <w:r w:rsidR="00324304">
        <w:t>метода многокритериальной оптимизации режимов работы котельного отделения электростанции</w:t>
      </w:r>
      <w:proofErr w:type="gramEnd"/>
      <w:r w:rsidR="00324304">
        <w:t xml:space="preserve"> выполнено успешно. Все тесты пройдены. </w:t>
      </w:r>
    </w:p>
    <w:p w:rsidR="00145BE8" w:rsidRDefault="00145BE8" w:rsidP="00145BE8">
      <w:pPr>
        <w:pStyle w:val="1"/>
      </w:pPr>
      <w:bookmarkStart w:id="145" w:name="_Toc389395804"/>
      <w:r>
        <w:lastRenderedPageBreak/>
        <w:t>Исследовательский раздел</w:t>
      </w:r>
      <w:bookmarkEnd w:id="145"/>
    </w:p>
    <w:p w:rsidR="00145BE8" w:rsidRDefault="00145BE8" w:rsidP="00145BE8">
      <w:pPr>
        <w:ind w:firstLine="567"/>
      </w:pPr>
      <w:r>
        <w:t xml:space="preserve">В данном разделе проводится проверка </w:t>
      </w:r>
      <w:proofErr w:type="gramStart"/>
      <w:r>
        <w:t>адекватности разработанного метода многокритериальной оптимизации режимов работы котельного отделения электростанции</w:t>
      </w:r>
      <w:proofErr w:type="gramEnd"/>
      <w:r>
        <w:t>. А также приводится расчет оптимального состава котельного отделения и нагрузок на котлоагрегаты для нескольких возможных ситуаций на рынке электроэнергии.</w:t>
      </w:r>
    </w:p>
    <w:p w:rsidR="00145BE8" w:rsidRPr="00DB2BDB" w:rsidRDefault="00145BE8" w:rsidP="00145BE8">
      <w:pPr>
        <w:ind w:firstLine="567"/>
        <w:rPr>
          <w:u w:val="single"/>
        </w:rPr>
      </w:pPr>
      <w:r>
        <w:rPr>
          <w:u w:val="single"/>
        </w:rPr>
        <w:t>Решаемые в ходе исследования задачи</w:t>
      </w:r>
      <w:r w:rsidRPr="00DB2BDB">
        <w:rPr>
          <w:u w:val="single"/>
        </w:rPr>
        <w:t>:</w:t>
      </w:r>
    </w:p>
    <w:p w:rsidR="00145BE8" w:rsidRDefault="00145BE8" w:rsidP="00145BE8">
      <w:pPr>
        <w:pStyle w:val="a3"/>
        <w:numPr>
          <w:ilvl w:val="0"/>
          <w:numId w:val="39"/>
        </w:numPr>
        <w:jc w:val="both"/>
        <w:rPr>
          <w:lang w:val="ru-RU"/>
        </w:rPr>
      </w:pPr>
      <w:r>
        <w:rPr>
          <w:lang w:val="ru-RU"/>
        </w:rPr>
        <w:t>Анализ значений расхода топлива котлоагрегатами при различных паровых нагрузках, полученных в результате разработки и внедрения компанией ЗАО «Крок инкорпорейтед» программного комплекса «</w:t>
      </w:r>
      <w:r>
        <w:t>I</w:t>
      </w:r>
      <w:r w:rsidRPr="00F70376">
        <w:rPr>
          <w:lang w:val="ru-RU"/>
        </w:rPr>
        <w:t>4</w:t>
      </w:r>
      <w:r>
        <w:t>Plan</w:t>
      </w:r>
      <w:r>
        <w:rPr>
          <w:lang w:val="ru-RU"/>
        </w:rPr>
        <w:t>» для определения планового состава оборудования на электростанции ТЭЦ-20 Мосэнерго;</w:t>
      </w:r>
    </w:p>
    <w:p w:rsidR="00145BE8" w:rsidRDefault="00145BE8" w:rsidP="00145BE8">
      <w:pPr>
        <w:pStyle w:val="a3"/>
        <w:numPr>
          <w:ilvl w:val="0"/>
          <w:numId w:val="39"/>
        </w:numPr>
        <w:jc w:val="both"/>
        <w:rPr>
          <w:lang w:val="ru-RU"/>
        </w:rPr>
      </w:pPr>
      <w:r>
        <w:rPr>
          <w:lang w:val="ru-RU"/>
        </w:rPr>
        <w:t>Сравнение значений расхода топлива котлоагрегатами при тех же значениях паровых нагрузок, полученных с помощью разработанного программного комплекса со значениями «</w:t>
      </w:r>
      <w:r>
        <w:t>I</w:t>
      </w:r>
      <w:r w:rsidRPr="00BE6A1F">
        <w:rPr>
          <w:lang w:val="ru-RU"/>
        </w:rPr>
        <w:t>4</w:t>
      </w:r>
      <w:r>
        <w:t>Plan</w:t>
      </w:r>
      <w:r>
        <w:rPr>
          <w:lang w:val="ru-RU"/>
        </w:rPr>
        <w:t>»;</w:t>
      </w:r>
    </w:p>
    <w:p w:rsidR="00145BE8" w:rsidRDefault="00145BE8" w:rsidP="00145BE8">
      <w:pPr>
        <w:pStyle w:val="a3"/>
        <w:numPr>
          <w:ilvl w:val="0"/>
          <w:numId w:val="39"/>
        </w:numPr>
        <w:jc w:val="both"/>
        <w:rPr>
          <w:lang w:val="ru-RU"/>
        </w:rPr>
      </w:pPr>
      <w:r>
        <w:rPr>
          <w:lang w:val="ru-RU"/>
        </w:rPr>
        <w:t>Выявление процента расхождения в сравниваемых значениях и его логическое теоретическое объяснение;</w:t>
      </w:r>
    </w:p>
    <w:p w:rsidR="00145BE8" w:rsidRDefault="00145BE8" w:rsidP="00145BE8">
      <w:pPr>
        <w:pStyle w:val="a3"/>
        <w:numPr>
          <w:ilvl w:val="0"/>
          <w:numId w:val="39"/>
        </w:numPr>
        <w:jc w:val="both"/>
        <w:rPr>
          <w:lang w:val="ru-RU"/>
        </w:rPr>
      </w:pPr>
      <w:r>
        <w:rPr>
          <w:lang w:val="ru-RU"/>
        </w:rPr>
        <w:t>Проверка адекватности полученных с помощью разработанного программного комплекса значений расхода газа котлоагрегатами при различных паровых нагрузках;</w:t>
      </w:r>
    </w:p>
    <w:p w:rsidR="00145BE8" w:rsidRDefault="00145BE8" w:rsidP="00145BE8">
      <w:pPr>
        <w:pStyle w:val="a3"/>
        <w:numPr>
          <w:ilvl w:val="0"/>
          <w:numId w:val="39"/>
        </w:numPr>
        <w:jc w:val="both"/>
        <w:rPr>
          <w:lang w:val="ru-RU"/>
        </w:rPr>
      </w:pPr>
      <w:r>
        <w:rPr>
          <w:lang w:val="ru-RU"/>
        </w:rPr>
        <w:t>Выбор нескольких возможных для рынка электроэнергии ситуаций и проведение расчетов с помощью разработанного программного комплекса для каждой из них</w:t>
      </w:r>
      <w:r w:rsidRPr="00CB0F4B">
        <w:rPr>
          <w:lang w:val="ru-RU"/>
        </w:rPr>
        <w:t>;</w:t>
      </w:r>
    </w:p>
    <w:p w:rsidR="00145BE8" w:rsidRPr="000F1725" w:rsidRDefault="00145BE8" w:rsidP="00145BE8">
      <w:pPr>
        <w:pStyle w:val="a3"/>
        <w:numPr>
          <w:ilvl w:val="0"/>
          <w:numId w:val="39"/>
        </w:numPr>
        <w:jc w:val="both"/>
        <w:rPr>
          <w:lang w:val="ru-RU"/>
        </w:rPr>
      </w:pPr>
      <w:r>
        <w:rPr>
          <w:lang w:val="ru-RU"/>
        </w:rPr>
        <w:t>Анализ полученных результатов</w:t>
      </w:r>
      <w:r w:rsidRPr="00CB0F4B">
        <w:rPr>
          <w:lang w:val="ru-RU"/>
        </w:rPr>
        <w:t xml:space="preserve"> </w:t>
      </w:r>
      <w:r>
        <w:rPr>
          <w:lang w:val="ru-RU"/>
        </w:rPr>
        <w:t>для выбранных ситуаций и сравнение с имеющимися результатами оптимизации планового состава оборудования на электростанции ТЭЦ-20 Мосэнерго, полученными с помощью «</w:t>
      </w:r>
      <w:r>
        <w:t>I4Plan</w:t>
      </w:r>
      <w:r>
        <w:rPr>
          <w:lang w:val="ru-RU"/>
        </w:rPr>
        <w:t>».</w:t>
      </w:r>
    </w:p>
    <w:p w:rsidR="00145BE8" w:rsidRPr="00DB2BDB" w:rsidRDefault="00145BE8" w:rsidP="00145BE8">
      <w:pPr>
        <w:pStyle w:val="2"/>
        <w:ind w:left="-12"/>
      </w:pPr>
      <w:bookmarkStart w:id="146" w:name="_Toc389395805"/>
      <w:r>
        <w:rPr>
          <w:lang w:val="ru-RU"/>
        </w:rPr>
        <w:t>Проверка</w:t>
      </w:r>
      <w:r>
        <w:t xml:space="preserve"> адекватности </w:t>
      </w:r>
      <w:r>
        <w:rPr>
          <w:lang w:val="ru-RU"/>
        </w:rPr>
        <w:t>разработанного метода</w:t>
      </w:r>
      <w:bookmarkEnd w:id="146"/>
    </w:p>
    <w:p w:rsidR="00145BE8" w:rsidRDefault="00145BE8" w:rsidP="00145BE8">
      <w:r>
        <w:t>В данном разделе приводятся значения расхода топлива котлоагрегатами при различных паровых нагрузках, полученные с помощью программного комплекса «</w:t>
      </w:r>
      <w:r>
        <w:rPr>
          <w:lang w:val="en-US"/>
        </w:rPr>
        <w:t>I</w:t>
      </w:r>
      <w:r w:rsidRPr="006F510B">
        <w:t>4</w:t>
      </w:r>
      <w:r>
        <w:rPr>
          <w:lang w:val="en-US"/>
        </w:rPr>
        <w:t>Plan</w:t>
      </w:r>
      <w:r>
        <w:t>»</w:t>
      </w:r>
      <w:r w:rsidRPr="006F510B">
        <w:t xml:space="preserve">, </w:t>
      </w:r>
      <w:r>
        <w:t xml:space="preserve">а также значения расхода топлива, полученные с помощью разработанного программного комплекса. Выявляется процент расхождения в сравниваемых значениях. Приводится его логическое теоретическое объяснение. Выполняется проверка адекватности </w:t>
      </w:r>
    </w:p>
    <w:p w:rsidR="00145BE8" w:rsidRDefault="00145BE8" w:rsidP="00145BE8">
      <w:r>
        <w:lastRenderedPageBreak/>
        <w:t xml:space="preserve">В 2012 году в рамках проекта «Инновация </w:t>
      </w:r>
      <w:r w:rsidRPr="00DE25CF">
        <w:t xml:space="preserve">4 </w:t>
      </w:r>
      <w:r>
        <w:rPr>
          <w:lang w:val="en-US"/>
        </w:rPr>
        <w:t>Generation</w:t>
      </w:r>
      <w:r>
        <w:t>»</w:t>
      </w:r>
      <w:r w:rsidRPr="00DE25CF">
        <w:t xml:space="preserve"> </w:t>
      </w:r>
      <w:r>
        <w:t>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commentRangeStart w:id="147"/>
      <w:r>
        <w:t>СМиОР</w:t>
      </w:r>
      <w:commentRangeEnd w:id="147"/>
      <w:r>
        <w:rPr>
          <w:rStyle w:val="a8"/>
        </w:rPr>
        <w:commentReference w:id="147"/>
      </w:r>
      <w:r>
        <w:t>»),  в состав которой входит бизнес процесс  «</w:t>
      </w:r>
      <w:commentRangeStart w:id="148"/>
      <w:r>
        <w:rPr>
          <w:lang w:val="en-US"/>
        </w:rPr>
        <w:t>I</w:t>
      </w:r>
      <w:r w:rsidRPr="000E3F68">
        <w:t>4</w:t>
      </w:r>
      <w:r>
        <w:rPr>
          <w:lang w:val="en-US"/>
        </w:rPr>
        <w:t>Plan</w:t>
      </w:r>
      <w:commentRangeEnd w:id="148"/>
      <w:r>
        <w:rPr>
          <w:rStyle w:val="a8"/>
        </w:rPr>
        <w:commentReference w:id="148"/>
      </w:r>
      <w:r>
        <w:t>», отвечающий за определение планового состава оборудования и оптимального распределения нагрузок между энергоагрегатами.</w:t>
      </w:r>
    </w:p>
    <w:p w:rsidR="00145BE8" w:rsidRDefault="00145BE8" w:rsidP="00145BE8">
      <w:r>
        <w:t xml:space="preserve">Во время эксплуатации «СМиОР» </w:t>
      </w:r>
      <w:sdt>
        <w:sdtPr>
          <w:id w:val="-1593310784"/>
          <w:citation/>
        </w:sdtPr>
        <w:sdtContent>
          <w:r w:rsidR="00E60766">
            <w:fldChar w:fldCharType="begin"/>
          </w:r>
          <w:r w:rsidR="00E60766" w:rsidRPr="00E60766">
            <w:instrText xml:space="preserve"> </w:instrText>
          </w:r>
          <w:r w:rsidR="00E60766">
            <w:rPr>
              <w:lang w:val="en-US"/>
            </w:rPr>
            <w:instrText>CITATION</w:instrText>
          </w:r>
          <w:r w:rsidR="00E60766" w:rsidRPr="00E60766">
            <w:instrText xml:space="preserve"> КРО12 \</w:instrText>
          </w:r>
          <w:r w:rsidR="00E60766">
            <w:rPr>
              <w:lang w:val="en-US"/>
            </w:rPr>
            <w:instrText>l</w:instrText>
          </w:r>
          <w:r w:rsidR="00E60766" w:rsidRPr="00E60766">
            <w:instrText xml:space="preserve"> 1033 </w:instrText>
          </w:r>
          <w:r w:rsidR="00E60766">
            <w:fldChar w:fldCharType="separate"/>
          </w:r>
          <w:r w:rsidR="009648CB" w:rsidRPr="005F34FC">
            <w:rPr>
              <w:noProof/>
            </w:rPr>
            <w:t>[2]</w:t>
          </w:r>
          <w:r w:rsidR="00E60766">
            <w:fldChar w:fldCharType="end"/>
          </w:r>
        </w:sdtContent>
      </w:sdt>
      <w:r w:rsidR="00E60766" w:rsidRPr="00E60766">
        <w:t xml:space="preserve"> </w:t>
      </w:r>
      <w:proofErr w:type="gramStart"/>
      <w:r>
        <w:t>был достигнут</w:t>
      </w:r>
      <w:proofErr w:type="gramEnd"/>
      <w:r>
        <w:t xml:space="preserve"> экономический эффект в виде сокращения потребности в топливе на 3.28%</w:t>
      </w:r>
      <w:r w:rsidRPr="00266FF8">
        <w:t xml:space="preserve">, </w:t>
      </w:r>
      <w:r>
        <w:t>из которых: 0.6% - за счет выбора оптимального планового состава оборудования и 0.56% за счет оптимизации распределения топлива между котлоагрегатами, что в масштабах общих финансовых затрат на используемое топливо является крупной экономической выгодой.</w:t>
      </w:r>
    </w:p>
    <w:p w:rsidR="00145BE8" w:rsidRDefault="00145BE8" w:rsidP="00145BE8">
      <w:r>
        <w:t xml:space="preserve">Данные результаты позволяют рассматривать </w:t>
      </w:r>
      <w:proofErr w:type="gramStart"/>
      <w:r>
        <w:t>внедренную</w:t>
      </w:r>
      <w:proofErr w:type="gramEnd"/>
      <w:r>
        <w:t xml:space="preserve"> на ТЭЦ-20 Мосэнерго «СМиОР» применимой к решению подобного рода задач оптимизации.</w:t>
      </w:r>
    </w:p>
    <w:p w:rsidR="00145BE8" w:rsidRPr="00EF6C08" w:rsidRDefault="00145BE8" w:rsidP="00145BE8">
      <w:r>
        <w:t>Приведем зависимости расхода газа для котлов «К</w:t>
      </w:r>
      <w:proofErr w:type="gramStart"/>
      <w:r>
        <w:t>4</w:t>
      </w:r>
      <w:proofErr w:type="gramEnd"/>
      <w:r>
        <w:t xml:space="preserve">» и «К6» очереди «90 </w:t>
      </w:r>
      <w:proofErr w:type="spellStart"/>
      <w:r>
        <w:t>ата</w:t>
      </w:r>
      <w:proofErr w:type="spellEnd"/>
      <w:r>
        <w:t>» ТЭЦ-20 Мосэнерго от паровой нагрузки, полученные с помощью «</w:t>
      </w:r>
      <w:r>
        <w:rPr>
          <w:lang w:val="en-US"/>
        </w:rPr>
        <w:t>I</w:t>
      </w:r>
      <w:r w:rsidRPr="0024471E">
        <w:t>4</w:t>
      </w:r>
      <w:r>
        <w:rPr>
          <w:lang w:val="en-US"/>
        </w:rPr>
        <w:t>Plan</w:t>
      </w:r>
      <w:r>
        <w:t>», а также с помощью разработанного программного комплекса. Сведем эти значения в одну таблицу и проанализируем.</w:t>
      </w:r>
    </w:p>
    <w:p w:rsidR="00145BE8" w:rsidRPr="005554D5" w:rsidRDefault="00145BE8" w:rsidP="00145BE8">
      <w:r>
        <w:t>В таблице</w:t>
      </w:r>
      <w:r w:rsidRPr="00D4146F">
        <w:t xml:space="preserve"> </w:t>
      </w:r>
      <w:r>
        <w:rPr>
          <w:noProof/>
        </w:rPr>
        <w:fldChar w:fldCharType="begin"/>
      </w:r>
      <w:r>
        <w:instrText xml:space="preserve"> REF tbl_b4_gas \h </w:instrText>
      </w:r>
      <w:r>
        <w:rPr>
          <w:noProof/>
        </w:rPr>
      </w:r>
      <w:r>
        <w:rPr>
          <w:noProof/>
        </w:rPr>
        <w:fldChar w:fldCharType="separate"/>
      </w:r>
      <w:r w:rsidR="00171714">
        <w:rPr>
          <w:noProof/>
        </w:rPr>
        <w:t>4</w:t>
      </w:r>
      <w:r w:rsidR="00171714">
        <w:t>.</w:t>
      </w:r>
      <w:r w:rsidR="00171714">
        <w:rPr>
          <w:noProof/>
        </w:rPr>
        <w:t>1</w:t>
      </w:r>
      <w:r>
        <w:rPr>
          <w:noProof/>
        </w:rPr>
        <w:fldChar w:fldCharType="end"/>
      </w:r>
      <w:r w:rsidRPr="008D4593">
        <w:rPr>
          <w:noProof/>
        </w:rPr>
        <w:t xml:space="preserve"> </w:t>
      </w:r>
      <w:r>
        <w:t>приведены значения расхода газа котлом «К</w:t>
      </w:r>
      <w:proofErr w:type="gramStart"/>
      <w:r>
        <w:t>4</w:t>
      </w:r>
      <w:proofErr w:type="gramEnd"/>
      <w:r>
        <w:t xml:space="preserve">» очереди «90 </w:t>
      </w:r>
      <w:proofErr w:type="spellStart"/>
      <w:r>
        <w:t>ата</w:t>
      </w:r>
      <w:proofErr w:type="spellEnd"/>
      <w:r>
        <w:t>» котельного отделения ТЭЦ-20 Мосэнерго при различных значениях паровой нагрузки на котел, полученные с помощью «</w:t>
      </w:r>
      <w:r>
        <w:rPr>
          <w:lang w:val="en-US"/>
        </w:rPr>
        <w:t>I</w:t>
      </w:r>
      <w:r w:rsidRPr="00A35AEB">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715FF7" w:rsidRDefault="00145BE8" w:rsidP="00145BE8">
      <w:pPr>
        <w:pStyle w:val="af"/>
        <w:keepNext/>
      </w:pPr>
      <w:r>
        <w:t xml:space="preserve">Таблица </w:t>
      </w:r>
      <w:bookmarkStart w:id="149" w:name="tbl_b4_gas"/>
      <w:r w:rsidR="009F1C89">
        <w:fldChar w:fldCharType="begin"/>
      </w:r>
      <w:r w:rsidR="009F1C89">
        <w:instrText xml:space="preserve"> STYLEREF 1 \s </w:instrText>
      </w:r>
      <w:r w:rsidR="009F1C89">
        <w:fldChar w:fldCharType="separate"/>
      </w:r>
      <w:r w:rsidR="00171714">
        <w:rPr>
          <w:noProof/>
        </w:rPr>
        <w:t>4</w:t>
      </w:r>
      <w:r w:rsidR="009F1C89">
        <w:fldChar w:fldCharType="end"/>
      </w:r>
      <w:r w:rsidR="009F1C89">
        <w:t>.</w:t>
      </w:r>
      <w:fldSimple w:instr=" SEQ Таблица \* ARABIC \s 1 ">
        <w:r w:rsidR="00171714">
          <w:rPr>
            <w:noProof/>
          </w:rPr>
          <w:t>1</w:t>
        </w:r>
      </w:fldSimple>
      <w:bookmarkEnd w:id="149"/>
      <w:r w:rsidRPr="00715FF7">
        <w:t xml:space="preserve"> </w:t>
      </w:r>
      <w:r>
        <w:t>Расход газа котлом «К</w:t>
      </w:r>
      <w:proofErr w:type="gramStart"/>
      <w:r>
        <w:t>4</w:t>
      </w:r>
      <w:proofErr w:type="gramEnd"/>
      <w:r>
        <w:t>» в зависимости от паровой нагрузки</w:t>
      </w:r>
      <w:r w:rsidRPr="00DF5E23">
        <w:t>.</w:t>
      </w:r>
    </w:p>
    <w:tbl>
      <w:tblPr>
        <w:tblStyle w:val="a4"/>
        <w:tblW w:w="0" w:type="auto"/>
        <w:tblLook w:val="04A0" w:firstRow="1" w:lastRow="0" w:firstColumn="1" w:lastColumn="0" w:noHBand="0" w:noVBand="1"/>
      </w:tblPr>
      <w:tblGrid>
        <w:gridCol w:w="2388"/>
        <w:gridCol w:w="2389"/>
        <w:gridCol w:w="2389"/>
        <w:gridCol w:w="2389"/>
      </w:tblGrid>
      <w:tr w:rsidR="00145BE8" w:rsidTr="000E391A">
        <w:trPr>
          <w:trHeight w:val="57"/>
        </w:trPr>
        <w:tc>
          <w:tcPr>
            <w:tcW w:w="2388"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389"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389" w:type="dxa"/>
          </w:tcPr>
          <w:p w:rsidR="00145BE8" w:rsidRPr="006F7839" w:rsidRDefault="00145BE8" w:rsidP="000E391A">
            <w:pPr>
              <w:spacing w:line="240" w:lineRule="auto"/>
              <w:ind w:firstLine="0"/>
              <w:jc w:val="left"/>
              <w:rPr>
                <w:b/>
              </w:rPr>
            </w:pPr>
            <w:r w:rsidRPr="006F7839">
              <w:rPr>
                <w:b/>
              </w:rPr>
              <w:t>Расход газа (разработанн</w:t>
            </w:r>
            <w:r>
              <w:rPr>
                <w:b/>
              </w:rPr>
              <w:t>ый программный комплекс</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389"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proofErr w:type="gramStart"/>
            <w:r>
              <w:rPr>
                <w:b/>
                <w:lang w:val="en-US"/>
              </w:rPr>
              <w:t>, [%]</w:t>
            </w:r>
            <w:proofErr w:type="gramEnd"/>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130</w:t>
            </w:r>
          </w:p>
        </w:tc>
        <w:tc>
          <w:tcPr>
            <w:tcW w:w="2389" w:type="dxa"/>
          </w:tcPr>
          <w:p w:rsidR="00145BE8" w:rsidRPr="00D14643" w:rsidRDefault="00145BE8" w:rsidP="000E391A">
            <w:pPr>
              <w:spacing w:line="240" w:lineRule="auto"/>
              <w:ind w:firstLine="0"/>
              <w:jc w:val="center"/>
              <w:rPr>
                <w:lang w:val="en-US"/>
              </w:rPr>
            </w:pPr>
            <w:r>
              <w:rPr>
                <w:lang w:val="en-US"/>
              </w:rPr>
              <w:t>10,42</w:t>
            </w:r>
          </w:p>
        </w:tc>
        <w:tc>
          <w:tcPr>
            <w:tcW w:w="2389" w:type="dxa"/>
          </w:tcPr>
          <w:p w:rsidR="00145BE8" w:rsidRPr="00D14643" w:rsidRDefault="00145BE8" w:rsidP="000E391A">
            <w:pPr>
              <w:spacing w:line="240" w:lineRule="auto"/>
              <w:ind w:firstLine="0"/>
              <w:jc w:val="center"/>
              <w:rPr>
                <w:lang w:val="en-US"/>
              </w:rPr>
            </w:pPr>
            <w:r>
              <w:rPr>
                <w:lang w:val="en-US"/>
              </w:rPr>
              <w:t>10,24</w:t>
            </w:r>
          </w:p>
        </w:tc>
        <w:tc>
          <w:tcPr>
            <w:tcW w:w="2389" w:type="dxa"/>
          </w:tcPr>
          <w:p w:rsidR="00145BE8" w:rsidRPr="00D14643" w:rsidRDefault="00145BE8" w:rsidP="000E391A">
            <w:pPr>
              <w:spacing w:line="240" w:lineRule="auto"/>
              <w:ind w:firstLine="0"/>
              <w:jc w:val="center"/>
              <w:rPr>
                <w:lang w:val="en-US"/>
              </w:rPr>
            </w:pPr>
            <w:r>
              <w:rPr>
                <w:lang w:val="en-US"/>
              </w:rPr>
              <w:t>1,75</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141</w:t>
            </w:r>
          </w:p>
        </w:tc>
        <w:tc>
          <w:tcPr>
            <w:tcW w:w="2389" w:type="dxa"/>
          </w:tcPr>
          <w:p w:rsidR="00145BE8" w:rsidRPr="00D14643" w:rsidRDefault="00145BE8" w:rsidP="000E391A">
            <w:pPr>
              <w:spacing w:line="240" w:lineRule="auto"/>
              <w:ind w:firstLine="0"/>
              <w:jc w:val="center"/>
              <w:rPr>
                <w:lang w:val="en-US"/>
              </w:rPr>
            </w:pPr>
            <w:r>
              <w:rPr>
                <w:lang w:val="en-US"/>
              </w:rPr>
              <w:t>11,31</w:t>
            </w:r>
          </w:p>
        </w:tc>
        <w:tc>
          <w:tcPr>
            <w:tcW w:w="2389" w:type="dxa"/>
          </w:tcPr>
          <w:p w:rsidR="00145BE8" w:rsidRPr="00D14643" w:rsidRDefault="00145BE8" w:rsidP="000E391A">
            <w:pPr>
              <w:spacing w:line="240" w:lineRule="auto"/>
              <w:ind w:firstLine="0"/>
              <w:jc w:val="center"/>
              <w:rPr>
                <w:lang w:val="en-US"/>
              </w:rPr>
            </w:pPr>
            <w:r>
              <w:rPr>
                <w:lang w:val="en-US"/>
              </w:rPr>
              <w:t>11,1</w:t>
            </w:r>
          </w:p>
        </w:tc>
        <w:tc>
          <w:tcPr>
            <w:tcW w:w="2389" w:type="dxa"/>
          </w:tcPr>
          <w:p w:rsidR="00145BE8" w:rsidRPr="00D14643" w:rsidRDefault="00145BE8" w:rsidP="000E391A">
            <w:pPr>
              <w:spacing w:line="240" w:lineRule="auto"/>
              <w:ind w:firstLine="0"/>
              <w:jc w:val="center"/>
              <w:rPr>
                <w:lang w:val="en-US"/>
              </w:rPr>
            </w:pPr>
            <w:r>
              <w:rPr>
                <w:lang w:val="en-US"/>
              </w:rPr>
              <w:t>1,80</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183</w:t>
            </w:r>
          </w:p>
        </w:tc>
        <w:tc>
          <w:tcPr>
            <w:tcW w:w="2389" w:type="dxa"/>
          </w:tcPr>
          <w:p w:rsidR="00145BE8" w:rsidRPr="00D14643" w:rsidRDefault="00145BE8" w:rsidP="000E391A">
            <w:pPr>
              <w:spacing w:line="240" w:lineRule="auto"/>
              <w:ind w:firstLine="0"/>
              <w:jc w:val="center"/>
              <w:rPr>
                <w:lang w:val="en-US"/>
              </w:rPr>
            </w:pPr>
            <w:r>
              <w:rPr>
                <w:lang w:val="en-US"/>
              </w:rPr>
              <w:t>14,63</w:t>
            </w:r>
          </w:p>
        </w:tc>
        <w:tc>
          <w:tcPr>
            <w:tcW w:w="2389" w:type="dxa"/>
          </w:tcPr>
          <w:p w:rsidR="00145BE8" w:rsidRPr="00D14643" w:rsidRDefault="00145BE8" w:rsidP="000E391A">
            <w:pPr>
              <w:spacing w:line="240" w:lineRule="auto"/>
              <w:ind w:firstLine="0"/>
              <w:jc w:val="center"/>
              <w:rPr>
                <w:lang w:val="en-US"/>
              </w:rPr>
            </w:pPr>
            <w:r>
              <w:rPr>
                <w:lang w:val="en-US"/>
              </w:rPr>
              <w:t>14,39</w:t>
            </w:r>
          </w:p>
        </w:tc>
        <w:tc>
          <w:tcPr>
            <w:tcW w:w="2389" w:type="dxa"/>
          </w:tcPr>
          <w:p w:rsidR="00145BE8" w:rsidRPr="00D14643" w:rsidRDefault="00145BE8" w:rsidP="000E391A">
            <w:pPr>
              <w:spacing w:line="240" w:lineRule="auto"/>
              <w:ind w:firstLine="0"/>
              <w:jc w:val="center"/>
              <w:rPr>
                <w:lang w:val="en-US"/>
              </w:rPr>
            </w:pPr>
            <w:r>
              <w:rPr>
                <w:lang w:val="en-US"/>
              </w:rPr>
              <w:t>1,66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198</w:t>
            </w:r>
          </w:p>
        </w:tc>
        <w:tc>
          <w:tcPr>
            <w:tcW w:w="2389" w:type="dxa"/>
          </w:tcPr>
          <w:p w:rsidR="00145BE8" w:rsidRPr="00D14643" w:rsidRDefault="00145BE8" w:rsidP="000E391A">
            <w:pPr>
              <w:spacing w:line="240" w:lineRule="auto"/>
              <w:ind w:firstLine="0"/>
              <w:jc w:val="center"/>
              <w:rPr>
                <w:lang w:val="en-US"/>
              </w:rPr>
            </w:pPr>
            <w:r>
              <w:rPr>
                <w:lang w:val="en-US"/>
              </w:rPr>
              <w:t>15,83</w:t>
            </w:r>
          </w:p>
        </w:tc>
        <w:tc>
          <w:tcPr>
            <w:tcW w:w="2389" w:type="dxa"/>
          </w:tcPr>
          <w:p w:rsidR="00145BE8" w:rsidRPr="00D14643" w:rsidRDefault="00145BE8" w:rsidP="000E391A">
            <w:pPr>
              <w:spacing w:line="240" w:lineRule="auto"/>
              <w:ind w:firstLine="0"/>
              <w:jc w:val="center"/>
              <w:rPr>
                <w:lang w:val="en-US"/>
              </w:rPr>
            </w:pPr>
            <w:r>
              <w:rPr>
                <w:lang w:val="en-US"/>
              </w:rPr>
              <w:t>15,56</w:t>
            </w:r>
          </w:p>
        </w:tc>
        <w:tc>
          <w:tcPr>
            <w:tcW w:w="2389" w:type="dxa"/>
          </w:tcPr>
          <w:p w:rsidR="00145BE8" w:rsidRPr="00D14643" w:rsidRDefault="00145BE8" w:rsidP="000E391A">
            <w:pPr>
              <w:spacing w:line="240" w:lineRule="auto"/>
              <w:ind w:firstLine="0"/>
              <w:jc w:val="center"/>
              <w:rPr>
                <w:lang w:val="en-US"/>
              </w:rPr>
            </w:pPr>
            <w:r>
              <w:rPr>
                <w:lang w:val="en-US"/>
              </w:rPr>
              <w:t>1,76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200</w:t>
            </w:r>
          </w:p>
        </w:tc>
        <w:tc>
          <w:tcPr>
            <w:tcW w:w="2389" w:type="dxa"/>
          </w:tcPr>
          <w:p w:rsidR="00145BE8" w:rsidRPr="00D14643" w:rsidRDefault="00145BE8" w:rsidP="000E391A">
            <w:pPr>
              <w:spacing w:line="240" w:lineRule="auto"/>
              <w:ind w:firstLine="0"/>
              <w:jc w:val="center"/>
              <w:rPr>
                <w:lang w:val="en-US"/>
              </w:rPr>
            </w:pPr>
            <w:r>
              <w:rPr>
                <w:lang w:val="en-US"/>
              </w:rPr>
              <w:t>15,99</w:t>
            </w:r>
          </w:p>
        </w:tc>
        <w:tc>
          <w:tcPr>
            <w:tcW w:w="2389" w:type="dxa"/>
          </w:tcPr>
          <w:p w:rsidR="00145BE8" w:rsidRPr="00D14643" w:rsidRDefault="00145BE8" w:rsidP="000E391A">
            <w:pPr>
              <w:spacing w:line="240" w:lineRule="auto"/>
              <w:ind w:firstLine="0"/>
              <w:jc w:val="center"/>
              <w:rPr>
                <w:lang w:val="en-US"/>
              </w:rPr>
            </w:pPr>
            <w:r>
              <w:rPr>
                <w:lang w:val="en-US"/>
              </w:rPr>
              <w:t>15,72</w:t>
            </w:r>
          </w:p>
        </w:tc>
        <w:tc>
          <w:tcPr>
            <w:tcW w:w="2389" w:type="dxa"/>
          </w:tcPr>
          <w:p w:rsidR="00145BE8" w:rsidRPr="00D14643" w:rsidRDefault="00145BE8" w:rsidP="000E391A">
            <w:pPr>
              <w:spacing w:line="240" w:lineRule="auto"/>
              <w:ind w:firstLine="0"/>
              <w:jc w:val="center"/>
              <w:rPr>
                <w:lang w:val="en-US"/>
              </w:rPr>
            </w:pPr>
            <w:r>
              <w:rPr>
                <w:lang w:val="en-US"/>
              </w:rPr>
              <w:t>1,74</w:t>
            </w:r>
          </w:p>
        </w:tc>
      </w:tr>
    </w:tbl>
    <w:p w:rsidR="00145BE8" w:rsidRDefault="00145BE8" w:rsidP="00145BE8"/>
    <w:p w:rsidR="00376021" w:rsidRDefault="00C161AB" w:rsidP="00376021">
      <w:pPr>
        <w:ind w:firstLine="708"/>
        <w:rPr>
          <w:lang w:val="en-US"/>
        </w:rPr>
      </w:pPr>
      <w:r>
        <w:rPr>
          <w:noProof/>
        </w:rPr>
        <w:lastRenderedPageBreak/>
        <mc:AlternateContent>
          <mc:Choice Requires="wps">
            <w:drawing>
              <wp:anchor distT="0" distB="0" distL="114300" distR="114300" simplePos="0" relativeHeight="251684352" behindDoc="0" locked="0" layoutInCell="1" allowOverlap="1" wp14:anchorId="382C2772" wp14:editId="10F2171C">
                <wp:simplePos x="0" y="0"/>
                <wp:positionH relativeFrom="column">
                  <wp:posOffset>47625</wp:posOffset>
                </wp:positionH>
                <wp:positionV relativeFrom="paragraph">
                  <wp:posOffset>5607050</wp:posOffset>
                </wp:positionV>
                <wp:extent cx="5937250" cy="635"/>
                <wp:effectExtent l="0" t="0" r="0" b="0"/>
                <wp:wrapSquare wrapText="bothSides"/>
                <wp:docPr id="25" name="Поле 25"/>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C161AB" w:rsidRPr="0008771D" w:rsidRDefault="00C161AB" w:rsidP="00C161AB">
                            <w:pPr>
                              <w:pStyle w:val="af"/>
                              <w:rPr>
                                <w:noProof/>
                                <w:szCs w:val="24"/>
                              </w:rPr>
                            </w:pPr>
                            <w:r>
                              <w:t xml:space="preserve">Рис. </w:t>
                            </w:r>
                            <w:bookmarkStart w:id="150" w:name="pic_b4_gas"/>
                            <w:r w:rsidR="0048115C">
                              <w:fldChar w:fldCharType="begin"/>
                            </w:r>
                            <w:r w:rsidR="0048115C">
                              <w:instrText xml:space="preserve"> STYLEREF 1 \s </w:instrText>
                            </w:r>
                            <w:r w:rsidR="0048115C">
                              <w:fldChar w:fldCharType="separate"/>
                            </w:r>
                            <w:r w:rsidR="0048115C">
                              <w:rPr>
                                <w:noProof/>
                              </w:rPr>
                              <w:t>4</w:t>
                            </w:r>
                            <w:r w:rsidR="0048115C">
                              <w:fldChar w:fldCharType="end"/>
                            </w:r>
                            <w:r w:rsidR="0048115C">
                              <w:t>.</w:t>
                            </w:r>
                            <w:fldSimple w:instr=" SEQ Рис. \* ARABIC \s 1 ">
                              <w:r w:rsidR="0048115C">
                                <w:rPr>
                                  <w:noProof/>
                                </w:rPr>
                                <w:t>1</w:t>
                              </w:r>
                            </w:fldSimple>
                            <w:bookmarkEnd w:id="150"/>
                            <w:r w:rsidRPr="00C161AB">
                              <w:t xml:space="preserve"> </w:t>
                            </w:r>
                            <w:r>
                              <w:t>Зависимости расхода газа котлом «К</w:t>
                            </w:r>
                            <w:proofErr w:type="gramStart"/>
                            <w:r>
                              <w:t>4</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5" o:spid="_x0000_s1033" type="#_x0000_t202" style="position:absolute;left:0;text-align:left;margin-left:3.75pt;margin-top:441.5pt;width:467.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" stroked="f">
                <v:textbox style="mso-fit-shape-to-text:t" inset="0,0,0,0">
                  <w:txbxContent>
                    <w:p w:rsidR="00C161AB" w:rsidRPr="0008771D" w:rsidRDefault="00C161AB" w:rsidP="00C161AB">
                      <w:pPr>
                        <w:pStyle w:val="af"/>
                        <w:rPr>
                          <w:noProof/>
                          <w:szCs w:val="24"/>
                        </w:rPr>
                      </w:pPr>
                      <w:r>
                        <w:t xml:space="preserve">Рис. </w:t>
                      </w:r>
                      <w:bookmarkStart w:id="151" w:name="pic_b4_gas"/>
                      <w:r w:rsidR="0048115C">
                        <w:fldChar w:fldCharType="begin"/>
                      </w:r>
                      <w:r w:rsidR="0048115C">
                        <w:instrText xml:space="preserve"> STYLEREF 1 \s </w:instrText>
                      </w:r>
                      <w:r w:rsidR="0048115C">
                        <w:fldChar w:fldCharType="separate"/>
                      </w:r>
                      <w:r w:rsidR="0048115C">
                        <w:rPr>
                          <w:noProof/>
                        </w:rPr>
                        <w:t>4</w:t>
                      </w:r>
                      <w:r w:rsidR="0048115C">
                        <w:fldChar w:fldCharType="end"/>
                      </w:r>
                      <w:r w:rsidR="0048115C">
                        <w:t>.</w:t>
                      </w:r>
                      <w:fldSimple w:instr=" SEQ Рис. \* ARABIC \s 1 ">
                        <w:r w:rsidR="0048115C">
                          <w:rPr>
                            <w:noProof/>
                          </w:rPr>
                          <w:t>1</w:t>
                        </w:r>
                      </w:fldSimple>
                      <w:bookmarkEnd w:id="151"/>
                      <w:r w:rsidRPr="00C161AB">
                        <w:t xml:space="preserve"> </w:t>
                      </w:r>
                      <w:r>
                        <w:t>Зависимости расхода газа котлом «К</w:t>
                      </w:r>
                      <w:proofErr w:type="gramStart"/>
                      <w:r>
                        <w:t>4</w:t>
                      </w:r>
                      <w:proofErr w:type="gramEnd"/>
                      <w:r>
                        <w:t>» от паровой нагрузки.</w:t>
                      </w:r>
                    </w:p>
                  </w:txbxContent>
                </v:textbox>
                <w10:wrap type="square"/>
              </v:shape>
            </w:pict>
          </mc:Fallback>
        </mc:AlternateContent>
      </w:r>
      <w:r w:rsidR="00376021">
        <w:rPr>
          <w:noProof/>
          <w:lang w:eastAsia="ru-RU"/>
        </w:rPr>
        <w:drawing>
          <wp:anchor distT="0" distB="0" distL="114300" distR="114300" simplePos="0" relativeHeight="251660800" behindDoc="1" locked="0" layoutInCell="1" allowOverlap="1" wp14:anchorId="668058BD" wp14:editId="64D94072">
            <wp:simplePos x="0" y="0"/>
            <wp:positionH relativeFrom="column">
              <wp:posOffset>47625</wp:posOffset>
            </wp:positionH>
            <wp:positionV relativeFrom="paragraph">
              <wp:posOffset>1773555</wp:posOffset>
            </wp:positionV>
            <wp:extent cx="5937250" cy="3776345"/>
            <wp:effectExtent l="0" t="0" r="25400" b="14605"/>
            <wp:wrapSquare wrapText="bothSides"/>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145BE8">
        <w:t>Как видно из таблицы</w:t>
      </w:r>
      <w:r w:rsidR="00145BE8" w:rsidRPr="0050466E">
        <w:t xml:space="preserve"> </w:t>
      </w:r>
      <w:r w:rsidR="00145BE8">
        <w:fldChar w:fldCharType="begin"/>
      </w:r>
      <w:r w:rsidR="00145BE8">
        <w:instrText xml:space="preserve"> REF tbl_b4_gas \h </w:instrText>
      </w:r>
      <w:r w:rsidR="00145BE8">
        <w:fldChar w:fldCharType="separate"/>
      </w:r>
      <w:r w:rsidR="00171714">
        <w:rPr>
          <w:noProof/>
        </w:rPr>
        <w:t>4</w:t>
      </w:r>
      <w:r w:rsidR="00171714">
        <w:t>.</w:t>
      </w:r>
      <w:r w:rsidR="00171714">
        <w:rPr>
          <w:noProof/>
        </w:rPr>
        <w:t>1</w:t>
      </w:r>
      <w:r w:rsidR="00145BE8">
        <w:fldChar w:fldCharType="end"/>
      </w:r>
      <w:r w:rsidR="00145BE8">
        <w:t>, результаты, полученные с помощью разработанного программного комплекса близки к результатам, полученным с помощью «</w:t>
      </w:r>
      <w:r w:rsidR="00145BE8">
        <w:rPr>
          <w:lang w:val="en-US"/>
        </w:rPr>
        <w:t>I</w:t>
      </w:r>
      <w:r w:rsidR="00145BE8" w:rsidRPr="003D6633">
        <w:t>4</w:t>
      </w:r>
      <w:r w:rsidR="00145BE8">
        <w:rPr>
          <w:lang w:val="en-US"/>
        </w:rPr>
        <w:t>Plan</w:t>
      </w:r>
      <w:r w:rsidR="00145BE8">
        <w:t>». Средний процент расхождения данных составляет 1.74%.</w:t>
      </w:r>
    </w:p>
    <w:p w:rsidR="00376021" w:rsidRPr="0092578B" w:rsidRDefault="00145BE8" w:rsidP="00376021">
      <w:pPr>
        <w:ind w:firstLine="708"/>
      </w:pPr>
      <w:r>
        <w:t xml:space="preserve"> </w:t>
      </w:r>
      <w:r w:rsidR="00376021">
        <w:t xml:space="preserve">На рисунке </w:t>
      </w:r>
      <w:r w:rsidR="00376021">
        <w:rPr>
          <w:noProof/>
        </w:rPr>
        <w:fldChar w:fldCharType="begin"/>
      </w:r>
      <w:r w:rsidR="00376021">
        <w:instrText xml:space="preserve"> REF pic_b4_gas \h </w:instrText>
      </w:r>
      <w:r w:rsidR="00376021">
        <w:rPr>
          <w:noProof/>
        </w:rPr>
      </w:r>
      <w:r w:rsidR="00376021">
        <w:rPr>
          <w:noProof/>
        </w:rPr>
        <w:fldChar w:fldCharType="separate"/>
      </w:r>
      <w:r w:rsidR="00171714">
        <w:rPr>
          <w:noProof/>
        </w:rPr>
        <w:t>4</w:t>
      </w:r>
      <w:r w:rsidR="00171714">
        <w:t>.</w:t>
      </w:r>
      <w:r w:rsidR="00171714">
        <w:rPr>
          <w:noProof/>
        </w:rPr>
        <w:t>1</w:t>
      </w:r>
      <w:r w:rsidR="00376021">
        <w:rPr>
          <w:noProof/>
        </w:rPr>
        <w:fldChar w:fldCharType="end"/>
      </w:r>
      <w:r w:rsidR="00376021" w:rsidRPr="00366A98">
        <w:t xml:space="preserve"> </w:t>
      </w:r>
      <w:r w:rsidR="00376021">
        <w:t>представлены графики зависимостей расхода газа котлом «К</w:t>
      </w:r>
      <w:proofErr w:type="gramStart"/>
      <w:r w:rsidR="00376021">
        <w:t>4</w:t>
      </w:r>
      <w:proofErr w:type="gramEnd"/>
      <w:r w:rsidR="00376021">
        <w:t>» от паровой нагрузки для значений, полученных с помощью «</w:t>
      </w:r>
      <w:r w:rsidR="00376021">
        <w:rPr>
          <w:lang w:val="en-US"/>
        </w:rPr>
        <w:t>I</w:t>
      </w:r>
      <w:r w:rsidR="00376021" w:rsidRPr="004213F3">
        <w:t>4</w:t>
      </w:r>
      <w:r w:rsidR="00376021">
        <w:rPr>
          <w:lang w:val="en-US"/>
        </w:rPr>
        <w:t>Plan</w:t>
      </w:r>
      <w:r w:rsidR="00376021">
        <w:t>», а также с помощью разработанного программного комплекса.</w:t>
      </w:r>
    </w:p>
    <w:p w:rsidR="00145BE8" w:rsidRDefault="00145BE8" w:rsidP="00145BE8">
      <w:pPr>
        <w:ind w:firstLine="708"/>
      </w:pPr>
      <w:r>
        <w:rPr>
          <w:noProof/>
          <w:lang w:eastAsia="ru-RU"/>
        </w:rPr>
        <w:t xml:space="preserve"> </w:t>
      </w:r>
      <w:r>
        <w:t xml:space="preserve">Как видно по рисунку </w:t>
      </w:r>
      <w:r>
        <w:fldChar w:fldCharType="begin"/>
      </w:r>
      <w:r>
        <w:instrText xml:space="preserve"> REF pic_b4_gas \h </w:instrText>
      </w:r>
      <w:r>
        <w:fldChar w:fldCharType="separate"/>
      </w:r>
      <w:r w:rsidR="00171714">
        <w:rPr>
          <w:noProof/>
        </w:rPr>
        <w:t>4</w:t>
      </w:r>
      <w:r w:rsidR="00171714">
        <w:t>.</w:t>
      </w:r>
      <w:r w:rsidR="00171714">
        <w:rPr>
          <w:noProof/>
        </w:rPr>
        <w:t>1</w:t>
      </w:r>
      <w:r>
        <w:fldChar w:fldCharType="end"/>
      </w:r>
      <w:r>
        <w:t>, различия в значениях расхода топлива котлом для «</w:t>
      </w:r>
      <w:r>
        <w:rPr>
          <w:lang w:val="en-US"/>
        </w:rPr>
        <w:t>I</w:t>
      </w:r>
      <w:r w:rsidRPr="004213F3">
        <w:t>4</w:t>
      </w:r>
      <w:r>
        <w:rPr>
          <w:lang w:val="en-US"/>
        </w:rPr>
        <w:t>Plan</w:t>
      </w:r>
      <w:r>
        <w:t xml:space="preserve">» и для разработанного программного комплекса во всем диапазоне рассматриваемой паровой нагрузки примерно одинаковы, что соответствует данным таблицы </w:t>
      </w:r>
      <w:r>
        <w:fldChar w:fldCharType="begin"/>
      </w:r>
      <w:r>
        <w:instrText xml:space="preserve"> REF tbl_b4_gas \h </w:instrText>
      </w:r>
      <w:r>
        <w:fldChar w:fldCharType="separate"/>
      </w:r>
      <w:r w:rsidR="00171714">
        <w:rPr>
          <w:noProof/>
        </w:rPr>
        <w:t>4</w:t>
      </w:r>
      <w:r w:rsidR="00171714">
        <w:t>.</w:t>
      </w:r>
      <w:r w:rsidR="00171714">
        <w:rPr>
          <w:noProof/>
        </w:rPr>
        <w:t>1</w:t>
      </w:r>
      <w:r>
        <w:fldChar w:fldCharType="end"/>
      </w:r>
      <w:r>
        <w:t xml:space="preserve"> и позволяет судить о высокой степени схожести в зависимостях.</w:t>
      </w:r>
    </w:p>
    <w:p w:rsidR="00145BE8" w:rsidRDefault="00145BE8" w:rsidP="00145BE8">
      <w:pPr>
        <w:ind w:firstLine="708"/>
      </w:pPr>
      <w:r>
        <w:t>Проанализируем значения расхода газа для котла «К</w:t>
      </w:r>
      <w:proofErr w:type="gramStart"/>
      <w:r>
        <w:t>6</w:t>
      </w:r>
      <w:proofErr w:type="gramEnd"/>
      <w:r>
        <w:t xml:space="preserve">» очереди «90 </w:t>
      </w:r>
      <w:proofErr w:type="spellStart"/>
      <w:r>
        <w:t>ата</w:t>
      </w:r>
      <w:proofErr w:type="spellEnd"/>
      <w:r>
        <w:t>» котельного отделение ТЭЦ-20 Мосэнерго. В таблице</w:t>
      </w:r>
      <w:r w:rsidRPr="006B1899">
        <w:t xml:space="preserve"> </w:t>
      </w:r>
      <w:r>
        <w:rPr>
          <w:noProof/>
        </w:rPr>
        <w:fldChar w:fldCharType="begin"/>
      </w:r>
      <w:r>
        <w:instrText xml:space="preserve"> REF tbl_b6_gas \h </w:instrText>
      </w:r>
      <w:r>
        <w:rPr>
          <w:noProof/>
        </w:rPr>
      </w:r>
      <w:r>
        <w:rPr>
          <w:noProof/>
        </w:rPr>
        <w:fldChar w:fldCharType="separate"/>
      </w:r>
      <w:r w:rsidR="00171714">
        <w:rPr>
          <w:noProof/>
        </w:rPr>
        <w:t>4</w:t>
      </w:r>
      <w:r w:rsidR="00171714">
        <w:t>.</w:t>
      </w:r>
      <w:r w:rsidR="00171714">
        <w:rPr>
          <w:noProof/>
        </w:rPr>
        <w:t>2</w:t>
      </w:r>
      <w:r>
        <w:rPr>
          <w:noProof/>
        </w:rPr>
        <w:fldChar w:fldCharType="end"/>
      </w:r>
      <w:r w:rsidRPr="003A464B">
        <w:t xml:space="preserve"> </w:t>
      </w:r>
      <w:r>
        <w:t>приведены значения расхода газа котлом «К</w:t>
      </w:r>
      <w:proofErr w:type="gramStart"/>
      <w:r>
        <w:t>6</w:t>
      </w:r>
      <w:proofErr w:type="gramEnd"/>
      <w:r>
        <w:t>» при различных значениях паровой нагрузки на котел</w:t>
      </w:r>
      <w:r w:rsidRPr="00C45B9E">
        <w:t xml:space="preserve">, </w:t>
      </w:r>
      <w:r>
        <w:t>полученные с помощью «</w:t>
      </w:r>
      <w:r>
        <w:rPr>
          <w:lang w:val="en-US"/>
        </w:rPr>
        <w:t>I</w:t>
      </w:r>
      <w:r w:rsidRPr="009C2EED">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6B1899" w:rsidRDefault="00145BE8" w:rsidP="00145BE8">
      <w:pPr>
        <w:pStyle w:val="af"/>
        <w:keepNext/>
      </w:pPr>
      <w:r>
        <w:lastRenderedPageBreak/>
        <w:t xml:space="preserve">Таблица </w:t>
      </w:r>
      <w:bookmarkStart w:id="152" w:name="tbl_b6_gas"/>
      <w:r w:rsidR="009F1C89">
        <w:fldChar w:fldCharType="begin"/>
      </w:r>
      <w:r w:rsidR="009F1C89">
        <w:instrText xml:space="preserve"> STYLEREF 1 \s </w:instrText>
      </w:r>
      <w:r w:rsidR="009F1C89">
        <w:fldChar w:fldCharType="separate"/>
      </w:r>
      <w:r w:rsidR="00171714">
        <w:rPr>
          <w:noProof/>
        </w:rPr>
        <w:t>4</w:t>
      </w:r>
      <w:r w:rsidR="009F1C89">
        <w:fldChar w:fldCharType="end"/>
      </w:r>
      <w:r w:rsidR="009F1C89">
        <w:t>.</w:t>
      </w:r>
      <w:fldSimple w:instr=" SEQ Таблица \* ARABIC \s 1 ">
        <w:r w:rsidR="00171714">
          <w:rPr>
            <w:noProof/>
          </w:rPr>
          <w:t>2</w:t>
        </w:r>
      </w:fldSimple>
      <w:bookmarkEnd w:id="152"/>
      <w:r w:rsidRPr="006B1899">
        <w:t xml:space="preserve"> </w:t>
      </w:r>
      <w:r>
        <w:t>Расход газа котлом «К</w:t>
      </w:r>
      <w:proofErr w:type="gramStart"/>
      <w:r w:rsidRPr="00810496">
        <w:t>6</w:t>
      </w:r>
      <w:proofErr w:type="gramEnd"/>
      <w:r>
        <w:t>» в зависимости от паровой нагрузки</w:t>
      </w:r>
      <w:r w:rsidRPr="00617A4B">
        <w:t>.</w:t>
      </w:r>
    </w:p>
    <w:tbl>
      <w:tblPr>
        <w:tblStyle w:val="a4"/>
        <w:tblW w:w="0" w:type="auto"/>
        <w:tblLook w:val="04A0" w:firstRow="1" w:lastRow="0" w:firstColumn="1" w:lastColumn="0" w:noHBand="0" w:noVBand="1"/>
      </w:tblPr>
      <w:tblGrid>
        <w:gridCol w:w="1951"/>
        <w:gridCol w:w="2126"/>
        <w:gridCol w:w="3261"/>
        <w:gridCol w:w="2217"/>
      </w:tblGrid>
      <w:tr w:rsidR="00145BE8" w:rsidTr="000E391A">
        <w:trPr>
          <w:trHeight w:val="57"/>
        </w:trPr>
        <w:tc>
          <w:tcPr>
            <w:tcW w:w="1951"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126"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3261" w:type="dxa"/>
          </w:tcPr>
          <w:p w:rsidR="00145BE8" w:rsidRPr="006F7839" w:rsidRDefault="00145BE8" w:rsidP="000E391A">
            <w:pPr>
              <w:spacing w:line="240" w:lineRule="auto"/>
              <w:ind w:firstLine="0"/>
              <w:jc w:val="left"/>
              <w:rPr>
                <w:b/>
              </w:rPr>
            </w:pPr>
            <w:r w:rsidRPr="006F7839">
              <w:rPr>
                <w:b/>
              </w:rPr>
              <w:t>Расход газа (</w:t>
            </w:r>
            <w:r>
              <w:rPr>
                <w:b/>
              </w:rPr>
              <w:t>разработанный программный комплекс</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217"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proofErr w:type="gramStart"/>
            <w:r>
              <w:rPr>
                <w:b/>
                <w:lang w:val="en-US"/>
              </w:rPr>
              <w:t>, [%]</w:t>
            </w:r>
            <w:proofErr w:type="gramEnd"/>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130</w:t>
            </w:r>
          </w:p>
        </w:tc>
        <w:tc>
          <w:tcPr>
            <w:tcW w:w="2126" w:type="dxa"/>
          </w:tcPr>
          <w:p w:rsidR="00145BE8" w:rsidRPr="00D14643" w:rsidRDefault="00145BE8" w:rsidP="000E391A">
            <w:pPr>
              <w:spacing w:line="240" w:lineRule="auto"/>
              <w:ind w:firstLine="0"/>
              <w:jc w:val="center"/>
              <w:rPr>
                <w:lang w:val="en-US"/>
              </w:rPr>
            </w:pPr>
            <w:r>
              <w:rPr>
                <w:lang w:val="en-US"/>
              </w:rPr>
              <w:t>10,41</w:t>
            </w:r>
          </w:p>
        </w:tc>
        <w:tc>
          <w:tcPr>
            <w:tcW w:w="3261" w:type="dxa"/>
          </w:tcPr>
          <w:p w:rsidR="00145BE8" w:rsidRPr="00D14643" w:rsidRDefault="00145BE8" w:rsidP="000E391A">
            <w:pPr>
              <w:spacing w:line="240" w:lineRule="auto"/>
              <w:ind w:firstLine="0"/>
              <w:jc w:val="center"/>
              <w:rPr>
                <w:lang w:val="en-US"/>
              </w:rPr>
            </w:pPr>
            <w:r>
              <w:rPr>
                <w:lang w:val="en-US"/>
              </w:rPr>
              <w:t>10,24</w:t>
            </w:r>
          </w:p>
        </w:tc>
        <w:tc>
          <w:tcPr>
            <w:tcW w:w="2217" w:type="dxa"/>
          </w:tcPr>
          <w:p w:rsidR="00145BE8" w:rsidRPr="00D14643" w:rsidRDefault="00145BE8" w:rsidP="000E391A">
            <w:pPr>
              <w:spacing w:line="240" w:lineRule="auto"/>
              <w:ind w:firstLine="0"/>
              <w:jc w:val="center"/>
              <w:rPr>
                <w:lang w:val="en-US"/>
              </w:rPr>
            </w:pPr>
            <w:r>
              <w:rPr>
                <w:lang w:val="en-US"/>
              </w:rPr>
              <w:t>1,70</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140</w:t>
            </w:r>
          </w:p>
        </w:tc>
        <w:tc>
          <w:tcPr>
            <w:tcW w:w="2126" w:type="dxa"/>
          </w:tcPr>
          <w:p w:rsidR="00145BE8" w:rsidRPr="00D14643" w:rsidRDefault="00145BE8" w:rsidP="000E391A">
            <w:pPr>
              <w:spacing w:line="240" w:lineRule="auto"/>
              <w:ind w:firstLine="0"/>
              <w:jc w:val="center"/>
              <w:rPr>
                <w:lang w:val="en-US"/>
              </w:rPr>
            </w:pPr>
            <w:r>
              <w:rPr>
                <w:lang w:val="en-US"/>
              </w:rPr>
              <w:t>11,21</w:t>
            </w:r>
          </w:p>
        </w:tc>
        <w:tc>
          <w:tcPr>
            <w:tcW w:w="3261" w:type="dxa"/>
          </w:tcPr>
          <w:p w:rsidR="00145BE8" w:rsidRPr="00D14643" w:rsidRDefault="00145BE8" w:rsidP="000E391A">
            <w:pPr>
              <w:spacing w:line="240" w:lineRule="auto"/>
              <w:ind w:firstLine="0"/>
              <w:jc w:val="center"/>
              <w:rPr>
                <w:lang w:val="en-US"/>
              </w:rPr>
            </w:pPr>
            <w:r>
              <w:rPr>
                <w:lang w:val="en-US"/>
              </w:rPr>
              <w:t>11,03</w:t>
            </w:r>
          </w:p>
        </w:tc>
        <w:tc>
          <w:tcPr>
            <w:tcW w:w="2217" w:type="dxa"/>
          </w:tcPr>
          <w:p w:rsidR="00145BE8" w:rsidRPr="00D14643" w:rsidRDefault="00145BE8" w:rsidP="000E391A">
            <w:pPr>
              <w:spacing w:line="240" w:lineRule="auto"/>
              <w:ind w:firstLine="0"/>
              <w:jc w:val="center"/>
              <w:rPr>
                <w:lang w:val="en-US"/>
              </w:rPr>
            </w:pPr>
            <w:r>
              <w:rPr>
                <w:lang w:val="en-US"/>
              </w:rPr>
              <w:t>1,57</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189</w:t>
            </w:r>
          </w:p>
        </w:tc>
        <w:tc>
          <w:tcPr>
            <w:tcW w:w="2126" w:type="dxa"/>
          </w:tcPr>
          <w:p w:rsidR="00145BE8" w:rsidRPr="00D14643" w:rsidRDefault="00145BE8" w:rsidP="000E391A">
            <w:pPr>
              <w:spacing w:line="240" w:lineRule="auto"/>
              <w:ind w:firstLine="0"/>
              <w:jc w:val="center"/>
              <w:rPr>
                <w:lang w:val="en-US"/>
              </w:rPr>
            </w:pPr>
            <w:r>
              <w:rPr>
                <w:lang w:val="en-US"/>
              </w:rPr>
              <w:t>15,1</w:t>
            </w:r>
          </w:p>
        </w:tc>
        <w:tc>
          <w:tcPr>
            <w:tcW w:w="3261" w:type="dxa"/>
          </w:tcPr>
          <w:p w:rsidR="00145BE8" w:rsidRPr="00D14643" w:rsidRDefault="00145BE8" w:rsidP="000E391A">
            <w:pPr>
              <w:spacing w:line="240" w:lineRule="auto"/>
              <w:ind w:firstLine="0"/>
              <w:jc w:val="center"/>
              <w:rPr>
                <w:lang w:val="en-US"/>
              </w:rPr>
            </w:pPr>
            <w:r>
              <w:rPr>
                <w:lang w:val="en-US"/>
              </w:rPr>
              <w:t>14,84</w:t>
            </w:r>
          </w:p>
        </w:tc>
        <w:tc>
          <w:tcPr>
            <w:tcW w:w="2217" w:type="dxa"/>
          </w:tcPr>
          <w:p w:rsidR="00145BE8" w:rsidRPr="00D14643" w:rsidRDefault="00145BE8" w:rsidP="000E391A">
            <w:pPr>
              <w:spacing w:line="240" w:lineRule="auto"/>
              <w:ind w:firstLine="0"/>
              <w:jc w:val="center"/>
              <w:rPr>
                <w:lang w:val="en-US"/>
              </w:rPr>
            </w:pPr>
            <w:r>
              <w:rPr>
                <w:lang w:val="en-US"/>
              </w:rPr>
              <w:t>1,74</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219</w:t>
            </w:r>
          </w:p>
        </w:tc>
        <w:tc>
          <w:tcPr>
            <w:tcW w:w="2126" w:type="dxa"/>
          </w:tcPr>
          <w:p w:rsidR="00145BE8" w:rsidRPr="00D14643" w:rsidRDefault="00145BE8" w:rsidP="000E391A">
            <w:pPr>
              <w:spacing w:line="240" w:lineRule="auto"/>
              <w:ind w:firstLine="0"/>
              <w:jc w:val="center"/>
              <w:rPr>
                <w:lang w:val="en-US"/>
              </w:rPr>
            </w:pPr>
            <w:r>
              <w:rPr>
                <w:lang w:val="en-US"/>
              </w:rPr>
              <w:t>17,5</w:t>
            </w:r>
          </w:p>
        </w:tc>
        <w:tc>
          <w:tcPr>
            <w:tcW w:w="3261" w:type="dxa"/>
          </w:tcPr>
          <w:p w:rsidR="00145BE8" w:rsidRPr="00D14643" w:rsidRDefault="00145BE8" w:rsidP="000E391A">
            <w:pPr>
              <w:spacing w:line="240" w:lineRule="auto"/>
              <w:ind w:firstLine="0"/>
              <w:jc w:val="center"/>
              <w:rPr>
                <w:lang w:val="en-US"/>
              </w:rPr>
            </w:pPr>
            <w:r>
              <w:rPr>
                <w:lang w:val="en-US"/>
              </w:rPr>
              <w:t>17,2</w:t>
            </w:r>
          </w:p>
        </w:tc>
        <w:tc>
          <w:tcPr>
            <w:tcW w:w="2217" w:type="dxa"/>
          </w:tcPr>
          <w:p w:rsidR="00145BE8" w:rsidRPr="00D14643" w:rsidRDefault="00145BE8" w:rsidP="000E391A">
            <w:pPr>
              <w:spacing w:line="240" w:lineRule="auto"/>
              <w:ind w:firstLine="0"/>
              <w:jc w:val="center"/>
              <w:rPr>
                <w:lang w:val="en-US"/>
              </w:rPr>
            </w:pPr>
            <w:r>
              <w:rPr>
                <w:lang w:val="en-US"/>
              </w:rPr>
              <w:t>1,74</w:t>
            </w:r>
          </w:p>
        </w:tc>
      </w:tr>
    </w:tbl>
    <w:p w:rsidR="00145BE8" w:rsidRPr="003646D9" w:rsidRDefault="00145BE8" w:rsidP="00145BE8">
      <w:pPr>
        <w:ind w:firstLine="0"/>
      </w:pPr>
    </w:p>
    <w:p w:rsidR="00145BE8" w:rsidRDefault="00145BE8" w:rsidP="00145BE8">
      <w:r>
        <w:t>Как видно из таблицы</w:t>
      </w:r>
      <w:r w:rsidRPr="00663E82">
        <w:t xml:space="preserve"> </w:t>
      </w:r>
      <w:r>
        <w:rPr>
          <w:noProof/>
        </w:rPr>
        <w:fldChar w:fldCharType="begin"/>
      </w:r>
      <w:r>
        <w:instrText xml:space="preserve"> REF tbl_b6_gas \h </w:instrText>
      </w:r>
      <w:r>
        <w:rPr>
          <w:noProof/>
        </w:rPr>
      </w:r>
      <w:r>
        <w:rPr>
          <w:noProof/>
        </w:rPr>
        <w:fldChar w:fldCharType="separate"/>
      </w:r>
      <w:r w:rsidR="00490861">
        <w:rPr>
          <w:noProof/>
        </w:rPr>
        <w:t>4</w:t>
      </w:r>
      <w:r w:rsidR="00490861">
        <w:t>.</w:t>
      </w:r>
      <w:r w:rsidR="00490861">
        <w:rPr>
          <w:noProof/>
        </w:rPr>
        <w:t>2</w:t>
      </w:r>
      <w:r>
        <w:rPr>
          <w:noProof/>
        </w:rPr>
        <w:fldChar w:fldCharType="end"/>
      </w:r>
      <w:r>
        <w:t>, результаты, полученные с помощью разработанного программного комплекса близки к результатам, полученным с помощью программного комплекса «</w:t>
      </w:r>
      <w:r>
        <w:rPr>
          <w:lang w:val="en-US"/>
        </w:rPr>
        <w:t>I</w:t>
      </w:r>
      <w:r w:rsidRPr="003D6633">
        <w:t>4</w:t>
      </w:r>
      <w:r>
        <w:rPr>
          <w:lang w:val="en-US"/>
        </w:rPr>
        <w:t>Plan</w:t>
      </w:r>
      <w:r>
        <w:t>». Средний процент расхождения данных составляет 1.</w:t>
      </w:r>
      <w:r w:rsidRPr="00827D20">
        <w:t>69</w:t>
      </w:r>
      <w:r>
        <w:t xml:space="preserve">%. На рисунке </w:t>
      </w:r>
      <w:r>
        <w:rPr>
          <w:noProof/>
        </w:rPr>
        <w:fldChar w:fldCharType="begin"/>
      </w:r>
      <w:r>
        <w:instrText xml:space="preserve"> REF pic_b6_gas \h </w:instrText>
      </w:r>
      <w:r>
        <w:rPr>
          <w:noProof/>
        </w:rPr>
      </w:r>
      <w:r>
        <w:rPr>
          <w:noProof/>
        </w:rPr>
        <w:fldChar w:fldCharType="separate"/>
      </w:r>
      <w:r w:rsidR="00490861">
        <w:rPr>
          <w:noProof/>
        </w:rPr>
        <w:t>4</w:t>
      </w:r>
      <w:r w:rsidR="00490861">
        <w:t>.</w:t>
      </w:r>
      <w:r w:rsidR="00490861">
        <w:rPr>
          <w:noProof/>
        </w:rPr>
        <w:t>2</w:t>
      </w:r>
      <w:r>
        <w:rPr>
          <w:noProof/>
        </w:rPr>
        <w:fldChar w:fldCharType="end"/>
      </w:r>
      <w:r w:rsidRPr="00366A98">
        <w:t xml:space="preserve"> </w:t>
      </w:r>
      <w:r>
        <w:t>представлены графики зависимостей расхода газа котлом «К</w:t>
      </w:r>
      <w:proofErr w:type="gramStart"/>
      <w:r w:rsidRPr="00827D20">
        <w:t>6</w:t>
      </w:r>
      <w:proofErr w:type="gramEnd"/>
      <w:r>
        <w:t>» от паровой нагрузки на котел.</w:t>
      </w:r>
    </w:p>
    <w:p w:rsidR="00145BE8" w:rsidRPr="002F4190" w:rsidRDefault="00490861" w:rsidP="00145BE8">
      <w:pPr>
        <w:ind w:firstLine="0"/>
      </w:pPr>
      <w:r>
        <w:rPr>
          <w:noProof/>
        </w:rPr>
        <mc:AlternateContent>
          <mc:Choice Requires="wps">
            <w:drawing>
              <wp:anchor distT="0" distB="0" distL="114300" distR="114300" simplePos="0" relativeHeight="251686400" behindDoc="0" locked="0" layoutInCell="1" allowOverlap="1" wp14:anchorId="584A862B" wp14:editId="3E09F9E9">
                <wp:simplePos x="0" y="0"/>
                <wp:positionH relativeFrom="column">
                  <wp:posOffset>-10795</wp:posOffset>
                </wp:positionH>
                <wp:positionV relativeFrom="paragraph">
                  <wp:posOffset>3520440</wp:posOffset>
                </wp:positionV>
                <wp:extent cx="5937250" cy="635"/>
                <wp:effectExtent l="0" t="0" r="0" b="0"/>
                <wp:wrapNone/>
                <wp:docPr id="26" name="Поле 26"/>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490861" w:rsidRPr="00490861" w:rsidRDefault="00490861" w:rsidP="00490861">
                            <w:pPr>
                              <w:pStyle w:val="af"/>
                              <w:rPr>
                                <w:noProof/>
                                <w:szCs w:val="24"/>
                              </w:rPr>
                            </w:pPr>
                            <w:r>
                              <w:t xml:space="preserve">Рис. </w:t>
                            </w:r>
                            <w:bookmarkStart w:id="153" w:name="pic_b6_gas"/>
                            <w:r w:rsidR="0048115C">
                              <w:fldChar w:fldCharType="begin"/>
                            </w:r>
                            <w:r w:rsidR="0048115C">
                              <w:instrText xml:space="preserve"> STYLEREF 1 \s </w:instrText>
                            </w:r>
                            <w:r w:rsidR="0048115C">
                              <w:fldChar w:fldCharType="separate"/>
                            </w:r>
                            <w:r w:rsidR="0048115C">
                              <w:rPr>
                                <w:noProof/>
                              </w:rPr>
                              <w:t>4</w:t>
                            </w:r>
                            <w:r w:rsidR="0048115C">
                              <w:fldChar w:fldCharType="end"/>
                            </w:r>
                            <w:r w:rsidR="0048115C">
                              <w:t>.</w:t>
                            </w:r>
                            <w:fldSimple w:instr=" SEQ Рис. \* ARABIC \s 1 ">
                              <w:r w:rsidR="0048115C">
                                <w:rPr>
                                  <w:noProof/>
                                </w:rPr>
                                <w:t>2</w:t>
                              </w:r>
                            </w:fldSimple>
                            <w:bookmarkEnd w:id="153"/>
                            <w:r w:rsidRPr="00490861">
                              <w:t xml:space="preserve"> </w:t>
                            </w:r>
                            <w:r>
                              <w:t>Зависимости расхода газа котлом «К</w:t>
                            </w:r>
                            <w:proofErr w:type="gramStart"/>
                            <w:r>
                              <w:t>6</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6" o:spid="_x0000_s1034" type="#_x0000_t202" style="position:absolute;left:0;text-align:left;margin-left:-.85pt;margin-top:277.2pt;width:467.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" stroked="f">
                <v:textbox style="mso-fit-shape-to-text:t" inset="0,0,0,0">
                  <w:txbxContent>
                    <w:p w:rsidR="00490861" w:rsidRPr="00490861" w:rsidRDefault="00490861" w:rsidP="00490861">
                      <w:pPr>
                        <w:pStyle w:val="af"/>
                        <w:rPr>
                          <w:noProof/>
                          <w:szCs w:val="24"/>
                        </w:rPr>
                      </w:pPr>
                      <w:r>
                        <w:t xml:space="preserve">Рис. </w:t>
                      </w:r>
                      <w:bookmarkStart w:id="154" w:name="pic_b6_gas"/>
                      <w:r w:rsidR="0048115C">
                        <w:fldChar w:fldCharType="begin"/>
                      </w:r>
                      <w:r w:rsidR="0048115C">
                        <w:instrText xml:space="preserve"> STYLEREF 1 \s </w:instrText>
                      </w:r>
                      <w:r w:rsidR="0048115C">
                        <w:fldChar w:fldCharType="separate"/>
                      </w:r>
                      <w:r w:rsidR="0048115C">
                        <w:rPr>
                          <w:noProof/>
                        </w:rPr>
                        <w:t>4</w:t>
                      </w:r>
                      <w:r w:rsidR="0048115C">
                        <w:fldChar w:fldCharType="end"/>
                      </w:r>
                      <w:r w:rsidR="0048115C">
                        <w:t>.</w:t>
                      </w:r>
                      <w:fldSimple w:instr=" SEQ Рис. \* ARABIC \s 1 ">
                        <w:r w:rsidR="0048115C">
                          <w:rPr>
                            <w:noProof/>
                          </w:rPr>
                          <w:t>2</w:t>
                        </w:r>
                      </w:fldSimple>
                      <w:bookmarkEnd w:id="154"/>
                      <w:r w:rsidRPr="00490861">
                        <w:t xml:space="preserve"> </w:t>
                      </w:r>
                      <w:r>
                        <w:t>Зависимости расхода газа котлом «К</w:t>
                      </w:r>
                      <w:proofErr w:type="gramStart"/>
                      <w:r>
                        <w:t>6</w:t>
                      </w:r>
                      <w:proofErr w:type="gramEnd"/>
                      <w:r>
                        <w:t>» от паровой нагрузки.</w:t>
                      </w:r>
                    </w:p>
                  </w:txbxContent>
                </v:textbox>
              </v:shape>
            </w:pict>
          </mc:Fallback>
        </mc:AlternateContent>
      </w:r>
      <w:r w:rsidR="00145BE8">
        <w:rPr>
          <w:noProof/>
          <w:lang w:eastAsia="ru-RU"/>
        </w:rPr>
        <w:drawing>
          <wp:anchor distT="0" distB="0" distL="114300" distR="114300" simplePos="0" relativeHeight="251662848" behindDoc="1" locked="0" layoutInCell="1" allowOverlap="1" wp14:anchorId="48CEED9C" wp14:editId="457E4BCB">
            <wp:simplePos x="0" y="0"/>
            <wp:positionH relativeFrom="column">
              <wp:posOffset>-11356</wp:posOffset>
            </wp:positionH>
            <wp:positionV relativeFrom="paragraph">
              <wp:posOffset>79523</wp:posOffset>
            </wp:positionV>
            <wp:extent cx="5937663" cy="3384468"/>
            <wp:effectExtent l="0" t="0" r="25400" b="26035"/>
            <wp:wrapNone/>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rsidR="00145BE8" w:rsidRDefault="00145BE8" w:rsidP="00145BE8">
      <w:pPr>
        <w:keepNext/>
        <w:ind w:firstLine="0"/>
      </w:pPr>
    </w:p>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Pr="0054736B" w:rsidRDefault="00145BE8" w:rsidP="00145BE8"/>
    <w:p w:rsidR="00490861" w:rsidRPr="00490861" w:rsidRDefault="00490861" w:rsidP="00145BE8">
      <w:pPr>
        <w:rPr>
          <w:u w:val="single"/>
        </w:rPr>
      </w:pPr>
    </w:p>
    <w:p w:rsidR="00145BE8" w:rsidRPr="00A97CA2" w:rsidRDefault="00145BE8" w:rsidP="00145BE8">
      <w:pPr>
        <w:rPr>
          <w:u w:val="single"/>
        </w:rPr>
      </w:pPr>
      <w:r w:rsidRPr="00A97CA2">
        <w:rPr>
          <w:u w:val="single"/>
        </w:rPr>
        <w:t>Сравнительный анализ полученных зависимостей</w:t>
      </w:r>
    </w:p>
    <w:p w:rsidR="00145BE8" w:rsidRDefault="00145BE8" w:rsidP="00145BE8">
      <w:r>
        <w:t>Проведем сравнительный анализ значений расхода газа для котлов «К</w:t>
      </w:r>
      <w:proofErr w:type="gramStart"/>
      <w:r>
        <w:t>4</w:t>
      </w:r>
      <w:proofErr w:type="gramEnd"/>
      <w:r>
        <w:t>» и «К6», полученных с помощью расчетов в «</w:t>
      </w:r>
      <w:r>
        <w:rPr>
          <w:lang w:val="en-US"/>
        </w:rPr>
        <w:t>I</w:t>
      </w:r>
      <w:r w:rsidRPr="001255C7">
        <w:t>4</w:t>
      </w:r>
      <w:r>
        <w:rPr>
          <w:lang w:val="en-US"/>
        </w:rPr>
        <w:t>Plan</w:t>
      </w:r>
      <w:r>
        <w:t xml:space="preserve">» и разработанного программного комплекса. Эти значения представлены в таблицах </w:t>
      </w:r>
      <w:r>
        <w:fldChar w:fldCharType="begin"/>
      </w:r>
      <w:r>
        <w:instrText xml:space="preserve"> REF tbl_b4_gas \h </w:instrText>
      </w:r>
      <w:r>
        <w:fldChar w:fldCharType="separate"/>
      </w:r>
      <w:r w:rsidR="00171714">
        <w:rPr>
          <w:noProof/>
        </w:rPr>
        <w:t>4</w:t>
      </w:r>
      <w:r w:rsidR="00171714">
        <w:t>.</w:t>
      </w:r>
      <w:r w:rsidR="00171714">
        <w:rPr>
          <w:noProof/>
        </w:rPr>
        <w:t>1</w:t>
      </w:r>
      <w:r>
        <w:fldChar w:fldCharType="end"/>
      </w:r>
      <w:r>
        <w:t xml:space="preserve"> и </w:t>
      </w:r>
      <w:r>
        <w:fldChar w:fldCharType="begin"/>
      </w:r>
      <w:r>
        <w:instrText xml:space="preserve"> REF tbl_b6_gas \h </w:instrText>
      </w:r>
      <w:r>
        <w:fldChar w:fldCharType="separate"/>
      </w:r>
      <w:r w:rsidR="00171714">
        <w:rPr>
          <w:noProof/>
        </w:rPr>
        <w:t>4</w:t>
      </w:r>
      <w:r w:rsidR="00171714">
        <w:t>.</w:t>
      </w:r>
      <w:r w:rsidR="00171714">
        <w:rPr>
          <w:noProof/>
        </w:rPr>
        <w:t>2</w:t>
      </w:r>
      <w:r>
        <w:fldChar w:fldCharType="end"/>
      </w:r>
      <w:r>
        <w:t>.</w:t>
      </w:r>
    </w:p>
    <w:p w:rsidR="00145BE8" w:rsidRDefault="00FC1CA6" w:rsidP="00145BE8">
      <w:r>
        <w:rPr>
          <w:noProof/>
        </w:rPr>
        <w:lastRenderedPageBreak/>
        <mc:AlternateContent>
          <mc:Choice Requires="wps">
            <w:drawing>
              <wp:anchor distT="0" distB="0" distL="114300" distR="114300" simplePos="0" relativeHeight="251688448" behindDoc="0" locked="0" layoutInCell="1" allowOverlap="1" wp14:anchorId="10E8AE29" wp14:editId="496E175D">
                <wp:simplePos x="0" y="0"/>
                <wp:positionH relativeFrom="column">
                  <wp:posOffset>-59055</wp:posOffset>
                </wp:positionH>
                <wp:positionV relativeFrom="paragraph">
                  <wp:posOffset>4750435</wp:posOffset>
                </wp:positionV>
                <wp:extent cx="6028690" cy="635"/>
                <wp:effectExtent l="0" t="0" r="0" b="0"/>
                <wp:wrapTight wrapText="bothSides">
                  <wp:wrapPolygon edited="0">
                    <wp:start x="0" y="0"/>
                    <wp:lineTo x="0" y="21600"/>
                    <wp:lineTo x="21600" y="21600"/>
                    <wp:lineTo x="21600" y="0"/>
                  </wp:wrapPolygon>
                </wp:wrapTight>
                <wp:docPr id="27" name="Поле 27"/>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C1CA6" w:rsidRPr="005C0773" w:rsidRDefault="00FC1CA6" w:rsidP="00FC1CA6">
                            <w:pPr>
                              <w:pStyle w:val="af"/>
                              <w:rPr>
                                <w:noProof/>
                                <w:szCs w:val="24"/>
                              </w:rPr>
                            </w:pPr>
                            <w:r>
                              <w:t xml:space="preserve">Рис. </w:t>
                            </w:r>
                            <w:bookmarkStart w:id="155" w:name="pic_stat_sch"/>
                            <w:r w:rsidR="0048115C">
                              <w:fldChar w:fldCharType="begin"/>
                            </w:r>
                            <w:r w:rsidR="0048115C">
                              <w:instrText xml:space="preserve"> STYLEREF 1 \s </w:instrText>
                            </w:r>
                            <w:r w:rsidR="0048115C">
                              <w:fldChar w:fldCharType="separate"/>
                            </w:r>
                            <w:r w:rsidR="0048115C">
                              <w:rPr>
                                <w:noProof/>
                              </w:rPr>
                              <w:t>4</w:t>
                            </w:r>
                            <w:r w:rsidR="0048115C">
                              <w:fldChar w:fldCharType="end"/>
                            </w:r>
                            <w:r w:rsidR="0048115C">
                              <w:t>.</w:t>
                            </w:r>
                            <w:fldSimple w:instr=" SEQ Рис. \* ARABIC \s 1 ">
                              <w:r w:rsidR="0048115C">
                                <w:rPr>
                                  <w:noProof/>
                                </w:rPr>
                                <w:t>3</w:t>
                              </w:r>
                            </w:fldSimple>
                            <w:bookmarkEnd w:id="155"/>
                            <w:r>
                              <w:t xml:space="preserve"> </w:t>
                            </w:r>
                            <w:r>
                              <w:t xml:space="preserve">Сравнение </w:t>
                            </w:r>
                            <w:r>
                              <w:t>средних: схема проверки гипотез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7" o:spid="_x0000_s1035" type="#_x0000_t202" style="position:absolute;left:0;text-align:left;margin-left:-4.65pt;margin-top:374.05pt;width:474.7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" stroked="f">
                <v:textbox style="mso-fit-shape-to-text:t" inset="0,0,0,0">
                  <w:txbxContent>
                    <w:p w:rsidR="00FC1CA6" w:rsidRPr="005C0773" w:rsidRDefault="00FC1CA6" w:rsidP="00FC1CA6">
                      <w:pPr>
                        <w:pStyle w:val="af"/>
                        <w:rPr>
                          <w:noProof/>
                          <w:szCs w:val="24"/>
                        </w:rPr>
                      </w:pPr>
                      <w:r>
                        <w:t xml:space="preserve">Рис. </w:t>
                      </w:r>
                      <w:bookmarkStart w:id="156" w:name="pic_stat_sch"/>
                      <w:r w:rsidR="0048115C">
                        <w:fldChar w:fldCharType="begin"/>
                      </w:r>
                      <w:r w:rsidR="0048115C">
                        <w:instrText xml:space="preserve"> STYLEREF 1 \s </w:instrText>
                      </w:r>
                      <w:r w:rsidR="0048115C">
                        <w:fldChar w:fldCharType="separate"/>
                      </w:r>
                      <w:r w:rsidR="0048115C">
                        <w:rPr>
                          <w:noProof/>
                        </w:rPr>
                        <w:t>4</w:t>
                      </w:r>
                      <w:r w:rsidR="0048115C">
                        <w:fldChar w:fldCharType="end"/>
                      </w:r>
                      <w:r w:rsidR="0048115C">
                        <w:t>.</w:t>
                      </w:r>
                      <w:fldSimple w:instr=" SEQ Рис. \* ARABIC \s 1 ">
                        <w:r w:rsidR="0048115C">
                          <w:rPr>
                            <w:noProof/>
                          </w:rPr>
                          <w:t>3</w:t>
                        </w:r>
                      </w:fldSimple>
                      <w:bookmarkEnd w:id="156"/>
                      <w:r>
                        <w:t xml:space="preserve"> </w:t>
                      </w:r>
                      <w:r>
                        <w:t xml:space="preserve">Сравнение </w:t>
                      </w:r>
                      <w:r>
                        <w:t>средних: схема проверки гипотез</w:t>
                      </w:r>
                    </w:p>
                  </w:txbxContent>
                </v:textbox>
                <w10:wrap type="tight"/>
              </v:shape>
            </w:pict>
          </mc:Fallback>
        </mc:AlternateContent>
      </w:r>
      <w:r w:rsidR="00145BE8">
        <w:rPr>
          <w:noProof/>
          <w:lang w:eastAsia="ru-RU"/>
        </w:rPr>
        <w:drawing>
          <wp:anchor distT="0" distB="0" distL="114300" distR="114300" simplePos="0" relativeHeight="251664896" behindDoc="1" locked="0" layoutInCell="1" allowOverlap="1" wp14:anchorId="0827F047" wp14:editId="7F398AA3">
            <wp:simplePos x="0" y="0"/>
            <wp:positionH relativeFrom="column">
              <wp:posOffset>-59055</wp:posOffset>
            </wp:positionH>
            <wp:positionV relativeFrom="paragraph">
              <wp:posOffset>1001395</wp:posOffset>
            </wp:positionV>
            <wp:extent cx="6028690" cy="3691890"/>
            <wp:effectExtent l="0" t="0" r="0" b="3810"/>
            <wp:wrapTight wrapText="bothSides">
              <wp:wrapPolygon edited="0">
                <wp:start x="0" y="0"/>
                <wp:lineTo x="0" y="21511"/>
                <wp:lineTo x="21500" y="21511"/>
                <wp:lineTo x="21500" y="0"/>
                <wp:lineTo x="0" y="0"/>
              </wp:wrapPolygon>
            </wp:wrapTight>
            <wp:docPr id="16" name="Рисунок 16" descr="C:\Users\ArKuzmin\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Kuzmin\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8690" cy="369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BE8">
        <w:t xml:space="preserve">Основная задача сравнительного анализа – это сравнение средних генеральных совокупностей </w:t>
      </w:r>
      <w:sdt>
        <w:sdtPr>
          <w:id w:val="1658800820"/>
          <w:citation/>
        </w:sdtPr>
        <w:sdtContent>
          <w:r w:rsidR="00D80537">
            <w:fldChar w:fldCharType="begin"/>
          </w:r>
          <w:r w:rsidR="00D80537">
            <w:instrText xml:space="preserve"> CITATION ЮСЧ07 \l 1049 </w:instrText>
          </w:r>
          <w:r w:rsidR="00D80537">
            <w:fldChar w:fldCharType="separate"/>
          </w:r>
          <w:r w:rsidR="009648CB">
            <w:rPr>
              <w:noProof/>
            </w:rPr>
            <w:t>[28]</w:t>
          </w:r>
          <w:r w:rsidR="00D80537">
            <w:fldChar w:fldCharType="end"/>
          </w:r>
        </w:sdtContent>
      </w:sdt>
      <w:r w:rsidR="00D80537">
        <w:t xml:space="preserve">. </w:t>
      </w:r>
      <w:r w:rsidR="00145BE8">
        <w:t>На рисунке</w:t>
      </w:r>
      <w:r w:rsidR="00145BE8" w:rsidRPr="003F5C1A">
        <w:t xml:space="preserve"> </w:t>
      </w:r>
      <w:r w:rsidR="00145BE8">
        <w:rPr>
          <w:lang w:val="en-US"/>
        </w:rPr>
        <w:fldChar w:fldCharType="begin"/>
      </w:r>
      <w:r w:rsidR="00145BE8" w:rsidRPr="003F5C1A">
        <w:instrText xml:space="preserve"> </w:instrText>
      </w:r>
      <w:r w:rsidR="00145BE8">
        <w:rPr>
          <w:lang w:val="en-US"/>
        </w:rPr>
        <w:instrText>REF</w:instrText>
      </w:r>
      <w:r w:rsidR="00145BE8" w:rsidRPr="003F5C1A">
        <w:instrText xml:space="preserve"> </w:instrText>
      </w:r>
      <w:r w:rsidR="00145BE8">
        <w:rPr>
          <w:lang w:val="en-US"/>
        </w:rPr>
        <w:instrText>pic</w:instrText>
      </w:r>
      <w:r w:rsidR="00145BE8" w:rsidRPr="003F5C1A">
        <w:instrText>_</w:instrText>
      </w:r>
      <w:r w:rsidR="00145BE8">
        <w:rPr>
          <w:lang w:val="en-US"/>
        </w:rPr>
        <w:instrText>stat</w:instrText>
      </w:r>
      <w:r w:rsidR="00145BE8" w:rsidRPr="003F5C1A">
        <w:instrText>_</w:instrText>
      </w:r>
      <w:r w:rsidR="00145BE8">
        <w:rPr>
          <w:lang w:val="en-US"/>
        </w:rPr>
        <w:instrText>sch</w:instrText>
      </w:r>
      <w:r w:rsidR="00145BE8" w:rsidRPr="003F5C1A">
        <w:instrText xml:space="preserve"> \</w:instrText>
      </w:r>
      <w:r w:rsidR="00145BE8">
        <w:rPr>
          <w:lang w:val="en-US"/>
        </w:rPr>
        <w:instrText>h</w:instrText>
      </w:r>
      <w:r w:rsidR="00145BE8" w:rsidRPr="003F5C1A">
        <w:instrText xml:space="preserve"> </w:instrText>
      </w:r>
      <w:r w:rsidR="00145BE8">
        <w:rPr>
          <w:lang w:val="en-US"/>
        </w:rPr>
      </w:r>
      <w:r w:rsidR="00145BE8">
        <w:rPr>
          <w:lang w:val="en-US"/>
        </w:rPr>
        <w:fldChar w:fldCharType="separate"/>
      </w:r>
      <w:r w:rsidR="000B738B">
        <w:rPr>
          <w:noProof/>
        </w:rPr>
        <w:t>4</w:t>
      </w:r>
      <w:r w:rsidR="000B738B">
        <w:t>.</w:t>
      </w:r>
      <w:r w:rsidR="000B738B">
        <w:rPr>
          <w:noProof/>
        </w:rPr>
        <w:t>3</w:t>
      </w:r>
      <w:r w:rsidR="00145BE8">
        <w:rPr>
          <w:lang w:val="en-US"/>
        </w:rPr>
        <w:fldChar w:fldCharType="end"/>
      </w:r>
      <w:r w:rsidR="00145BE8">
        <w:t xml:space="preserve"> представлена схема проверки гипотез при сравнении средних:</w:t>
      </w:r>
    </w:p>
    <w:p w:rsidR="00145BE8" w:rsidRDefault="00145BE8" w:rsidP="00145BE8">
      <w:r>
        <w:t>Рассчитанные наборы значений являются независимыми выборками, так как эксперименты проводились отдельно в  «</w:t>
      </w:r>
      <w:r>
        <w:rPr>
          <w:lang w:val="en-US"/>
        </w:rPr>
        <w:t>I</w:t>
      </w:r>
      <w:r w:rsidRPr="00C411D7">
        <w:t>4</w:t>
      </w:r>
      <w:r>
        <w:rPr>
          <w:lang w:val="en-US"/>
        </w:rPr>
        <w:t>Plan</w:t>
      </w:r>
      <w:r>
        <w:t>» и с помощью разработанного программного комплекса.</w:t>
      </w:r>
    </w:p>
    <w:p w:rsidR="00145BE8" w:rsidRDefault="00145BE8" w:rsidP="00145BE8">
      <w:r>
        <w:t>Распределения значений расхода газа имеют некоторый неизвестный характер (общий случай).</w:t>
      </w:r>
    </w:p>
    <w:p w:rsidR="00145BE8" w:rsidRDefault="00145BE8" w:rsidP="00145BE8">
      <w:r>
        <w:t xml:space="preserve">Исходя из приведенных выше соображений, с помощью схемы, приведенной на рисунке </w:t>
      </w:r>
      <w:r>
        <w:fldChar w:fldCharType="begin"/>
      </w:r>
      <w:r>
        <w:instrText xml:space="preserve"> REF pic_stat_sch \h </w:instrText>
      </w:r>
      <w:r>
        <w:fldChar w:fldCharType="separate"/>
      </w:r>
      <w:r w:rsidR="000B738B">
        <w:rPr>
          <w:noProof/>
        </w:rPr>
        <w:t>4</w:t>
      </w:r>
      <w:r w:rsidR="000B738B">
        <w:t>.</w:t>
      </w:r>
      <w:r w:rsidR="000B738B">
        <w:rPr>
          <w:noProof/>
        </w:rPr>
        <w:t>3</w:t>
      </w:r>
      <w:r>
        <w:fldChar w:fldCharType="end"/>
      </w:r>
      <w:r>
        <w:t xml:space="preserve">, выберем для сравнительного анализа выборок значений расхода газа непараметрический тест, а именно </w:t>
      </w:r>
      <w:r>
        <w:rPr>
          <w:lang w:val="en-US"/>
        </w:rPr>
        <w:t>U</w:t>
      </w:r>
      <w:r w:rsidRPr="004B084C">
        <w:t>-</w:t>
      </w:r>
      <w:r>
        <w:t>тест Манна-Уитни</w:t>
      </w:r>
      <w:r w:rsidR="0020128C" w:rsidRPr="0019305A">
        <w:t xml:space="preserve"> </w:t>
      </w:r>
      <w:sdt>
        <w:sdtPr>
          <w:rPr>
            <w:lang w:val="en-US"/>
          </w:rPr>
          <w:id w:val="1928691755"/>
          <w:citation/>
        </w:sdtPr>
        <w:sdtContent>
          <w:r w:rsidR="0020128C">
            <w:rPr>
              <w:lang w:val="en-US"/>
            </w:rPr>
            <w:fldChar w:fldCharType="begin"/>
          </w:r>
          <w:r w:rsidR="0020128C" w:rsidRPr="0019305A">
            <w:instrText xml:space="preserve"> </w:instrText>
          </w:r>
          <w:r w:rsidR="0020128C">
            <w:rPr>
              <w:lang w:val="en-US"/>
            </w:rPr>
            <w:instrText>CITATION</w:instrText>
          </w:r>
          <w:r w:rsidR="0020128C" w:rsidRPr="0019305A">
            <w:instrText xml:space="preserve"> </w:instrText>
          </w:r>
          <w:r w:rsidR="0020128C">
            <w:rPr>
              <w:lang w:val="en-US"/>
            </w:rPr>
            <w:instrText>Man</w:instrText>
          </w:r>
          <w:r w:rsidR="0020128C" w:rsidRPr="0019305A">
            <w:instrText>47 \</w:instrText>
          </w:r>
          <w:r w:rsidR="0020128C">
            <w:rPr>
              <w:lang w:val="en-US"/>
            </w:rPr>
            <w:instrText>l</w:instrText>
          </w:r>
          <w:r w:rsidR="0020128C" w:rsidRPr="0019305A">
            <w:instrText xml:space="preserve"> 1033 </w:instrText>
          </w:r>
          <w:r w:rsidR="0020128C">
            <w:rPr>
              <w:lang w:val="en-US"/>
            </w:rPr>
            <w:fldChar w:fldCharType="separate"/>
          </w:r>
          <w:r w:rsidR="009648CB" w:rsidRPr="005F34FC">
            <w:rPr>
              <w:noProof/>
            </w:rPr>
            <w:t>[29]</w:t>
          </w:r>
          <w:r w:rsidR="0020128C">
            <w:rPr>
              <w:lang w:val="en-US"/>
            </w:rPr>
            <w:fldChar w:fldCharType="end"/>
          </w:r>
        </w:sdtContent>
      </w:sdt>
      <w:r>
        <w:t xml:space="preserve">. </w:t>
      </w:r>
    </w:p>
    <w:p w:rsidR="00145BE8" w:rsidRDefault="00145BE8" w:rsidP="00145BE8">
      <w:r>
        <w:t xml:space="preserve">Непараметрические тесты предназначены преимущественно для проверки статистических гипотез методами, не связанными с видом распределения совокупности. В частности, применение этих методов не требует предположения о нормальности распределения, которое необходимо для правомерного использования одномерного дисперсионного анализа, </w:t>
      </w:r>
      <w:r>
        <w:rPr>
          <w:lang w:val="en-US"/>
        </w:rPr>
        <w:t>t</w:t>
      </w:r>
      <w:r w:rsidRPr="003D5C24">
        <w:t>-</w:t>
      </w:r>
      <w:r>
        <w:t>теста, при определении значимости корреляций и т.д.</w:t>
      </w:r>
    </w:p>
    <w:p w:rsidR="00145BE8" w:rsidRDefault="00145BE8" w:rsidP="00145BE8">
      <w:r>
        <w:lastRenderedPageBreak/>
        <w:t>Сравнительный анализ выборок с помощью непараметрических тестов основан  на использовании среднего ранга</w:t>
      </w:r>
      <w:r w:rsidR="00E97EA5" w:rsidRPr="00E97EA5">
        <w:t xml:space="preserve"> </w:t>
      </w:r>
      <w:sdt>
        <w:sdtPr>
          <w:id w:val="1599364694"/>
          <w:citation/>
        </w:sdtPr>
        <w:sdtContent>
          <w:r w:rsidR="00E97EA5">
            <w:fldChar w:fldCharType="begin"/>
          </w:r>
          <w:r w:rsidR="00E97EA5" w:rsidRPr="00E97EA5">
            <w:instrText xml:space="preserve"> </w:instrText>
          </w:r>
          <w:r w:rsidR="00E97EA5">
            <w:rPr>
              <w:lang w:val="en-US"/>
            </w:rPr>
            <w:instrText>CITATION</w:instrText>
          </w:r>
          <w:r w:rsidR="00E97EA5" w:rsidRPr="00E97EA5">
            <w:instrText xml:space="preserve"> ЮСЧ07 \</w:instrText>
          </w:r>
          <w:r w:rsidR="00E97EA5">
            <w:rPr>
              <w:lang w:val="en-US"/>
            </w:rPr>
            <w:instrText>l</w:instrText>
          </w:r>
          <w:r w:rsidR="00E97EA5" w:rsidRPr="00E97EA5">
            <w:instrText xml:space="preserve"> 1033 </w:instrText>
          </w:r>
          <w:r w:rsidR="00E97EA5">
            <w:fldChar w:fldCharType="separate"/>
          </w:r>
          <w:r w:rsidR="009648CB" w:rsidRPr="005F34FC">
            <w:rPr>
              <w:noProof/>
            </w:rPr>
            <w:t>[28]</w:t>
          </w:r>
          <w:r w:rsidR="00E97EA5">
            <w:fldChar w:fldCharType="end"/>
          </w:r>
        </w:sdtContent>
      </w:sdt>
      <w:r>
        <w:t xml:space="preserve">. </w:t>
      </w:r>
    </w:p>
    <w:p w:rsidR="00145BE8" w:rsidRPr="009C3216" w:rsidRDefault="00145BE8" w:rsidP="00145BE8">
      <w:pPr>
        <w:rPr>
          <w:u w:val="single"/>
        </w:rPr>
      </w:pPr>
      <w:proofErr w:type="gramStart"/>
      <w:r w:rsidRPr="009C3216">
        <w:rPr>
          <w:u w:val="single"/>
          <w:lang w:val="en-US"/>
        </w:rPr>
        <w:t>U</w:t>
      </w:r>
      <w:r w:rsidRPr="009C3216">
        <w:rPr>
          <w:u w:val="single"/>
        </w:rPr>
        <w:t>-критерий Манна–Уитни.</w:t>
      </w:r>
      <w:proofErr w:type="gramEnd"/>
    </w:p>
    <w:p w:rsidR="00145BE8" w:rsidRPr="009C3216" w:rsidRDefault="00145BE8" w:rsidP="00145BE8">
      <w:r>
        <w:t xml:space="preserve">Приведем описание </w:t>
      </w:r>
      <w:r>
        <w:rPr>
          <w:lang w:val="en-US"/>
        </w:rPr>
        <w:t>U</w:t>
      </w:r>
      <w:r w:rsidRPr="009C3216">
        <w:t>-</w:t>
      </w:r>
      <w:r>
        <w:t>критерия Манна-Уитни и алгоритма его расчета.</w:t>
      </w:r>
    </w:p>
    <w:p w:rsidR="00145BE8" w:rsidRDefault="00145BE8" w:rsidP="00145BE8">
      <w:proofErr w:type="gramStart"/>
      <w:r>
        <w:rPr>
          <w:lang w:val="en-US"/>
        </w:rPr>
        <w:t>U</w:t>
      </w:r>
      <w:r w:rsidRPr="004B039C">
        <w:t>-</w:t>
      </w:r>
      <w:r>
        <w:t>критерий Манна–Уитни – это статистический критерий, используемый для оценки различий между двумя независимыми выборками по уровню какого-либо признака, измеренного количественно.</w:t>
      </w:r>
      <w:proofErr w:type="gramEnd"/>
      <w:r>
        <w:t xml:space="preserve"> Он позволяет вычислять различия в значении параметра между малыми выборками.</w:t>
      </w:r>
    </w:p>
    <w:p w:rsidR="00145BE8" w:rsidRDefault="00145BE8" w:rsidP="00145BE8">
      <w:r>
        <w:t>Для возможности применения данного критерия выборки должны удовлетворять следующим ограничениям:</w:t>
      </w:r>
    </w:p>
    <w:p w:rsidR="00145BE8" w:rsidRDefault="00145BE8" w:rsidP="00145BE8">
      <w:pPr>
        <w:pStyle w:val="a3"/>
        <w:numPr>
          <w:ilvl w:val="0"/>
          <w:numId w:val="40"/>
        </w:numPr>
        <w:jc w:val="both"/>
        <w:rPr>
          <w:lang w:val="ru-RU"/>
        </w:rPr>
      </w:pPr>
      <w:r w:rsidRPr="003971C6">
        <w:rPr>
          <w:lang w:val="ru-RU"/>
        </w:rPr>
        <w:t xml:space="preserve"> В каждой из выборок должно быть не менее 3 значений признака. Допускается, чтобы в одной выборке было два значения, н</w:t>
      </w:r>
      <w:r>
        <w:rPr>
          <w:lang w:val="ru-RU"/>
        </w:rPr>
        <w:t>о во второй тогда не менее пяти;</w:t>
      </w:r>
    </w:p>
    <w:p w:rsidR="00145BE8" w:rsidRPr="003971C6" w:rsidRDefault="00145BE8" w:rsidP="00145BE8">
      <w:pPr>
        <w:pStyle w:val="a3"/>
        <w:numPr>
          <w:ilvl w:val="0"/>
          <w:numId w:val="40"/>
        </w:numPr>
        <w:jc w:val="both"/>
        <w:rPr>
          <w:lang w:val="ru-RU"/>
        </w:rPr>
      </w:pPr>
      <w:r w:rsidRPr="003971C6">
        <w:rPr>
          <w:lang w:val="ru-RU"/>
        </w:rPr>
        <w:t>В выборочных данных не должно быть совпадающих значений (все числа — разные) или таких совпадений должно быть очень мало.</w:t>
      </w:r>
    </w:p>
    <w:p w:rsidR="00145BE8" w:rsidRDefault="00145BE8" w:rsidP="00145BE8">
      <w:r>
        <w:t xml:space="preserve">По таблицам значений </w:t>
      </w:r>
      <w:r>
        <w:fldChar w:fldCharType="begin"/>
      </w:r>
      <w:r>
        <w:instrText xml:space="preserve"> REF tbl_b4_gas \h </w:instrText>
      </w:r>
      <w:r>
        <w:fldChar w:fldCharType="separate"/>
      </w:r>
      <w:r w:rsidR="00171714">
        <w:rPr>
          <w:noProof/>
        </w:rPr>
        <w:t>4</w:t>
      </w:r>
      <w:r w:rsidR="00171714">
        <w:t>.</w:t>
      </w:r>
      <w:r w:rsidR="00171714">
        <w:rPr>
          <w:noProof/>
        </w:rPr>
        <w:t>1</w:t>
      </w:r>
      <w:r>
        <w:fldChar w:fldCharType="end"/>
      </w:r>
      <w:r>
        <w:t xml:space="preserve"> и </w:t>
      </w:r>
      <w:r>
        <w:fldChar w:fldCharType="begin"/>
      </w:r>
      <w:r>
        <w:instrText xml:space="preserve"> REF tbl_b6_gas \h </w:instrText>
      </w:r>
      <w:r>
        <w:fldChar w:fldCharType="separate"/>
      </w:r>
      <w:r w:rsidR="00171714">
        <w:rPr>
          <w:noProof/>
        </w:rPr>
        <w:t>4</w:t>
      </w:r>
      <w:r w:rsidR="00171714">
        <w:t>.</w:t>
      </w:r>
      <w:r w:rsidR="00171714">
        <w:rPr>
          <w:noProof/>
        </w:rPr>
        <w:t>2</w:t>
      </w:r>
      <w:r>
        <w:fldChar w:fldCharType="end"/>
      </w:r>
      <w:r>
        <w:t xml:space="preserve"> видно, что исследуемые выборки удовлетворяют перечисленным выше ограничениям.</w:t>
      </w:r>
    </w:p>
    <w:p w:rsidR="00145BE8" w:rsidRDefault="00145BE8" w:rsidP="00145BE8">
      <w:r>
        <w:t xml:space="preserve">Для применения </w:t>
      </w:r>
      <w:r>
        <w:rPr>
          <w:lang w:val="en-US"/>
        </w:rPr>
        <w:t>U</w:t>
      </w:r>
      <w:r w:rsidRPr="004B039C">
        <w:t>-</w:t>
      </w:r>
      <w:r>
        <w:t>критерий Манна–Уитни необходимо выполнить следующие действия:</w:t>
      </w:r>
    </w:p>
    <w:p w:rsidR="00145BE8" w:rsidRDefault="00145BE8" w:rsidP="00145BE8">
      <w:pPr>
        <w:pStyle w:val="a3"/>
        <w:numPr>
          <w:ilvl w:val="0"/>
          <w:numId w:val="41"/>
        </w:numPr>
        <w:jc w:val="both"/>
        <w:rPr>
          <w:lang w:val="ru-RU"/>
        </w:rPr>
      </w:pPr>
      <w:r w:rsidRPr="00885A12">
        <w:rPr>
          <w:lang w:val="ru-RU"/>
        </w:rPr>
        <w:t xml:space="preserve">Составить единый ранжированный ряд из обеих сопоставляемых выборок, расставив их элементы по степени нарастания признака и приписав меньшему значению меньший ранг. </w:t>
      </w:r>
      <w:r w:rsidRPr="0030772A">
        <w:rPr>
          <w:lang w:val="ru-RU"/>
        </w:rPr>
        <w:t>Общее количество рангов получится равным:</w:t>
      </w:r>
      <w:r>
        <w:rPr>
          <w:lang w:val="ru-RU"/>
        </w:rPr>
        <w:t xml:space="preserve"> </w:t>
      </w:r>
      <m:oMath>
        <m:r>
          <w:rPr>
            <w:rFonts w:ascii="Cambria Math" w:hAnsi="Cambria Math"/>
            <w:lang w:val="ru-RU"/>
          </w:rPr>
          <m:t>N=</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30772A">
        <w:rPr>
          <w:lang w:val="ru-RU"/>
        </w:rPr>
        <w:t xml:space="preserve">. </w:t>
      </w:r>
      <w:r>
        <w:rPr>
          <w:lang w:val="ru-RU"/>
        </w:rPr>
        <w:t xml:space="preserve">Где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Pr>
          <w:lang w:val="ru-RU"/>
        </w:rPr>
        <w:t xml:space="preserve">- количество элементов в первой выборке,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Pr>
          <w:lang w:val="ru-RU"/>
        </w:rPr>
        <w:t xml:space="preserve"> – количество элементов во второй выборке.</w:t>
      </w:r>
    </w:p>
    <w:p w:rsidR="00145BE8" w:rsidRPr="002B306D" w:rsidRDefault="00145BE8" w:rsidP="00145BE8">
      <w:pPr>
        <w:pStyle w:val="a3"/>
        <w:numPr>
          <w:ilvl w:val="0"/>
          <w:numId w:val="41"/>
        </w:numPr>
        <w:jc w:val="both"/>
        <w:rPr>
          <w:lang w:val="ru-RU"/>
        </w:rPr>
      </w:pPr>
      <w:r w:rsidRPr="00C3441E">
        <w:rPr>
          <w:lang w:val="ru-RU"/>
        </w:rPr>
        <w:t>Разделить единый ран</w:t>
      </w:r>
      <w:r>
        <w:rPr>
          <w:lang w:val="ru-RU"/>
        </w:rPr>
        <w:t>жированный ряд на два, состоящих</w:t>
      </w:r>
      <w:r w:rsidRPr="00C3441E">
        <w:rPr>
          <w:lang w:val="ru-RU"/>
        </w:rPr>
        <w:t xml:space="preserve"> соответственно из единиц первой и второй выборок. Подсчитать отдельно сумму рангов, пришедшихся на долю элементов первой выборки, и отдельно — на долю элеме</w:t>
      </w:r>
      <w:r>
        <w:rPr>
          <w:lang w:val="ru-RU"/>
        </w:rPr>
        <w:t>нтов второй выборки. Определить</w:t>
      </w:r>
      <w:r w:rsidRPr="002B306D">
        <w:rPr>
          <w:lang w:val="ru-RU"/>
        </w:rPr>
        <w:t xml:space="preserve"> </w:t>
      </w:r>
      <w:proofErr w:type="gramStart"/>
      <w:r w:rsidRPr="00C3441E">
        <w:rPr>
          <w:lang w:val="ru-RU"/>
        </w:rPr>
        <w:t>б</w:t>
      </w:r>
      <w:r w:rsidRPr="002B306D">
        <w:rPr>
          <w:b/>
          <w:lang w:val="ru-RU"/>
        </w:rPr>
        <w:t>о</w:t>
      </w:r>
      <w:r w:rsidRPr="00C3441E">
        <w:rPr>
          <w:lang w:val="ru-RU"/>
        </w:rPr>
        <w:t>льшую</w:t>
      </w:r>
      <w:proofErr w:type="gramEnd"/>
      <w:r w:rsidRPr="00C3441E">
        <w:rPr>
          <w:lang w:val="ru-RU"/>
        </w:rPr>
        <w:t xml:space="preserve"> из двух ранговых сумм (</w:t>
      </w:r>
      <m:oMath>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oMath>
      <w:r w:rsidRPr="00C3441E">
        <w:rPr>
          <w:lang w:val="ru-RU"/>
        </w:rPr>
        <w:t xml:space="preserve">), соответствующую выборке с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oMath>
      <w:r w:rsidRPr="002B306D">
        <w:rPr>
          <w:lang w:val="ru-RU"/>
        </w:rPr>
        <w:t xml:space="preserve"> </w:t>
      </w:r>
      <w:r w:rsidRPr="00C3441E">
        <w:rPr>
          <w:lang w:val="ru-RU"/>
        </w:rPr>
        <w:t>элементами.</w:t>
      </w:r>
    </w:p>
    <w:p w:rsidR="00145BE8" w:rsidRDefault="00145BE8" w:rsidP="00145BE8">
      <w:pPr>
        <w:pStyle w:val="a3"/>
        <w:numPr>
          <w:ilvl w:val="0"/>
          <w:numId w:val="41"/>
        </w:numPr>
        <w:jc w:val="both"/>
        <w:rPr>
          <w:lang w:val="ru-RU"/>
        </w:rPr>
      </w:pPr>
      <w:r>
        <w:rPr>
          <w:lang w:val="ru-RU"/>
        </w:rPr>
        <w:t xml:space="preserve">Определить значение </w:t>
      </w:r>
      <w:r>
        <w:t>U</w:t>
      </w:r>
      <w:r w:rsidRPr="004B039C">
        <w:rPr>
          <w:lang w:val="ru-RU"/>
        </w:rPr>
        <w:t>-</w:t>
      </w:r>
      <w:r w:rsidRPr="002B306D">
        <w:rPr>
          <w:lang w:val="ru-RU"/>
        </w:rPr>
        <w:t>критерий Манна–Уитни</w:t>
      </w:r>
      <w:r>
        <w:rPr>
          <w:lang w:val="ru-RU"/>
        </w:rPr>
        <w:t xml:space="preserve"> по формуле:</w:t>
      </w:r>
    </w:p>
    <w:p w:rsidR="00145BE8" w:rsidRPr="008F0642" w:rsidRDefault="00145BE8" w:rsidP="00145BE8">
      <w:pPr>
        <w:pStyle w:val="a3"/>
        <w:ind w:left="1080"/>
        <w:jc w:val="both"/>
      </w:pPr>
      <m:oMathPara>
        <m:oMath>
          <m:r>
            <w:rPr>
              <w:rFonts w:ascii="Cambria Math" w:hAnsi="Cambria Math"/>
              <w:lang w:val="ru-RU"/>
            </w:rPr>
            <m:t>U=</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+1</m:t>
                  </m:r>
                </m:e>
              </m:d>
            </m:num>
            <m:den>
              <m:r>
                <w:rPr>
                  <w:rFonts w:ascii="Cambria Math" w:hAnsi="Cambria Math"/>
                  <w:lang w:val="ru-RU"/>
                </w:rPr>
                <m:t>2</m:t>
              </m:r>
            </m:den>
          </m:f>
          <m:r>
            <w:rPr>
              <w:rFonts w:ascii="Cambria Math" w:hAnsi="Cambria Math"/>
              <w:lang w:val="ru-RU"/>
            </w:rPr>
            <m:t>-</m:t>
          </m:r>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r>
            <w:rPr>
              <w:rFonts w:ascii="Cambria Math" w:hAnsi="Cambria Math"/>
              <w:lang w:val="ru-RU"/>
            </w:rPr>
            <m:t>.</m:t>
          </m:r>
        </m:oMath>
      </m:oMathPara>
    </w:p>
    <w:p w:rsidR="00145BE8" w:rsidRDefault="00145BE8" w:rsidP="00145BE8">
      <w:pPr>
        <w:pStyle w:val="a3"/>
        <w:numPr>
          <w:ilvl w:val="0"/>
          <w:numId w:val="41"/>
        </w:numPr>
        <w:jc w:val="both"/>
        <w:rPr>
          <w:lang w:val="ru-RU"/>
        </w:rPr>
      </w:pPr>
      <w:r w:rsidRPr="008F0642">
        <w:rPr>
          <w:lang w:val="ru-RU"/>
        </w:rPr>
        <w:t xml:space="preserve">По таблице для избранного уровня статистической значимости определить критическое значение критерия для данных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8F0642">
        <w:rPr>
          <w:lang w:val="ru-RU"/>
        </w:rPr>
        <w:t xml:space="preserve"> и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8F0642">
        <w:rPr>
          <w:lang w:val="ru-RU"/>
        </w:rPr>
        <w:t xml:space="preserve">. Если полученное значение </w:t>
      </w:r>
      <w:r w:rsidRPr="008F0642">
        <w:t>U</w:t>
      </w:r>
      <w:r w:rsidRPr="008F0642">
        <w:rPr>
          <w:lang w:val="ru-RU"/>
        </w:rPr>
        <w:t xml:space="preserve"> меньше табличного или равно ему, то признается наличие существенного различия между уровнем признака в рассматриваемых выборках (принимается альтернативная гипотеза). Если же полученное значение </w:t>
      </w:r>
      <w:r w:rsidRPr="008F0642">
        <w:t>U</w:t>
      </w:r>
      <w:r w:rsidRPr="008F0642">
        <w:rPr>
          <w:lang w:val="ru-RU"/>
        </w:rPr>
        <w:t xml:space="preserve"> больше табличного, принимается нулевая гипотеза</w:t>
      </w:r>
      <w:r>
        <w:rPr>
          <w:lang w:val="ru-RU"/>
        </w:rPr>
        <w:t xml:space="preserve"> </w:t>
      </w:r>
      <w:r>
        <w:t>H</w:t>
      </w:r>
      <w:r w:rsidRPr="00F16B63">
        <w:rPr>
          <w:lang w:val="ru-RU"/>
        </w:rPr>
        <w:t>0</w:t>
      </w:r>
      <w:r>
        <w:rPr>
          <w:lang w:val="ru-RU"/>
        </w:rPr>
        <w:t xml:space="preserve"> </w:t>
      </w:r>
      <w:r w:rsidRPr="00F16B63">
        <w:rPr>
          <w:lang w:val="ru-RU"/>
        </w:rPr>
        <w:t>(</w:t>
      </w:r>
      <w:r>
        <w:rPr>
          <w:lang w:val="ru-RU"/>
        </w:rPr>
        <w:t xml:space="preserve">Уровень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F16B63">
        <w:rPr>
          <w:lang w:val="ru-RU"/>
        </w:rPr>
        <w:t xml:space="preserve"> </w:t>
      </w:r>
      <w:r>
        <w:rPr>
          <w:lang w:val="ru-RU"/>
        </w:rPr>
        <w:t xml:space="preserve">не ниже </w:t>
      </w:r>
      <w:r>
        <w:rPr>
          <w:lang w:val="ru-RU"/>
        </w:rPr>
        <w:lastRenderedPageBreak/>
        <w:t xml:space="preserve">уровня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F16B63">
        <w:rPr>
          <w:lang w:val="ru-RU"/>
        </w:rPr>
        <w:t>)</w:t>
      </w:r>
      <w:r w:rsidRPr="008F0642">
        <w:rPr>
          <w:lang w:val="ru-RU"/>
        </w:rPr>
        <w:t xml:space="preserve">. </w:t>
      </w:r>
      <w:r w:rsidRPr="00F16B63">
        <w:rPr>
          <w:lang w:val="ru-RU"/>
        </w:rPr>
        <w:t xml:space="preserve">Достоверность различий тем выше, чем меньше значение </w:t>
      </w:r>
      <w:r w:rsidRPr="008F0642">
        <w:t>U</w:t>
      </w:r>
      <w:r w:rsidRPr="00F16B63">
        <w:rPr>
          <w:lang w:val="ru-RU"/>
        </w:rPr>
        <w:t>.</w:t>
      </w:r>
    </w:p>
    <w:p w:rsidR="00145BE8" w:rsidRDefault="00145BE8" w:rsidP="00145BE8">
      <w:pPr>
        <w:ind w:left="720" w:firstLine="0"/>
      </w:pPr>
    </w:p>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proofErr w:type="gramStart"/>
      <w:r w:rsidRPr="00335299">
        <w:rPr>
          <w:u w:val="single"/>
        </w:rPr>
        <w:t>4</w:t>
      </w:r>
      <w:proofErr w:type="gramEnd"/>
      <w:r w:rsidRPr="00335299">
        <w:rPr>
          <w:u w:val="single"/>
        </w:rPr>
        <w:t>».</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4</w:t>
      </w:r>
      <w:proofErr w:type="gramEnd"/>
      <w:r>
        <w:t xml:space="preserve">» по данным, приведенным в таблице </w:t>
      </w:r>
      <w:r>
        <w:fldChar w:fldCharType="begin"/>
      </w:r>
      <w:r>
        <w:instrText xml:space="preserve"> REF tbl_b4_gas \h </w:instrText>
      </w:r>
      <w:r>
        <w:fldChar w:fldCharType="separate"/>
      </w:r>
      <w:r w:rsidR="00171714">
        <w:rPr>
          <w:noProof/>
        </w:rPr>
        <w:t>4</w:t>
      </w:r>
      <w:r w:rsidR="00171714">
        <w:t>.</w:t>
      </w:r>
      <w:r w:rsidR="00171714">
        <w:rPr>
          <w:noProof/>
        </w:rPr>
        <w:t>1</w:t>
      </w:r>
      <w:r>
        <w:fldChar w:fldCharType="end"/>
      </w:r>
      <w:r>
        <w:t>.</w:t>
      </w:r>
    </w:p>
    <w:p w:rsidR="00145BE8" w:rsidRDefault="00145BE8" w:rsidP="00145BE8">
      <w:r>
        <w:t>В таблице</w:t>
      </w:r>
      <w:r w:rsidRPr="006507D7">
        <w:t xml:space="preserve"> </w:t>
      </w:r>
      <w:r>
        <w:fldChar w:fldCharType="begin"/>
      </w:r>
      <w:r>
        <w:instrText xml:space="preserve"> REF tbl_u_b4 \h </w:instrText>
      </w:r>
      <w:r>
        <w:fldChar w:fldCharType="separate"/>
      </w:r>
      <w:r w:rsidR="00171714">
        <w:rPr>
          <w:noProof/>
        </w:rPr>
        <w:t>4</w:t>
      </w:r>
      <w:r w:rsidR="00171714">
        <w:t>.</w:t>
      </w:r>
      <w:r w:rsidR="00171714">
        <w:rPr>
          <w:noProof/>
        </w:rPr>
        <w:t>3</w:t>
      </w:r>
      <w:r>
        <w:fldChar w:fldCharType="end"/>
      </w:r>
      <w:r>
        <w:t xml:space="preserve"> приведены ранжированные значения расходов топлива котлом «К</w:t>
      </w:r>
      <w:proofErr w:type="gramStart"/>
      <w:r>
        <w:t>4</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57" w:name="tbl_u_b4"/>
      <w:r w:rsidR="009F1C89">
        <w:fldChar w:fldCharType="begin"/>
      </w:r>
      <w:r w:rsidR="009F1C89">
        <w:instrText xml:space="preserve"> STYLEREF 1 \s </w:instrText>
      </w:r>
      <w:r w:rsidR="009F1C89">
        <w:fldChar w:fldCharType="separate"/>
      </w:r>
      <w:r w:rsidR="00171714">
        <w:rPr>
          <w:noProof/>
        </w:rPr>
        <w:t>4</w:t>
      </w:r>
      <w:r w:rsidR="009F1C89">
        <w:fldChar w:fldCharType="end"/>
      </w:r>
      <w:r w:rsidR="009F1C89">
        <w:t>.</w:t>
      </w:r>
      <w:fldSimple w:instr=" SEQ Таблица \* ARABIC \s 1 ">
        <w:r w:rsidR="00171714">
          <w:rPr>
            <w:noProof/>
          </w:rPr>
          <w:t>3</w:t>
        </w:r>
      </w:fldSimple>
      <w:bookmarkEnd w:id="157"/>
      <w:r>
        <w:t xml:space="preserve"> Ранжированные выборок расхода топлива котлом «К</w:t>
      </w:r>
      <w:proofErr w:type="gramStart"/>
      <w:r>
        <w:t>4</w:t>
      </w:r>
      <w:proofErr w:type="gramEnd"/>
      <w:r>
        <w:t>»</w:t>
      </w:r>
    </w:p>
    <w:tbl>
      <w:tblPr>
        <w:tblStyle w:val="a4"/>
        <w:tblW w:w="0" w:type="auto"/>
        <w:jc w:val="center"/>
        <w:tblLook w:val="04A0" w:firstRow="1" w:lastRow="0" w:firstColumn="1" w:lastColumn="0" w:noHBand="0" w:noVBand="1"/>
      </w:tblPr>
      <w:tblGrid>
        <w:gridCol w:w="1945"/>
        <w:gridCol w:w="1827"/>
        <w:gridCol w:w="1875"/>
        <w:gridCol w:w="2001"/>
        <w:gridCol w:w="1923"/>
      </w:tblGrid>
      <w:tr w:rsidR="00145BE8" w:rsidTr="000E391A">
        <w:trPr>
          <w:jc w:val="center"/>
        </w:trPr>
        <w:tc>
          <w:tcPr>
            <w:tcW w:w="1951" w:type="dxa"/>
          </w:tcPr>
          <w:p w:rsidR="00145BE8" w:rsidRPr="00042065" w:rsidRDefault="00145BE8" w:rsidP="000E391A">
            <w:pPr>
              <w:spacing w:line="240" w:lineRule="auto"/>
              <w:ind w:firstLine="0"/>
              <w:rPr>
                <w:b/>
              </w:rPr>
            </w:pPr>
            <w:r w:rsidRPr="00042065">
              <w:rPr>
                <w:b/>
              </w:rPr>
              <w:t>№</w:t>
            </w:r>
          </w:p>
        </w:tc>
        <w:tc>
          <w:tcPr>
            <w:tcW w:w="1828"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w:t>
            </w:r>
            <w:proofErr w:type="gramStart"/>
            <w:r w:rsidRPr="00042065">
              <w:rPr>
                <w:b/>
              </w:rPr>
              <w:t>.н</w:t>
            </w:r>
            <w:proofErr w:type="gramEnd"/>
            <w:r w:rsidRPr="00042065">
              <w:rPr>
                <w:b/>
              </w:rPr>
              <w:t>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951" w:type="dxa"/>
          </w:tcPr>
          <w:p w:rsidR="00145BE8" w:rsidRDefault="00145BE8" w:rsidP="000E391A">
            <w:pPr>
              <w:spacing w:line="240" w:lineRule="auto"/>
              <w:ind w:firstLine="0"/>
              <w:jc w:val="center"/>
            </w:pPr>
            <w:r>
              <w:t>1</w:t>
            </w:r>
          </w:p>
        </w:tc>
        <w:tc>
          <w:tcPr>
            <w:tcW w:w="1828" w:type="dxa"/>
          </w:tcPr>
          <w:p w:rsidR="00145BE8" w:rsidRPr="00042065" w:rsidRDefault="00145BE8" w:rsidP="000E391A">
            <w:pPr>
              <w:spacing w:line="240" w:lineRule="auto"/>
              <w:ind w:firstLine="0"/>
              <w:jc w:val="center"/>
            </w:pPr>
            <w:r w:rsidRPr="00042065">
              <w:t>10,42</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951" w:type="dxa"/>
          </w:tcPr>
          <w:p w:rsidR="00145BE8" w:rsidRDefault="00145BE8" w:rsidP="000E391A">
            <w:pPr>
              <w:spacing w:line="240" w:lineRule="auto"/>
              <w:ind w:firstLine="0"/>
              <w:jc w:val="center"/>
            </w:pPr>
            <w:r>
              <w:t>2</w:t>
            </w:r>
          </w:p>
        </w:tc>
        <w:tc>
          <w:tcPr>
            <w:tcW w:w="1828" w:type="dxa"/>
          </w:tcPr>
          <w:p w:rsidR="00145BE8" w:rsidRPr="00042065" w:rsidRDefault="00145BE8" w:rsidP="000E391A">
            <w:pPr>
              <w:spacing w:line="240" w:lineRule="auto"/>
              <w:ind w:firstLine="0"/>
              <w:jc w:val="center"/>
            </w:pPr>
            <w:r w:rsidRPr="00042065">
              <w:t>11,31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11,1</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951" w:type="dxa"/>
          </w:tcPr>
          <w:p w:rsidR="00145BE8" w:rsidRDefault="00145BE8" w:rsidP="000E391A">
            <w:pPr>
              <w:spacing w:line="240" w:lineRule="auto"/>
              <w:ind w:firstLine="0"/>
              <w:jc w:val="center"/>
            </w:pPr>
            <w:r>
              <w:t>3</w:t>
            </w:r>
          </w:p>
        </w:tc>
        <w:tc>
          <w:tcPr>
            <w:tcW w:w="1828" w:type="dxa"/>
          </w:tcPr>
          <w:p w:rsidR="00145BE8" w:rsidRPr="00042065" w:rsidRDefault="00145BE8" w:rsidP="000E391A">
            <w:pPr>
              <w:spacing w:line="240" w:lineRule="auto"/>
              <w:ind w:firstLine="0"/>
              <w:jc w:val="center"/>
            </w:pPr>
            <w:r w:rsidRPr="00042065">
              <w:t>14,63</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14,39</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951" w:type="dxa"/>
          </w:tcPr>
          <w:p w:rsidR="00145BE8" w:rsidRDefault="00145BE8" w:rsidP="000E391A">
            <w:pPr>
              <w:spacing w:line="240" w:lineRule="auto"/>
              <w:ind w:firstLine="0"/>
              <w:jc w:val="center"/>
            </w:pPr>
            <w:r>
              <w:t>4</w:t>
            </w:r>
          </w:p>
        </w:tc>
        <w:tc>
          <w:tcPr>
            <w:tcW w:w="1828" w:type="dxa"/>
          </w:tcPr>
          <w:p w:rsidR="00145BE8" w:rsidRPr="00042065" w:rsidRDefault="00145BE8" w:rsidP="000E391A">
            <w:pPr>
              <w:spacing w:line="240" w:lineRule="auto"/>
              <w:ind w:firstLine="0"/>
              <w:jc w:val="center"/>
            </w:pPr>
            <w:r w:rsidRPr="00042065">
              <w:t>15,83</w:t>
            </w:r>
          </w:p>
        </w:tc>
        <w:tc>
          <w:tcPr>
            <w:tcW w:w="1880" w:type="dxa"/>
          </w:tcPr>
          <w:p w:rsidR="00145BE8" w:rsidRDefault="00145BE8" w:rsidP="000E391A">
            <w:pPr>
              <w:spacing w:line="240" w:lineRule="auto"/>
              <w:ind w:firstLine="0"/>
              <w:jc w:val="center"/>
            </w:pPr>
            <w:r>
              <w:t>9</w:t>
            </w:r>
          </w:p>
        </w:tc>
        <w:tc>
          <w:tcPr>
            <w:tcW w:w="2001" w:type="dxa"/>
          </w:tcPr>
          <w:p w:rsidR="00145BE8" w:rsidRPr="00D14643" w:rsidRDefault="00145BE8" w:rsidP="000E391A">
            <w:pPr>
              <w:spacing w:line="240" w:lineRule="auto"/>
              <w:ind w:firstLine="0"/>
              <w:jc w:val="center"/>
              <w:rPr>
                <w:lang w:val="en-US"/>
              </w:rPr>
            </w:pPr>
            <w:r>
              <w:rPr>
                <w:lang w:val="en-US"/>
              </w:rPr>
              <w:t>15,56</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951" w:type="dxa"/>
          </w:tcPr>
          <w:p w:rsidR="00145BE8" w:rsidRDefault="00145BE8" w:rsidP="000E391A">
            <w:pPr>
              <w:spacing w:line="240" w:lineRule="auto"/>
              <w:ind w:firstLine="0"/>
              <w:jc w:val="center"/>
            </w:pPr>
            <w:r>
              <w:t>5</w:t>
            </w:r>
          </w:p>
        </w:tc>
        <w:tc>
          <w:tcPr>
            <w:tcW w:w="1828" w:type="dxa"/>
          </w:tcPr>
          <w:p w:rsidR="00145BE8" w:rsidRPr="00042065" w:rsidRDefault="00145BE8" w:rsidP="000E391A">
            <w:pPr>
              <w:spacing w:line="240" w:lineRule="auto"/>
              <w:ind w:firstLine="0"/>
              <w:jc w:val="center"/>
            </w:pPr>
            <w:r w:rsidRPr="00042065">
              <w:t>15,99</w:t>
            </w:r>
          </w:p>
        </w:tc>
        <w:tc>
          <w:tcPr>
            <w:tcW w:w="1880" w:type="dxa"/>
          </w:tcPr>
          <w:p w:rsidR="00145BE8" w:rsidRDefault="00145BE8" w:rsidP="000E391A">
            <w:pPr>
              <w:spacing w:line="240" w:lineRule="auto"/>
              <w:ind w:firstLine="0"/>
              <w:jc w:val="center"/>
            </w:pPr>
            <w:r>
              <w:t>10</w:t>
            </w:r>
          </w:p>
        </w:tc>
        <w:tc>
          <w:tcPr>
            <w:tcW w:w="2001" w:type="dxa"/>
          </w:tcPr>
          <w:p w:rsidR="00145BE8" w:rsidRPr="00D14643" w:rsidRDefault="00145BE8" w:rsidP="000E391A">
            <w:pPr>
              <w:spacing w:line="240" w:lineRule="auto"/>
              <w:ind w:firstLine="0"/>
              <w:jc w:val="center"/>
              <w:rPr>
                <w:lang w:val="en-US"/>
              </w:rPr>
            </w:pPr>
            <w:r>
              <w:rPr>
                <w:lang w:val="en-US"/>
              </w:rPr>
              <w:t>15,72</w:t>
            </w:r>
          </w:p>
        </w:tc>
        <w:tc>
          <w:tcPr>
            <w:tcW w:w="1911" w:type="dxa"/>
          </w:tcPr>
          <w:p w:rsidR="00145BE8" w:rsidRDefault="00145BE8" w:rsidP="000E391A">
            <w:pPr>
              <w:spacing w:line="240" w:lineRule="auto"/>
              <w:ind w:firstLine="0"/>
              <w:jc w:val="center"/>
            </w:pPr>
            <w:r>
              <w:t>8</w:t>
            </w:r>
          </w:p>
        </w:tc>
      </w:tr>
      <w:tr w:rsidR="00145BE8" w:rsidTr="000E391A">
        <w:trPr>
          <w:jc w:val="center"/>
        </w:trPr>
        <w:tc>
          <w:tcPr>
            <w:tcW w:w="1951" w:type="dxa"/>
          </w:tcPr>
          <w:p w:rsidR="00145BE8" w:rsidRDefault="00145BE8" w:rsidP="000E391A">
            <w:pPr>
              <w:spacing w:line="240" w:lineRule="auto"/>
              <w:ind w:firstLine="0"/>
              <w:jc w:val="center"/>
            </w:pPr>
            <w:r>
              <w:t>Сумма рангов</w:t>
            </w:r>
          </w:p>
        </w:tc>
        <w:tc>
          <w:tcPr>
            <w:tcW w:w="1828"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sidRPr="00E20D92">
              <w:rPr>
                <w:b/>
              </w:rPr>
              <w:t>31</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sidRPr="00E20D92">
              <w:rPr>
                <w:b/>
              </w:rPr>
              <w:t>24</w:t>
            </w:r>
          </w:p>
        </w:tc>
      </w:tr>
    </w:tbl>
    <w:p w:rsidR="00145BE8" w:rsidRDefault="00145BE8" w:rsidP="00145BE8">
      <w:pPr>
        <w:tabs>
          <w:tab w:val="left" w:pos="1758"/>
        </w:tabs>
      </w:pPr>
    </w:p>
    <w:p w:rsidR="00145BE8" w:rsidRDefault="00145BE8" w:rsidP="00145BE8">
      <w:pPr>
        <w:tabs>
          <w:tab w:val="left" w:pos="1758"/>
        </w:tabs>
      </w:pPr>
      <w:r>
        <w:t xml:space="preserve">В соответствии с шагом 4 описанного выше алгоритма, выбираем </w:t>
      </w:r>
      <w:proofErr w:type="gramStart"/>
      <w:r>
        <w:t>б</w:t>
      </w:r>
      <w:r w:rsidRPr="009A7C0C">
        <w:rPr>
          <w:b/>
        </w:rPr>
        <w:t>о</w:t>
      </w:r>
      <w:r>
        <w:t>льшую</w:t>
      </w:r>
      <w:proofErr w:type="gramEnd"/>
      <w:r>
        <w:t xml:space="preserve">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31. Тогда </w:t>
      </w:r>
      <m:oMath>
        <m:r>
          <w:rPr>
            <w:rFonts w:ascii="Cambria Math" w:hAnsi="Cambria Math"/>
          </w:rPr>
          <m:t>U=9</m:t>
        </m:r>
      </m:oMath>
      <w:r>
        <w:t>.</w:t>
      </w:r>
    </w:p>
    <w:p w:rsidR="00145BE8" w:rsidRPr="004A5733" w:rsidRDefault="00145BE8" w:rsidP="00145BE8">
      <w:pPr>
        <w:tabs>
          <w:tab w:val="left" w:pos="1758"/>
        </w:tabs>
      </w:pPr>
      <w:r>
        <w:t xml:space="preserve">Выберем уровень статистической значимости </w:t>
      </w:r>
      <w:proofErr w:type="gramStart"/>
      <w:r>
        <w:t>равным</w:t>
      </w:r>
      <w:proofErr w:type="gramEnd"/>
      <w:r>
        <w:t xml:space="preserve">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sdt>
        <w:sdtPr>
          <w:id w:val="1396324620"/>
          <w:citation/>
        </w:sdtPr>
        <w:sdtContent>
          <w:r w:rsidR="0019305A">
            <w:fldChar w:fldCharType="begin"/>
          </w:r>
          <w:r w:rsidR="009648CB">
            <w:instrText xml:space="preserve">CITATION Ста12 \l 1049 </w:instrText>
          </w:r>
          <w:r w:rsidR="0019305A">
            <w:fldChar w:fldCharType="separate"/>
          </w:r>
          <w:r w:rsidR="009648CB">
            <w:rPr>
              <w:noProof/>
            </w:rPr>
            <w:t>[30]</w:t>
          </w:r>
          <w:r w:rsidR="0019305A">
            <w:fldChar w:fldCharType="end"/>
          </w:r>
        </w:sdtContent>
      </w:sdt>
      <w:r w:rsidR="0019305A">
        <w:t xml:space="preserve"> </w:t>
      </w:r>
      <w:r>
        <w:t xml:space="preserve">определяем </w:t>
      </w:r>
      <m:oMath>
        <m:sSub>
          <m:sSubPr>
            <m:ctrlPr>
              <w:rPr>
                <w:rFonts w:ascii="Cambria Math" w:hAnsi="Cambria Math"/>
                <w:i/>
              </w:rPr>
            </m:ctrlPr>
          </m:sSubPr>
          <m:e>
            <m:r>
              <w:rPr>
                <w:rFonts w:ascii="Cambria Math" w:hAnsi="Cambria Math"/>
                <w:lang w:val="en-US"/>
              </w:rPr>
              <m:t>U</m:t>
            </m:r>
          </m:e>
          <m:sub>
            <w:proofErr w:type="gramStart"/>
            <m:r>
              <w:rPr>
                <w:rFonts w:ascii="Cambria Math" w:hAnsi="Cambria Math"/>
              </w:rPr>
              <m:t>кр</m:t>
            </m:r>
            <w:proofErr w:type="gramEnd"/>
          </m:sub>
        </m:sSub>
        <m:r>
          <w:rPr>
            <w:rFonts w:ascii="Cambria Math" w:hAnsi="Cambria Math"/>
          </w:rPr>
          <m:t>=5.</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w:proofErr w:type="gramStart"/>
            <m:r>
              <m:rPr>
                <m:sty m:val="bi"/>
              </m:rPr>
              <w:rPr>
                <w:rFonts w:ascii="Cambria Math" w:hAnsi="Cambria Math"/>
              </w:rPr>
              <m:t>кр</m:t>
            </m:r>
            <w:proofErr w:type="gramEnd"/>
          </m:sub>
        </m:sSub>
      </m:oMath>
      <w:r>
        <w:rPr>
          <w:b/>
          <w:bCs w:val="0"/>
          <w:szCs w:val="24"/>
        </w:rPr>
        <w:t>,- это 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proofErr w:type="gramStart"/>
      <w:r>
        <w:rPr>
          <w:u w:val="single"/>
        </w:rPr>
        <w:t>6</w:t>
      </w:r>
      <w:proofErr w:type="gramEnd"/>
      <w:r w:rsidRPr="00335299">
        <w:rPr>
          <w:u w:val="single"/>
        </w:rPr>
        <w:t>».</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6</w:t>
      </w:r>
      <w:proofErr w:type="gramEnd"/>
      <w:r>
        <w:t xml:space="preserve">» по данным, приведенным в таблице </w:t>
      </w:r>
      <w:r>
        <w:fldChar w:fldCharType="begin"/>
      </w:r>
      <w:r>
        <w:instrText xml:space="preserve"> REF tbl_b6_gas \h </w:instrText>
      </w:r>
      <w:r>
        <w:fldChar w:fldCharType="separate"/>
      </w:r>
      <w:r w:rsidR="00171714">
        <w:rPr>
          <w:noProof/>
        </w:rPr>
        <w:t>4</w:t>
      </w:r>
      <w:r w:rsidR="00171714">
        <w:t>.</w:t>
      </w:r>
      <w:r w:rsidR="00171714">
        <w:rPr>
          <w:noProof/>
        </w:rPr>
        <w:t>2</w:t>
      </w:r>
      <w:r>
        <w:fldChar w:fldCharType="end"/>
      </w:r>
      <w:r>
        <w:t>.</w:t>
      </w:r>
    </w:p>
    <w:p w:rsidR="00145BE8" w:rsidRDefault="00145BE8" w:rsidP="00145BE8">
      <w:r>
        <w:lastRenderedPageBreak/>
        <w:t>В таблице</w:t>
      </w:r>
      <w:r w:rsidRPr="006507D7">
        <w:t xml:space="preserve"> </w:t>
      </w:r>
      <w:r>
        <w:fldChar w:fldCharType="begin"/>
      </w:r>
      <w:r>
        <w:instrText xml:space="preserve"> REF tbl_u_b6 \h </w:instrText>
      </w:r>
      <w:r>
        <w:fldChar w:fldCharType="separate"/>
      </w:r>
      <w:r w:rsidR="00171714">
        <w:rPr>
          <w:noProof/>
        </w:rPr>
        <w:t>4</w:t>
      </w:r>
      <w:r w:rsidR="00171714">
        <w:t>.</w:t>
      </w:r>
      <w:r w:rsidR="00171714">
        <w:rPr>
          <w:noProof/>
        </w:rPr>
        <w:t>4</w:t>
      </w:r>
      <w:r>
        <w:fldChar w:fldCharType="end"/>
      </w:r>
      <w:r>
        <w:t xml:space="preserve"> приведены ранжированные значения расходов топлива котлом «К</w:t>
      </w:r>
      <w:proofErr w:type="gramStart"/>
      <w:r>
        <w:t>6</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58" w:name="tbl_u_b6"/>
      <w:r w:rsidR="009F1C89">
        <w:fldChar w:fldCharType="begin"/>
      </w:r>
      <w:r w:rsidR="009F1C89">
        <w:instrText xml:space="preserve"> STYLEREF 1 \s </w:instrText>
      </w:r>
      <w:r w:rsidR="009F1C89">
        <w:fldChar w:fldCharType="separate"/>
      </w:r>
      <w:r w:rsidR="00171714">
        <w:rPr>
          <w:noProof/>
        </w:rPr>
        <w:t>4</w:t>
      </w:r>
      <w:r w:rsidR="009F1C89">
        <w:fldChar w:fldCharType="end"/>
      </w:r>
      <w:r w:rsidR="009F1C89">
        <w:t>.</w:t>
      </w:r>
      <w:fldSimple w:instr=" SEQ Таблица \* ARABIC \s 1 ">
        <w:r w:rsidR="00171714">
          <w:rPr>
            <w:noProof/>
          </w:rPr>
          <w:t>4</w:t>
        </w:r>
      </w:fldSimple>
      <w:bookmarkEnd w:id="158"/>
      <w:r w:rsidRPr="00345AA4">
        <w:t xml:space="preserve"> </w:t>
      </w:r>
      <w:r>
        <w:t>Ранжированные выборок расхода топлива котлом «К</w:t>
      </w:r>
      <w:proofErr w:type="gramStart"/>
      <w:r>
        <w:t>6</w:t>
      </w:r>
      <w:proofErr w:type="gramEnd"/>
      <w:r>
        <w:t>»</w:t>
      </w:r>
    </w:p>
    <w:tbl>
      <w:tblPr>
        <w:tblStyle w:val="a4"/>
        <w:tblW w:w="0" w:type="auto"/>
        <w:jc w:val="center"/>
        <w:tblLook w:val="04A0" w:firstRow="1" w:lastRow="0" w:firstColumn="1" w:lastColumn="0" w:noHBand="0" w:noVBand="1"/>
      </w:tblPr>
      <w:tblGrid>
        <w:gridCol w:w="1870"/>
        <w:gridCol w:w="1902"/>
        <w:gridCol w:w="1875"/>
        <w:gridCol w:w="2001"/>
        <w:gridCol w:w="1923"/>
      </w:tblGrid>
      <w:tr w:rsidR="00145BE8" w:rsidTr="000E391A">
        <w:trPr>
          <w:jc w:val="center"/>
        </w:trPr>
        <w:tc>
          <w:tcPr>
            <w:tcW w:w="1876" w:type="dxa"/>
          </w:tcPr>
          <w:p w:rsidR="00145BE8" w:rsidRPr="00042065" w:rsidRDefault="00145BE8" w:rsidP="000E391A">
            <w:pPr>
              <w:spacing w:line="240" w:lineRule="auto"/>
              <w:ind w:firstLine="0"/>
              <w:rPr>
                <w:b/>
              </w:rPr>
            </w:pPr>
            <w:r w:rsidRPr="00042065">
              <w:rPr>
                <w:b/>
              </w:rPr>
              <w:t>№</w:t>
            </w:r>
          </w:p>
        </w:tc>
        <w:tc>
          <w:tcPr>
            <w:tcW w:w="1903"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w:t>
            </w:r>
            <w:proofErr w:type="gramStart"/>
            <w:r w:rsidRPr="00042065">
              <w:rPr>
                <w:b/>
              </w:rPr>
              <w:t>.н</w:t>
            </w:r>
            <w:proofErr w:type="gramEnd"/>
            <w:r w:rsidRPr="00042065">
              <w:rPr>
                <w:b/>
              </w:rPr>
              <w:t>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876" w:type="dxa"/>
          </w:tcPr>
          <w:p w:rsidR="00145BE8" w:rsidRDefault="00145BE8" w:rsidP="000E391A">
            <w:pPr>
              <w:spacing w:line="240" w:lineRule="auto"/>
              <w:ind w:firstLine="0"/>
              <w:jc w:val="center"/>
            </w:pPr>
            <w:r>
              <w:t>1</w:t>
            </w:r>
          </w:p>
        </w:tc>
        <w:tc>
          <w:tcPr>
            <w:tcW w:w="1903" w:type="dxa"/>
          </w:tcPr>
          <w:p w:rsidR="00145BE8" w:rsidRPr="00D14643" w:rsidRDefault="00145BE8" w:rsidP="000E391A">
            <w:pPr>
              <w:spacing w:line="240" w:lineRule="auto"/>
              <w:ind w:firstLine="0"/>
              <w:jc w:val="center"/>
              <w:rPr>
                <w:lang w:val="en-US"/>
              </w:rPr>
            </w:pPr>
            <w:r>
              <w:rPr>
                <w:lang w:val="en-US"/>
              </w:rPr>
              <w:t>10,41</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876" w:type="dxa"/>
          </w:tcPr>
          <w:p w:rsidR="00145BE8" w:rsidRDefault="00145BE8" w:rsidP="000E391A">
            <w:pPr>
              <w:spacing w:line="240" w:lineRule="auto"/>
              <w:ind w:firstLine="0"/>
              <w:jc w:val="center"/>
            </w:pPr>
            <w:r>
              <w:t>2</w:t>
            </w:r>
          </w:p>
        </w:tc>
        <w:tc>
          <w:tcPr>
            <w:tcW w:w="1903" w:type="dxa"/>
          </w:tcPr>
          <w:p w:rsidR="00145BE8" w:rsidRPr="00D14643" w:rsidRDefault="00145BE8" w:rsidP="000E391A">
            <w:pPr>
              <w:spacing w:line="240" w:lineRule="auto"/>
              <w:ind w:firstLine="0"/>
              <w:jc w:val="center"/>
              <w:rPr>
                <w:lang w:val="en-US"/>
              </w:rPr>
            </w:pPr>
            <w:r>
              <w:rPr>
                <w:lang w:val="en-US"/>
              </w:rPr>
              <w:t>11,21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11,03</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876" w:type="dxa"/>
          </w:tcPr>
          <w:p w:rsidR="00145BE8" w:rsidRDefault="00145BE8" w:rsidP="000E391A">
            <w:pPr>
              <w:spacing w:line="240" w:lineRule="auto"/>
              <w:ind w:firstLine="0"/>
              <w:jc w:val="center"/>
            </w:pPr>
            <w:r>
              <w:t>3</w:t>
            </w:r>
          </w:p>
        </w:tc>
        <w:tc>
          <w:tcPr>
            <w:tcW w:w="1903" w:type="dxa"/>
          </w:tcPr>
          <w:p w:rsidR="00145BE8" w:rsidRPr="00D14643" w:rsidRDefault="00145BE8" w:rsidP="000E391A">
            <w:pPr>
              <w:spacing w:line="240" w:lineRule="auto"/>
              <w:ind w:firstLine="0"/>
              <w:jc w:val="center"/>
              <w:rPr>
                <w:lang w:val="en-US"/>
              </w:rPr>
            </w:pPr>
            <w:r>
              <w:rPr>
                <w:lang w:val="en-US"/>
              </w:rPr>
              <w:t>15,1</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14,84</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876" w:type="dxa"/>
          </w:tcPr>
          <w:p w:rsidR="00145BE8" w:rsidRDefault="00145BE8" w:rsidP="000E391A">
            <w:pPr>
              <w:spacing w:line="240" w:lineRule="auto"/>
              <w:ind w:firstLine="0"/>
              <w:jc w:val="center"/>
            </w:pPr>
            <w:r>
              <w:t>4</w:t>
            </w:r>
          </w:p>
        </w:tc>
        <w:tc>
          <w:tcPr>
            <w:tcW w:w="1903" w:type="dxa"/>
          </w:tcPr>
          <w:p w:rsidR="00145BE8" w:rsidRPr="00D14643" w:rsidRDefault="00145BE8" w:rsidP="000E391A">
            <w:pPr>
              <w:spacing w:line="240" w:lineRule="auto"/>
              <w:ind w:firstLine="0"/>
              <w:jc w:val="center"/>
              <w:rPr>
                <w:lang w:val="en-US"/>
              </w:rPr>
            </w:pPr>
            <w:r>
              <w:rPr>
                <w:lang w:val="en-US"/>
              </w:rPr>
              <w:t>17,5</w:t>
            </w:r>
          </w:p>
        </w:tc>
        <w:tc>
          <w:tcPr>
            <w:tcW w:w="1880" w:type="dxa"/>
          </w:tcPr>
          <w:p w:rsidR="00145BE8" w:rsidRDefault="00145BE8" w:rsidP="000E391A">
            <w:pPr>
              <w:spacing w:line="240" w:lineRule="auto"/>
              <w:ind w:firstLine="0"/>
              <w:jc w:val="center"/>
            </w:pPr>
            <w:r>
              <w:t>8</w:t>
            </w:r>
          </w:p>
        </w:tc>
        <w:tc>
          <w:tcPr>
            <w:tcW w:w="2001" w:type="dxa"/>
          </w:tcPr>
          <w:p w:rsidR="00145BE8" w:rsidRPr="00D14643" w:rsidRDefault="00145BE8" w:rsidP="000E391A">
            <w:pPr>
              <w:spacing w:line="240" w:lineRule="auto"/>
              <w:ind w:firstLine="0"/>
              <w:jc w:val="center"/>
              <w:rPr>
                <w:lang w:val="en-US"/>
              </w:rPr>
            </w:pPr>
            <w:r>
              <w:rPr>
                <w:lang w:val="en-US"/>
              </w:rPr>
              <w:t>17,2</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876" w:type="dxa"/>
          </w:tcPr>
          <w:p w:rsidR="00145BE8" w:rsidRDefault="00145BE8" w:rsidP="000E391A">
            <w:pPr>
              <w:spacing w:line="240" w:lineRule="auto"/>
              <w:ind w:firstLine="0"/>
              <w:jc w:val="center"/>
            </w:pPr>
            <w:r>
              <w:t>Сумма рангов</w:t>
            </w:r>
          </w:p>
        </w:tc>
        <w:tc>
          <w:tcPr>
            <w:tcW w:w="1903"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Pr>
                <w:b/>
              </w:rPr>
              <w:t>20</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Pr>
                <w:b/>
              </w:rPr>
              <w:t>16</w:t>
            </w:r>
          </w:p>
        </w:tc>
      </w:tr>
    </w:tbl>
    <w:p w:rsidR="00145BE8" w:rsidRPr="00FA53C1" w:rsidRDefault="00145BE8" w:rsidP="00145BE8"/>
    <w:p w:rsidR="00145BE8" w:rsidRDefault="00145BE8" w:rsidP="00145BE8">
      <w:pPr>
        <w:tabs>
          <w:tab w:val="left" w:pos="1758"/>
        </w:tabs>
      </w:pPr>
      <w:r>
        <w:t xml:space="preserve">В соответствии с шагом 4 описанного выше алгоритма, выбираем </w:t>
      </w:r>
      <w:proofErr w:type="gramStart"/>
      <w:r>
        <w:t>б</w:t>
      </w:r>
      <w:r w:rsidRPr="009A7C0C">
        <w:rPr>
          <w:b/>
        </w:rPr>
        <w:t>о</w:t>
      </w:r>
      <w:r>
        <w:t>льшую</w:t>
      </w:r>
      <w:proofErr w:type="gramEnd"/>
      <w:r>
        <w:t xml:space="preserve">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20. Тогда </w:t>
      </w:r>
      <m:oMath>
        <m:r>
          <w:rPr>
            <w:rFonts w:ascii="Cambria Math" w:hAnsi="Cambria Math"/>
          </w:rPr>
          <m:t>U=6</m:t>
        </m:r>
      </m:oMath>
      <w:r>
        <w:t>.</w:t>
      </w:r>
    </w:p>
    <w:p w:rsidR="00145BE8" w:rsidRPr="004A5733" w:rsidRDefault="00145BE8" w:rsidP="00145BE8">
      <w:pPr>
        <w:tabs>
          <w:tab w:val="left" w:pos="1758"/>
        </w:tabs>
      </w:pPr>
      <w:r>
        <w:t xml:space="preserve">Выберем уровень статистической значимости </w:t>
      </w:r>
      <w:proofErr w:type="gramStart"/>
      <w:r>
        <w:t>равным</w:t>
      </w:r>
      <w:proofErr w:type="gramEnd"/>
      <w:r>
        <w:t xml:space="preserve">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sdt>
        <w:sdtPr>
          <w:id w:val="-270322757"/>
          <w:citation/>
        </w:sdtPr>
        <w:sdtContent>
          <w:r w:rsidR="005A0B4F">
            <w:fldChar w:fldCharType="begin"/>
          </w:r>
          <w:r w:rsidR="009648CB">
            <w:instrText xml:space="preserve">CITATION Ста12 \l 1049 </w:instrText>
          </w:r>
          <w:r w:rsidR="005A0B4F">
            <w:fldChar w:fldCharType="separate"/>
          </w:r>
          <w:r w:rsidR="009648CB">
            <w:rPr>
              <w:noProof/>
            </w:rPr>
            <w:t>[30]</w:t>
          </w:r>
          <w:r w:rsidR="005A0B4F">
            <w:fldChar w:fldCharType="end"/>
          </w:r>
        </w:sdtContent>
      </w:sdt>
      <w:r w:rsidR="005A0B4F">
        <w:t xml:space="preserve"> </w:t>
      </w:r>
      <w:r>
        <w:t xml:space="preserve">получаем </w:t>
      </w:r>
      <m:oMath>
        <m:sSub>
          <m:sSubPr>
            <m:ctrlPr>
              <w:rPr>
                <w:rFonts w:ascii="Cambria Math" w:hAnsi="Cambria Math"/>
                <w:i/>
              </w:rPr>
            </m:ctrlPr>
          </m:sSubPr>
          <m:e>
            <m:r>
              <w:rPr>
                <w:rFonts w:ascii="Cambria Math" w:hAnsi="Cambria Math"/>
                <w:lang w:val="en-US"/>
              </w:rPr>
              <m:t>U</m:t>
            </m:r>
          </m:e>
          <m:sub>
            <w:proofErr w:type="gramStart"/>
            <m:r>
              <w:rPr>
                <w:rFonts w:ascii="Cambria Math" w:hAnsi="Cambria Math"/>
              </w:rPr>
              <m:t>кр</m:t>
            </m:r>
            <w:proofErr w:type="gramEnd"/>
          </m:sub>
        </m:sSub>
        <m:r>
          <w:rPr>
            <w:rFonts w:ascii="Cambria Math" w:hAnsi="Cambria Math"/>
          </w:rPr>
          <m:t>=3.</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w:proofErr w:type="gramStart"/>
            <m:r>
              <m:rPr>
                <m:sty m:val="bi"/>
              </m:rPr>
              <w:rPr>
                <w:rFonts w:ascii="Cambria Math" w:hAnsi="Cambria Math"/>
              </w:rPr>
              <m:t>кр</m:t>
            </m:r>
            <w:proofErr w:type="gramEnd"/>
          </m:sub>
        </m:sSub>
      </m:oMath>
      <w:r w:rsidRPr="00345AA4">
        <w:rPr>
          <w:b/>
          <w:bCs w:val="0"/>
          <w:szCs w:val="24"/>
        </w:rPr>
        <w:t>,</w:t>
      </w:r>
      <w:r>
        <w:rPr>
          <w:b/>
          <w:bCs w:val="0"/>
          <w:szCs w:val="24"/>
        </w:rPr>
        <w:t>- это</w:t>
      </w:r>
      <w:r w:rsidRPr="00345AA4">
        <w:rPr>
          <w:b/>
          <w:bCs w:val="0"/>
          <w:szCs w:val="24"/>
        </w:rPr>
        <w:t xml:space="preserve"> </w:t>
      </w:r>
      <w:r>
        <w:rPr>
          <w:b/>
          <w:bCs w:val="0"/>
          <w:szCs w:val="24"/>
        </w:rPr>
        <w:t>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CE5D9D" w:rsidRDefault="00145BE8" w:rsidP="00145BE8">
      <w:pPr>
        <w:rPr>
          <w:u w:val="single"/>
        </w:rPr>
      </w:pPr>
      <w:r w:rsidRPr="00CE5D9D">
        <w:rPr>
          <w:u w:val="single"/>
        </w:rPr>
        <w:t>Выводы по сравнительному анализу выборок.</w:t>
      </w:r>
    </w:p>
    <w:p w:rsidR="00145BE8" w:rsidRPr="00BC47F4" w:rsidRDefault="00145BE8" w:rsidP="00145BE8">
      <w:r>
        <w:t>Проведенные выше расчеты позволяют говорить о том, что различия в значениях расхода газа котлами «К</w:t>
      </w:r>
      <w:proofErr w:type="gramStart"/>
      <w:r>
        <w:t>4</w:t>
      </w:r>
      <w:proofErr w:type="gramEnd"/>
      <w:r>
        <w:t>» и «К6» полученных с помощью «</w:t>
      </w:r>
      <w:r>
        <w:rPr>
          <w:lang w:val="en-US"/>
        </w:rPr>
        <w:t>I</w:t>
      </w:r>
      <w:r w:rsidRPr="004722DC">
        <w:t>4</w:t>
      </w:r>
      <w:r>
        <w:rPr>
          <w:lang w:val="en-US"/>
        </w:rPr>
        <w:t>Plan</w:t>
      </w:r>
      <w:r>
        <w:t>» и с помощью разработанного программного комплекса являются незначительными, и считать разработанный метод применимым к решению поставленной задачи.</w:t>
      </w:r>
    </w:p>
    <w:p w:rsidR="00145BE8" w:rsidRDefault="00145BE8" w:rsidP="00145BE8">
      <w:r>
        <w:t>Небольшой процент отклонения данных возникает из-за различия в реализациях математических моделей расхода топлива котлоагрегатами. В частности, при реализации математической модели в «</w:t>
      </w:r>
      <w:r>
        <w:rPr>
          <w:lang w:val="en-US"/>
        </w:rPr>
        <w:t>I</w:t>
      </w:r>
      <w:r w:rsidRPr="004722DC">
        <w:t>4</w:t>
      </w:r>
      <w:r>
        <w:rPr>
          <w:lang w:val="en-US"/>
        </w:rPr>
        <w:t>Plan</w:t>
      </w:r>
      <w:r>
        <w:t>» не учитывались регрессионные зависимости от паровой нагрузки на котел следующих параметров:</w:t>
      </w:r>
    </w:p>
    <w:p w:rsidR="00145BE8" w:rsidRDefault="00145BE8" w:rsidP="00145BE8">
      <w:pPr>
        <w:pStyle w:val="a3"/>
        <w:numPr>
          <w:ilvl w:val="0"/>
          <w:numId w:val="42"/>
        </w:numPr>
        <w:rPr>
          <w:lang w:val="ru-RU"/>
        </w:rPr>
      </w:pPr>
      <w:r>
        <w:rPr>
          <w:lang w:val="ru-RU"/>
        </w:rPr>
        <w:t>Потери тепла с уходящими газами (</w:t>
      </w:r>
      <w:r w:rsidRPr="00A605AA">
        <w:rPr>
          <w:i/>
        </w:rPr>
        <w:t>q</w:t>
      </w:r>
      <w:r w:rsidRPr="00A605AA">
        <w:rPr>
          <w:i/>
          <w:lang w:val="ru-RU"/>
        </w:rPr>
        <w:t>2</w:t>
      </w:r>
      <w:r w:rsidRPr="00A605AA">
        <w:rPr>
          <w:lang w:val="ru-RU"/>
        </w:rPr>
        <w:t>)</w:t>
      </w:r>
      <w:r>
        <w:rPr>
          <w:lang w:val="ru-RU"/>
        </w:rPr>
        <w:t>;</w:t>
      </w:r>
    </w:p>
    <w:p w:rsidR="00145BE8" w:rsidRDefault="00145BE8" w:rsidP="00145BE8">
      <w:pPr>
        <w:pStyle w:val="a3"/>
        <w:numPr>
          <w:ilvl w:val="0"/>
          <w:numId w:val="42"/>
        </w:numPr>
        <w:rPr>
          <w:lang w:val="ru-RU"/>
        </w:rPr>
      </w:pPr>
      <w:r>
        <w:rPr>
          <w:lang w:val="ru-RU"/>
        </w:rPr>
        <w:t>Потери тепла в окружающую среду за счет конвекции и излучения (</w:t>
      </w:r>
      <w:r w:rsidRPr="00A605AA">
        <w:rPr>
          <w:i/>
        </w:rPr>
        <w:t>q</w:t>
      </w:r>
      <w:r w:rsidRPr="00A605AA">
        <w:rPr>
          <w:i/>
          <w:lang w:val="ru-RU"/>
        </w:rPr>
        <w:t>5</w:t>
      </w:r>
      <w:r>
        <w:rPr>
          <w:lang w:val="ru-RU"/>
        </w:rPr>
        <w:t>);</w:t>
      </w:r>
    </w:p>
    <w:p w:rsidR="00145BE8" w:rsidRDefault="00145BE8" w:rsidP="00145BE8">
      <w:pPr>
        <w:pStyle w:val="a3"/>
        <w:numPr>
          <w:ilvl w:val="0"/>
          <w:numId w:val="42"/>
        </w:numPr>
        <w:rPr>
          <w:lang w:val="ru-RU"/>
        </w:rPr>
      </w:pPr>
      <w:r>
        <w:rPr>
          <w:lang w:val="ru-RU"/>
        </w:rPr>
        <w:lastRenderedPageBreak/>
        <w:t>Температура уходящих газов</w:t>
      </w:r>
      <w:r w:rsidRPr="00A605AA">
        <w:rPr>
          <w:lang w:val="ru-RU"/>
        </w:rPr>
        <w:t xml:space="preserve"> (</w:t>
      </w:r>
      <m:oMath>
        <m:sSub>
          <m:sSubPr>
            <m:ctrlPr>
              <w:rPr>
                <w:rFonts w:ascii="Cambria Math" w:hAnsi="Cambria Math"/>
                <w:i/>
              </w:rPr>
            </m:ctrlPr>
          </m:sSubPr>
          <m:e>
            <m:r>
              <w:rPr>
                <w:rFonts w:ascii="Cambria Math" w:hAnsi="Cambria Math"/>
              </w:rPr>
              <m:t>t</m:t>
            </m:r>
          </m:e>
          <m:sub>
            <w:proofErr w:type="gramStart"/>
            <m:r>
              <w:rPr>
                <w:rFonts w:ascii="Cambria Math" w:hAnsi="Cambria Math"/>
                <w:lang w:val="ru-RU"/>
              </w:rPr>
              <m:t>ух</m:t>
            </m:r>
            <w:proofErr w:type="gramEnd"/>
          </m:sub>
        </m:sSub>
      </m:oMath>
      <w:r w:rsidRPr="00A605AA">
        <w:rPr>
          <w:lang w:val="ru-RU"/>
        </w:rPr>
        <w:t>)</w:t>
      </w:r>
      <w:r>
        <w:rPr>
          <w:lang w:val="ru-RU"/>
        </w:rPr>
        <w:t>;</w:t>
      </w:r>
    </w:p>
    <w:p w:rsidR="00145BE8" w:rsidRDefault="00145BE8" w:rsidP="00145BE8">
      <w:pPr>
        <w:pStyle w:val="a3"/>
        <w:numPr>
          <w:ilvl w:val="0"/>
          <w:numId w:val="42"/>
        </w:numPr>
        <w:rPr>
          <w:lang w:val="ru-RU"/>
        </w:rPr>
      </w:pPr>
      <w:r>
        <w:rPr>
          <w:lang w:val="ru-RU"/>
        </w:rPr>
        <w:t>Коэффициент избытка воздуха в уходящих газах</w:t>
      </w:r>
      <w:r w:rsidRPr="00A605AA">
        <w:rPr>
          <w:lang w:val="ru-RU"/>
        </w:rPr>
        <w:t xml:space="preserve"> (</w:t>
      </w:r>
      <m:oMath>
        <m:sSub>
          <m:sSubPr>
            <m:ctrlPr>
              <w:rPr>
                <w:rFonts w:ascii="Cambria Math" w:hAnsi="Cambria Math"/>
                <w:i/>
              </w:rPr>
            </m:ctrlPr>
          </m:sSubPr>
          <m:e>
            <m:r>
              <w:rPr>
                <w:rFonts w:ascii="Cambria Math" w:hAnsi="Cambria Math"/>
              </w:rPr>
              <m:t>a</m:t>
            </m:r>
          </m:e>
          <m:sub>
            <w:proofErr w:type="gramStart"/>
            <m:r>
              <w:rPr>
                <w:rFonts w:ascii="Cambria Math" w:hAnsi="Cambria Math"/>
                <w:lang w:val="ru-RU"/>
              </w:rPr>
              <m:t>ух</m:t>
            </m:r>
            <w:proofErr w:type="gramEnd"/>
          </m:sub>
        </m:sSub>
      </m:oMath>
      <w:r w:rsidRPr="00A605AA">
        <w:rPr>
          <w:lang w:val="ru-RU"/>
        </w:rPr>
        <w:t>)</w:t>
      </w:r>
      <w:r>
        <w:rPr>
          <w:lang w:val="ru-RU"/>
        </w:rPr>
        <w:t>;</w:t>
      </w:r>
    </w:p>
    <w:p w:rsidR="00145BE8" w:rsidRPr="007B6EC3" w:rsidRDefault="00145BE8" w:rsidP="007B6EC3">
      <w:pPr>
        <w:pStyle w:val="a3"/>
        <w:numPr>
          <w:ilvl w:val="0"/>
          <w:numId w:val="42"/>
        </w:numPr>
        <w:rPr>
          <w:lang w:val="ru-RU"/>
        </w:rPr>
      </w:pPr>
      <w:r>
        <w:rPr>
          <w:lang w:val="ru-RU"/>
        </w:rPr>
        <w:t>Коэффициент избытка воздуха в режимном сечении</w:t>
      </w:r>
      <w:proofErr w:type="gramStart"/>
      <w:r w:rsidRPr="00A605AA">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A605AA">
        <w:rPr>
          <w:lang w:val="ru-RU"/>
        </w:rPr>
        <w:t>)</w:t>
      </w:r>
      <w:r>
        <w:rPr>
          <w:lang w:val="ru-RU"/>
        </w:rPr>
        <w:t>.</w:t>
      </w:r>
      <w:proofErr w:type="gramEnd"/>
    </w:p>
    <w:p w:rsidR="00145BE8" w:rsidRPr="007B6EC3" w:rsidRDefault="00145BE8" w:rsidP="007B6EC3">
      <w:pPr>
        <w:pStyle w:val="2"/>
      </w:pPr>
      <w:bookmarkStart w:id="159" w:name="_Toc389395806"/>
      <w:r w:rsidRPr="007B6EC3">
        <w:t>Эксперименты для возможных с</w:t>
      </w:r>
      <w:r w:rsidR="006774EE">
        <w:t>итуаций на рынке электроэнергии</w:t>
      </w:r>
      <w:bookmarkEnd w:id="159"/>
    </w:p>
    <w:p w:rsidR="00145BE8" w:rsidRDefault="00145BE8" w:rsidP="00145BE8">
      <w:r>
        <w:t>Рассмотрим  несколько ситуаций, возникновение которых возможно на рынке электроэнергии:</w:t>
      </w:r>
    </w:p>
    <w:p w:rsidR="00145BE8" w:rsidRDefault="00145BE8" w:rsidP="00145BE8">
      <w:pPr>
        <w:pStyle w:val="a3"/>
        <w:numPr>
          <w:ilvl w:val="0"/>
          <w:numId w:val="43"/>
        </w:numPr>
        <w:jc w:val="both"/>
        <w:rPr>
          <w:lang w:val="ru-RU"/>
        </w:rPr>
      </w:pPr>
      <w:proofErr w:type="gramStart"/>
      <w:r>
        <w:rPr>
          <w:lang w:val="ru-RU"/>
        </w:rPr>
        <w:t>Задана паропроизводительность, которую должна обеспечивать очередь котлоагрегатов котельного отделения электростанции.</w:t>
      </w:r>
      <w:proofErr w:type="gramEnd"/>
      <w:r>
        <w:rPr>
          <w:lang w:val="ru-RU"/>
        </w:rPr>
        <w:t xml:space="preserve"> Для работы котлов необходимо закупать как газ, так и мазут. Цены на топливо известны. </w:t>
      </w:r>
      <w:proofErr w:type="gramStart"/>
      <w:r>
        <w:rPr>
          <w:lang w:val="ru-RU"/>
        </w:rPr>
        <w:t>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w:t>
      </w:r>
      <w:proofErr w:type="gramEnd"/>
      <w:r>
        <w:rPr>
          <w:lang w:val="ru-RU"/>
        </w:rPr>
        <w:t xml:space="preserve"> В ходе оптимизации приоритет отдается критериям расхода топлива и финансовым затратам на топливо. Назовем данную ситуацию «</w:t>
      </w:r>
      <w:r w:rsidR="003E3C1D">
        <w:rPr>
          <w:lang w:val="ru-RU"/>
        </w:rPr>
        <w:t>Приоритет расхода топлива</w:t>
      </w:r>
      <w:r>
        <w:rPr>
          <w:lang w:val="ru-RU"/>
        </w:rPr>
        <w:t>»;</w:t>
      </w:r>
    </w:p>
    <w:p w:rsidR="00145BE8" w:rsidRPr="00261AC1" w:rsidRDefault="00145BE8" w:rsidP="00145BE8">
      <w:pPr>
        <w:pStyle w:val="a3"/>
        <w:numPr>
          <w:ilvl w:val="0"/>
          <w:numId w:val="43"/>
        </w:numPr>
        <w:jc w:val="both"/>
        <w:rPr>
          <w:lang w:val="ru-RU"/>
        </w:rPr>
      </w:pPr>
      <w:proofErr w:type="gramStart"/>
      <w:r w:rsidRPr="00261AC1">
        <w:rPr>
          <w:lang w:val="ru-RU"/>
        </w:rPr>
        <w:t>Задана</w:t>
      </w:r>
      <w:proofErr w:type="gramEnd"/>
      <w:r w:rsidRPr="00261AC1">
        <w:rPr>
          <w:lang w:val="ru-RU"/>
        </w:rPr>
        <w:t xml:space="preserve"> паропроизводительность, которую должно обеспечивать котельное отделение электростанции. В распоряжении имеется достаточное количество одного из видов топлива. Для работы котельного отделения необходимо либо закупать другой вид топлива, либо использовать </w:t>
      </w:r>
      <w:proofErr w:type="gramStart"/>
      <w:r w:rsidRPr="00261AC1">
        <w:rPr>
          <w:lang w:val="ru-RU"/>
        </w:rPr>
        <w:t>имеющееся</w:t>
      </w:r>
      <w:proofErr w:type="gramEnd"/>
      <w:r w:rsidRPr="00261AC1">
        <w:rPr>
          <w:lang w:val="ru-RU"/>
        </w:rPr>
        <w:t>.</w:t>
      </w:r>
      <w:r>
        <w:rPr>
          <w:lang w:val="ru-RU"/>
        </w:rPr>
        <w:t xml:space="preserve"> </w:t>
      </w:r>
      <w:r w:rsidRPr="00261AC1">
        <w:rPr>
          <w:lang w:val="ru-RU"/>
        </w:rPr>
        <w:t>Цены на топливо известны. Эксперт, работающий с системой, задает приоритет использования некоторого вида топлива с помощью коэффициентов относительной важности критериев</w:t>
      </w:r>
      <w:r>
        <w:rPr>
          <w:lang w:val="ru-RU"/>
        </w:rPr>
        <w:t xml:space="preserve"> оптимизации</w:t>
      </w:r>
      <w:r w:rsidRPr="00261AC1">
        <w:rPr>
          <w:lang w:val="ru-RU"/>
        </w:rPr>
        <w:t>.</w:t>
      </w:r>
      <w:r>
        <w:rPr>
          <w:lang w:val="ru-RU"/>
        </w:rPr>
        <w:t xml:space="preserve"> </w:t>
      </w:r>
      <w:proofErr w:type="gramStart"/>
      <w:r w:rsidRPr="00261AC1">
        <w:rPr>
          <w:lang w:val="ru-RU"/>
        </w:rPr>
        <w:t>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w:t>
      </w:r>
      <w:proofErr w:type="gramEnd"/>
      <w:r w:rsidRPr="00261AC1">
        <w:rPr>
          <w:lang w:val="ru-RU"/>
        </w:rPr>
        <w:t xml:space="preserve"> Назовем данную ситуацию «Приоритет </w:t>
      </w:r>
      <w:r>
        <w:rPr>
          <w:lang w:val="ru-RU"/>
        </w:rPr>
        <w:t xml:space="preserve">одного </w:t>
      </w:r>
      <w:r w:rsidR="00B201CD">
        <w:rPr>
          <w:lang w:val="ru-RU"/>
        </w:rPr>
        <w:t>из видов</w:t>
      </w:r>
      <w:r>
        <w:rPr>
          <w:lang w:val="ru-RU"/>
        </w:rPr>
        <w:t xml:space="preserve"> топлива</w:t>
      </w:r>
      <w:r w:rsidRPr="00261AC1">
        <w:rPr>
          <w:lang w:val="ru-RU"/>
        </w:rPr>
        <w:t>»;</w:t>
      </w:r>
    </w:p>
    <w:p w:rsidR="00145BE8" w:rsidRDefault="00145BE8" w:rsidP="00145BE8">
      <w:r w:rsidRPr="00CE2F2B">
        <w:t>Приведем результаты расчетов для каждой из рассмотренных выше ситуаций.</w:t>
      </w:r>
    </w:p>
    <w:p w:rsidR="00145BE8" w:rsidRDefault="00145BE8" w:rsidP="00145BE8">
      <w:r>
        <w:t>В таблице</w:t>
      </w:r>
      <w:r w:rsidRPr="00493A52">
        <w:t xml:space="preserve"> </w:t>
      </w:r>
      <w:r>
        <w:fldChar w:fldCharType="begin"/>
      </w:r>
      <w:r>
        <w:instrText xml:space="preserve"> REF tbl_po \h </w:instrText>
      </w:r>
      <w:r>
        <w:fldChar w:fldCharType="separate"/>
      </w:r>
      <w:r w:rsidR="00171714">
        <w:rPr>
          <w:noProof/>
        </w:rPr>
        <w:t>4</w:t>
      </w:r>
      <w:r w:rsidR="00171714">
        <w:t>.</w:t>
      </w:r>
      <w:r w:rsidR="00171714">
        <w:rPr>
          <w:noProof/>
        </w:rPr>
        <w:t>5</w:t>
      </w:r>
      <w:r>
        <w:fldChar w:fldCharType="end"/>
      </w:r>
      <w:r>
        <w:t xml:space="preserve"> приведено описание аппаратного и программного обеспечения, использовавшегося во время проведения экспериментов.</w:t>
      </w:r>
    </w:p>
    <w:p w:rsidR="00145BE8" w:rsidRDefault="00145BE8" w:rsidP="00145BE8">
      <w:pPr>
        <w:pStyle w:val="af"/>
        <w:keepNext/>
      </w:pPr>
      <w:r>
        <w:t xml:space="preserve">Таблица </w:t>
      </w:r>
      <w:bookmarkStart w:id="160" w:name="tbl_po"/>
      <w:r w:rsidR="009F1C89">
        <w:fldChar w:fldCharType="begin"/>
      </w:r>
      <w:r w:rsidR="009F1C89">
        <w:instrText xml:space="preserve"> STYLEREF 1 \s </w:instrText>
      </w:r>
      <w:r w:rsidR="009F1C89">
        <w:fldChar w:fldCharType="separate"/>
      </w:r>
      <w:r w:rsidR="00171714">
        <w:rPr>
          <w:noProof/>
        </w:rPr>
        <w:t>4</w:t>
      </w:r>
      <w:r w:rsidR="009F1C89">
        <w:fldChar w:fldCharType="end"/>
      </w:r>
      <w:r w:rsidR="009F1C89">
        <w:t>.</w:t>
      </w:r>
      <w:fldSimple w:instr=" SEQ Таблица \* ARABIC \s 1 ">
        <w:r w:rsidR="00171714">
          <w:rPr>
            <w:noProof/>
          </w:rPr>
          <w:t>5</w:t>
        </w:r>
      </w:fldSimple>
      <w:bookmarkEnd w:id="160"/>
      <w:r>
        <w:t xml:space="preserve"> Аппаратное и программное обеспечение при проведении эксперимента.</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9F4C28" w:rsidRDefault="00145BE8" w:rsidP="000E391A">
            <w:pPr>
              <w:spacing w:line="240" w:lineRule="auto"/>
              <w:ind w:firstLine="0"/>
              <w:rPr>
                <w:b/>
              </w:rPr>
            </w:pPr>
            <w:r w:rsidRPr="009F4C28">
              <w:rPr>
                <w:b/>
              </w:rPr>
              <w:t>Компонент</w:t>
            </w:r>
          </w:p>
        </w:tc>
        <w:tc>
          <w:tcPr>
            <w:tcW w:w="4786" w:type="dxa"/>
          </w:tcPr>
          <w:p w:rsidR="00145BE8" w:rsidRPr="009F4C28" w:rsidRDefault="00145BE8" w:rsidP="000E391A">
            <w:pPr>
              <w:spacing w:line="240" w:lineRule="auto"/>
              <w:ind w:firstLine="0"/>
              <w:rPr>
                <w:b/>
              </w:rPr>
            </w:pPr>
            <w:r w:rsidRPr="009F4C28">
              <w:rPr>
                <w:b/>
              </w:rPr>
              <w:t>Значение</w:t>
            </w:r>
          </w:p>
        </w:tc>
      </w:tr>
      <w:tr w:rsidR="00145BE8" w:rsidTr="000E391A">
        <w:tc>
          <w:tcPr>
            <w:tcW w:w="4785" w:type="dxa"/>
          </w:tcPr>
          <w:p w:rsidR="00145BE8" w:rsidRDefault="00145BE8" w:rsidP="000E391A">
            <w:pPr>
              <w:spacing w:line="240" w:lineRule="auto"/>
              <w:ind w:firstLine="0"/>
            </w:pPr>
            <w:r>
              <w:t>Процессор</w:t>
            </w:r>
          </w:p>
        </w:tc>
        <w:tc>
          <w:tcPr>
            <w:tcW w:w="4786" w:type="dxa"/>
          </w:tcPr>
          <w:p w:rsidR="00145BE8" w:rsidRPr="00FE396D" w:rsidRDefault="00145BE8" w:rsidP="000E391A">
            <w:pPr>
              <w:spacing w:line="240" w:lineRule="auto"/>
              <w:ind w:firstLine="0"/>
              <w:rPr>
                <w:lang w:val="en-US"/>
              </w:rPr>
            </w:pPr>
            <w:r>
              <w:rPr>
                <w:lang w:val="en-US"/>
              </w:rPr>
              <w:t>Intel Core i5, 2.3Ghz</w:t>
            </w:r>
          </w:p>
        </w:tc>
      </w:tr>
      <w:tr w:rsidR="00145BE8" w:rsidTr="000E391A">
        <w:tc>
          <w:tcPr>
            <w:tcW w:w="4785" w:type="dxa"/>
          </w:tcPr>
          <w:p w:rsidR="00145BE8" w:rsidRDefault="00145BE8" w:rsidP="000E391A">
            <w:pPr>
              <w:spacing w:line="240" w:lineRule="auto"/>
              <w:ind w:firstLine="0"/>
            </w:pPr>
            <w:r>
              <w:t>Оперативная память</w:t>
            </w:r>
          </w:p>
        </w:tc>
        <w:tc>
          <w:tcPr>
            <w:tcW w:w="4786" w:type="dxa"/>
          </w:tcPr>
          <w:p w:rsidR="00145BE8" w:rsidRPr="00FE396D" w:rsidRDefault="00145BE8" w:rsidP="000E391A">
            <w:pPr>
              <w:spacing w:line="240" w:lineRule="auto"/>
              <w:ind w:firstLine="0"/>
            </w:pPr>
            <w:r>
              <w:rPr>
                <w:lang w:val="en-US"/>
              </w:rPr>
              <w:t>8192</w:t>
            </w:r>
            <w:r>
              <w:t xml:space="preserve"> Мб</w:t>
            </w:r>
          </w:p>
        </w:tc>
      </w:tr>
      <w:tr w:rsidR="00145BE8" w:rsidTr="000E391A">
        <w:tc>
          <w:tcPr>
            <w:tcW w:w="4785" w:type="dxa"/>
          </w:tcPr>
          <w:p w:rsidR="00145BE8" w:rsidRDefault="00145BE8" w:rsidP="000E391A">
            <w:pPr>
              <w:spacing w:line="240" w:lineRule="auto"/>
              <w:ind w:firstLine="0"/>
            </w:pPr>
            <w:r>
              <w:t>Жесткий диск</w:t>
            </w:r>
          </w:p>
        </w:tc>
        <w:tc>
          <w:tcPr>
            <w:tcW w:w="4786" w:type="dxa"/>
          </w:tcPr>
          <w:p w:rsidR="00145BE8" w:rsidRPr="00FE396D" w:rsidRDefault="00145BE8" w:rsidP="000E391A">
            <w:pPr>
              <w:spacing w:line="240" w:lineRule="auto"/>
              <w:ind w:firstLine="0"/>
              <w:rPr>
                <w:lang w:val="en-US"/>
              </w:rPr>
            </w:pPr>
            <w:r>
              <w:t xml:space="preserve">500 </w:t>
            </w:r>
            <w:r>
              <w:rPr>
                <w:lang w:val="en-US"/>
              </w:rPr>
              <w:t>Gb</w:t>
            </w:r>
          </w:p>
        </w:tc>
      </w:tr>
      <w:tr w:rsidR="00145BE8" w:rsidTr="000E391A">
        <w:tc>
          <w:tcPr>
            <w:tcW w:w="4785" w:type="dxa"/>
          </w:tcPr>
          <w:p w:rsidR="00145BE8" w:rsidRDefault="00145BE8" w:rsidP="000E391A">
            <w:pPr>
              <w:spacing w:line="240" w:lineRule="auto"/>
              <w:ind w:firstLine="0"/>
            </w:pPr>
            <w:r>
              <w:t>Видео система</w:t>
            </w:r>
          </w:p>
        </w:tc>
        <w:tc>
          <w:tcPr>
            <w:tcW w:w="4786" w:type="dxa"/>
          </w:tcPr>
          <w:p w:rsidR="00145BE8" w:rsidRPr="00FE396D" w:rsidRDefault="00145BE8" w:rsidP="000E391A">
            <w:pPr>
              <w:spacing w:line="240" w:lineRule="auto"/>
              <w:ind w:firstLine="0"/>
              <w:rPr>
                <w:lang w:val="en-US"/>
              </w:rPr>
            </w:pPr>
            <w:r>
              <w:rPr>
                <w:lang w:val="en-US"/>
              </w:rPr>
              <w:t>NVIDIA GeForce GT 520M</w:t>
            </w:r>
          </w:p>
        </w:tc>
      </w:tr>
      <w:tr w:rsidR="00145BE8" w:rsidTr="000E391A">
        <w:tc>
          <w:tcPr>
            <w:tcW w:w="4785" w:type="dxa"/>
          </w:tcPr>
          <w:p w:rsidR="00145BE8" w:rsidRDefault="00145BE8" w:rsidP="000E391A">
            <w:pPr>
              <w:spacing w:line="240" w:lineRule="auto"/>
              <w:ind w:firstLine="0"/>
            </w:pPr>
            <w:r>
              <w:t>Операционная система</w:t>
            </w:r>
          </w:p>
        </w:tc>
        <w:tc>
          <w:tcPr>
            <w:tcW w:w="4786" w:type="dxa"/>
          </w:tcPr>
          <w:p w:rsidR="00145BE8" w:rsidRPr="00FE396D" w:rsidRDefault="00145BE8" w:rsidP="000E391A">
            <w:pPr>
              <w:spacing w:line="240" w:lineRule="auto"/>
              <w:ind w:firstLine="0"/>
              <w:rPr>
                <w:lang w:val="en-US"/>
              </w:rPr>
            </w:pPr>
            <w:r>
              <w:rPr>
                <w:lang w:val="en-US"/>
              </w:rPr>
              <w:t>Windows 7 Professional, SP1</w:t>
            </w:r>
          </w:p>
        </w:tc>
      </w:tr>
    </w:tbl>
    <w:p w:rsidR="00145BE8" w:rsidRDefault="00145BE8" w:rsidP="00145BE8">
      <w:pPr>
        <w:rPr>
          <w:b/>
        </w:rPr>
      </w:pPr>
      <w:r w:rsidRPr="00E63904">
        <w:rPr>
          <w:b/>
        </w:rPr>
        <w:lastRenderedPageBreak/>
        <w:t>Ситуация «</w:t>
      </w:r>
      <w:r w:rsidR="00E024B3">
        <w:rPr>
          <w:b/>
        </w:rPr>
        <w:t>Приоритет расхода топлива</w:t>
      </w:r>
      <w:r w:rsidRPr="00E63904">
        <w:rPr>
          <w:b/>
        </w:rPr>
        <w:t>»</w:t>
      </w:r>
      <w:r>
        <w:rPr>
          <w:b/>
        </w:rPr>
        <w:t>:</w:t>
      </w:r>
    </w:p>
    <w:p w:rsidR="00145BE8" w:rsidRPr="008A46FA" w:rsidRDefault="00145BE8" w:rsidP="00145BE8">
      <w:r>
        <w:t>В таблице</w:t>
      </w:r>
      <w:r w:rsidRPr="008A46FA">
        <w:t xml:space="preserve"> </w:t>
      </w:r>
      <w:r>
        <w:fldChar w:fldCharType="begin"/>
      </w:r>
      <w:r>
        <w:instrText xml:space="preserve"> REF tbl_common_params \h </w:instrText>
      </w:r>
      <w:r>
        <w:fldChar w:fldCharType="separate"/>
      </w:r>
      <w:r w:rsidR="00171714">
        <w:rPr>
          <w:noProof/>
        </w:rPr>
        <w:t>4</w:t>
      </w:r>
      <w:r w:rsidR="00171714">
        <w:t>.</w:t>
      </w:r>
      <w:r w:rsidR="00171714">
        <w:rPr>
          <w:noProof/>
        </w:rPr>
        <w:t>6</w:t>
      </w:r>
      <w:r w:rsidR="00171714">
        <w:t xml:space="preserve"> </w:t>
      </w:r>
      <w:r>
        <w:fldChar w:fldCharType="end"/>
      </w:r>
      <w:r>
        <w:t xml:space="preserve"> описаны значения параметров, использовавшиеся при расчетах ситуации «</w:t>
      </w:r>
      <w:r w:rsidR="006750C0">
        <w:t>Приоритет расхода топлива</w:t>
      </w:r>
      <w:r>
        <w:t xml:space="preserve">». Значения </w:t>
      </w:r>
      <w:proofErr w:type="gramStart"/>
      <w:r>
        <w:t>всех параметров, описываемых тут и далее являются</w:t>
      </w:r>
      <w:proofErr w:type="gramEnd"/>
      <w:r>
        <w:t xml:space="preserve"> реальными данными, используемыми при расчетах в «</w:t>
      </w:r>
      <w:r>
        <w:rPr>
          <w:lang w:val="en-US"/>
        </w:rPr>
        <w:t>I</w:t>
      </w:r>
      <w:r w:rsidRPr="00AC6BB7">
        <w:t>4</w:t>
      </w:r>
      <w:r>
        <w:rPr>
          <w:lang w:val="en-US"/>
        </w:rPr>
        <w:t>Plan</w:t>
      </w:r>
      <w:r>
        <w:t>»</w:t>
      </w:r>
      <w:r w:rsidRPr="008A46FA">
        <w:t>.</w:t>
      </w:r>
    </w:p>
    <w:p w:rsidR="00145BE8" w:rsidRDefault="00145BE8" w:rsidP="00145BE8">
      <w:pPr>
        <w:pStyle w:val="af"/>
        <w:keepNext/>
      </w:pPr>
      <w:r>
        <w:t xml:space="preserve">Таблица </w:t>
      </w:r>
      <w:bookmarkStart w:id="161" w:name="tbl_common_params"/>
      <w:r w:rsidR="009F1C89">
        <w:fldChar w:fldCharType="begin"/>
      </w:r>
      <w:r w:rsidR="009F1C89">
        <w:instrText xml:space="preserve"> STYLEREF 1 \s </w:instrText>
      </w:r>
      <w:r w:rsidR="009F1C89">
        <w:fldChar w:fldCharType="separate"/>
      </w:r>
      <w:r w:rsidR="00171714">
        <w:rPr>
          <w:noProof/>
        </w:rPr>
        <w:t>4</w:t>
      </w:r>
      <w:r w:rsidR="009F1C89">
        <w:fldChar w:fldCharType="end"/>
      </w:r>
      <w:r w:rsidR="009F1C89">
        <w:t>.</w:t>
      </w:r>
      <w:fldSimple w:instr=" SEQ Таблица \* ARABIC \s 1 ">
        <w:r w:rsidR="00171714">
          <w:rPr>
            <w:noProof/>
          </w:rPr>
          <w:t>6</w:t>
        </w:r>
      </w:fldSimple>
      <w:r>
        <w:t xml:space="preserve"> </w:t>
      </w:r>
      <w:bookmarkEnd w:id="161"/>
      <w:r>
        <w:t>Значение параметров для ситуации «</w:t>
      </w:r>
      <w:r w:rsidR="006750C0">
        <w:t>Приоритет расхода топлива</w:t>
      </w:r>
      <w:r>
        <w:t>».</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8A46FA" w:rsidRDefault="00145BE8" w:rsidP="000E391A">
            <w:pPr>
              <w:spacing w:line="240" w:lineRule="auto"/>
              <w:ind w:firstLine="0"/>
              <w:rPr>
                <w:b/>
              </w:rPr>
            </w:pPr>
            <w:r w:rsidRPr="008A46FA">
              <w:rPr>
                <w:b/>
              </w:rPr>
              <w:t>Параметр</w:t>
            </w:r>
          </w:p>
        </w:tc>
        <w:tc>
          <w:tcPr>
            <w:tcW w:w="4786" w:type="dxa"/>
          </w:tcPr>
          <w:p w:rsidR="00145BE8" w:rsidRPr="008A46FA" w:rsidRDefault="00145BE8" w:rsidP="000E391A">
            <w:pPr>
              <w:spacing w:line="240" w:lineRule="auto"/>
              <w:ind w:firstLine="0"/>
              <w:rPr>
                <w:b/>
              </w:rPr>
            </w:pPr>
            <w:r w:rsidRPr="008A46FA">
              <w:rPr>
                <w:b/>
              </w:rPr>
              <w:t>Значение</w:t>
            </w:r>
          </w:p>
        </w:tc>
      </w:tr>
      <w:tr w:rsidR="00145BE8" w:rsidTr="000E391A">
        <w:tc>
          <w:tcPr>
            <w:tcW w:w="4785" w:type="dxa"/>
          </w:tcPr>
          <w:p w:rsidR="00145BE8" w:rsidRPr="008A46FA" w:rsidRDefault="00145BE8" w:rsidP="000E391A">
            <w:pPr>
              <w:spacing w:line="240" w:lineRule="auto"/>
              <w:ind w:firstLine="0"/>
            </w:pPr>
            <w:proofErr w:type="gramStart"/>
            <w:r>
              <w:t>Общая</w:t>
            </w:r>
            <w:proofErr w:type="gramEnd"/>
            <w:r>
              <w:t xml:space="preserve"> паропроизводительность очереди котлоагрегатов</w:t>
            </w:r>
          </w:p>
        </w:tc>
        <w:tc>
          <w:tcPr>
            <w:tcW w:w="4786" w:type="dxa"/>
          </w:tcPr>
          <w:p w:rsidR="00145BE8" w:rsidRDefault="00145BE8" w:rsidP="000E391A">
            <w:pPr>
              <w:spacing w:line="240" w:lineRule="auto"/>
              <w:ind w:firstLine="0"/>
            </w:pPr>
            <w:r>
              <w:t>638 тонн/час</w:t>
            </w:r>
          </w:p>
        </w:tc>
      </w:tr>
      <w:tr w:rsidR="00145BE8" w:rsidTr="000E391A">
        <w:tc>
          <w:tcPr>
            <w:tcW w:w="4785" w:type="dxa"/>
          </w:tcPr>
          <w:p w:rsidR="00145BE8" w:rsidRDefault="00145BE8" w:rsidP="000E391A">
            <w:pPr>
              <w:spacing w:line="240" w:lineRule="auto"/>
              <w:ind w:firstLine="0"/>
            </w:pPr>
            <w:r>
              <w:t>Цена на газ</w:t>
            </w:r>
          </w:p>
        </w:tc>
        <w:tc>
          <w:tcPr>
            <w:tcW w:w="4786" w:type="dxa"/>
          </w:tcPr>
          <w:p w:rsidR="00145BE8" w:rsidRDefault="00145BE8" w:rsidP="000E391A">
            <w:pPr>
              <w:spacing w:line="240" w:lineRule="auto"/>
              <w:ind w:firstLine="0"/>
            </w:pPr>
            <w:r>
              <w:t>3482 руб./тыс</w:t>
            </w:r>
            <w:proofErr w:type="gramStart"/>
            <w:r>
              <w:t>.н</w:t>
            </w:r>
            <w:proofErr w:type="gramEnd"/>
            <w:r>
              <w:t>м</w:t>
            </w:r>
            <w:r w:rsidRPr="008A46FA">
              <w:rPr>
                <w:vertAlign w:val="superscript"/>
              </w:rPr>
              <w:t>3</w:t>
            </w:r>
          </w:p>
        </w:tc>
      </w:tr>
      <w:tr w:rsidR="00145BE8" w:rsidTr="000E391A">
        <w:tc>
          <w:tcPr>
            <w:tcW w:w="4785" w:type="dxa"/>
          </w:tcPr>
          <w:p w:rsidR="00145BE8" w:rsidRDefault="00145BE8" w:rsidP="000E391A">
            <w:pPr>
              <w:spacing w:line="240" w:lineRule="auto"/>
              <w:ind w:firstLine="0"/>
            </w:pPr>
            <w:r>
              <w:t>Цена на мазут</w:t>
            </w:r>
          </w:p>
        </w:tc>
        <w:tc>
          <w:tcPr>
            <w:tcW w:w="4786" w:type="dxa"/>
          </w:tcPr>
          <w:p w:rsidR="00145BE8" w:rsidRPr="001A2EFC" w:rsidRDefault="00145BE8" w:rsidP="000E391A">
            <w:pPr>
              <w:spacing w:line="240" w:lineRule="auto"/>
              <w:ind w:firstLine="0"/>
              <w:rPr>
                <w:lang w:val="en-US"/>
              </w:rPr>
            </w:pPr>
            <w:r>
              <w:t>6500 руб./</w:t>
            </w:r>
            <w:proofErr w:type="gramStart"/>
            <w:r>
              <w:t>т</w:t>
            </w:r>
            <w:proofErr w:type="gramEnd"/>
            <w:r>
              <w:rPr>
                <w:lang w:val="en-US"/>
              </w:rPr>
              <w:t>.</w:t>
            </w:r>
          </w:p>
        </w:tc>
      </w:tr>
    </w:tbl>
    <w:p w:rsidR="00145BE8" w:rsidRDefault="00145BE8" w:rsidP="00145BE8">
      <w:pPr>
        <w:ind w:firstLine="708"/>
      </w:pPr>
    </w:p>
    <w:p w:rsidR="00145BE8" w:rsidRDefault="00145BE8" w:rsidP="00145BE8">
      <w:pPr>
        <w:ind w:firstLine="708"/>
      </w:pPr>
      <w:r>
        <w:t>На рисунке</w:t>
      </w:r>
      <w:r w:rsidRPr="00691B79">
        <w:t xml:space="preserve"> </w:t>
      </w:r>
      <w:r>
        <w:fldChar w:fldCharType="begin"/>
      </w:r>
      <w:r>
        <w:instrText xml:space="preserve"> REF pic_common_res \h </w:instrText>
      </w:r>
      <w:r>
        <w:fldChar w:fldCharType="separate"/>
      </w:r>
      <w:r w:rsidR="006750C0">
        <w:rPr>
          <w:noProof/>
        </w:rPr>
        <w:t>4</w:t>
      </w:r>
      <w:r w:rsidR="006750C0">
        <w:t>.</w:t>
      </w:r>
      <w:r w:rsidR="006750C0">
        <w:rPr>
          <w:noProof/>
        </w:rPr>
        <w:t>4</w:t>
      </w:r>
      <w:r>
        <w:fldChar w:fldCharType="end"/>
      </w:r>
      <w:r>
        <w:t xml:space="preserve"> представлены результаты оптимизации для ситуации «</w:t>
      </w:r>
      <w:r w:rsidR="006750C0">
        <w:t>Приоритет расхода топлива</w:t>
      </w:r>
      <w:r>
        <w:t>», полученные с помощью разработанного программного комплекса.</w:t>
      </w:r>
    </w:p>
    <w:p w:rsidR="00145BE8" w:rsidRDefault="006750C0" w:rsidP="006750C0">
      <w:pPr>
        <w:ind w:firstLine="0"/>
      </w:pPr>
      <w:r>
        <w:rPr>
          <w:noProof/>
          <w:lang w:eastAsia="ru-RU"/>
        </w:rPr>
        <w:drawing>
          <wp:anchor distT="0" distB="0" distL="114300" distR="114300" simplePos="0" relativeHeight="251650560" behindDoc="1" locked="0" layoutInCell="1" allowOverlap="1" wp14:anchorId="2F72B6BA" wp14:editId="5ED8C846">
            <wp:simplePos x="0" y="0"/>
            <wp:positionH relativeFrom="column">
              <wp:posOffset>-15875</wp:posOffset>
            </wp:positionH>
            <wp:positionV relativeFrom="paragraph">
              <wp:posOffset>339725</wp:posOffset>
            </wp:positionV>
            <wp:extent cx="6277610" cy="2597785"/>
            <wp:effectExtent l="0" t="0" r="8890" b="0"/>
            <wp:wrapSquare wrapText="bothSides"/>
            <wp:docPr id="21" name="Рисунок 21" descr="C:\Users\ArKuzmin\Desktop\common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Kuzmin\Desktop\common_r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77610" cy="2597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0496" behindDoc="0" locked="0" layoutInCell="1" allowOverlap="1" wp14:anchorId="6633C754" wp14:editId="6B72D56D">
                <wp:simplePos x="0" y="0"/>
                <wp:positionH relativeFrom="column">
                  <wp:posOffset>-15875</wp:posOffset>
                </wp:positionH>
                <wp:positionV relativeFrom="paragraph">
                  <wp:posOffset>3057525</wp:posOffset>
                </wp:positionV>
                <wp:extent cx="6277610" cy="635"/>
                <wp:effectExtent l="0" t="0" r="8890" b="2540"/>
                <wp:wrapSquare wrapText="bothSides"/>
                <wp:docPr id="28" name="Поле 28"/>
                <wp:cNvGraphicFramePr/>
                <a:graphic xmlns:a="http://schemas.openxmlformats.org/drawingml/2006/main">
                  <a:graphicData uri="http://schemas.microsoft.com/office/word/2010/wordprocessingShape">
                    <wps:wsp>
                      <wps:cNvSpPr txBox="1"/>
                      <wps:spPr>
                        <a:xfrm>
                          <a:off x="0" y="0"/>
                          <a:ext cx="6277610" cy="635"/>
                        </a:xfrm>
                        <a:prstGeom prst="rect">
                          <a:avLst/>
                        </a:prstGeom>
                        <a:solidFill>
                          <a:prstClr val="white"/>
                        </a:solidFill>
                        <a:ln>
                          <a:noFill/>
                        </a:ln>
                        <a:effectLst/>
                      </wps:spPr>
                      <wps:txbx>
                        <w:txbxContent>
                          <w:p w:rsidR="006750C0" w:rsidRPr="00247D26" w:rsidRDefault="006750C0" w:rsidP="006750C0">
                            <w:pPr>
                              <w:pStyle w:val="af"/>
                              <w:rPr>
                                <w:noProof/>
                                <w:szCs w:val="24"/>
                              </w:rPr>
                            </w:pPr>
                            <w:r>
                              <w:t xml:space="preserve">Рис. </w:t>
                            </w:r>
                            <w:bookmarkStart w:id="162" w:name="pic_common_res"/>
                            <w:r w:rsidR="0048115C">
                              <w:fldChar w:fldCharType="begin"/>
                            </w:r>
                            <w:r w:rsidR="0048115C">
                              <w:instrText xml:space="preserve"> STYLEREF 1 \s </w:instrText>
                            </w:r>
                            <w:r w:rsidR="0048115C">
                              <w:fldChar w:fldCharType="separate"/>
                            </w:r>
                            <w:r w:rsidR="0048115C">
                              <w:rPr>
                                <w:noProof/>
                              </w:rPr>
                              <w:t>4</w:t>
                            </w:r>
                            <w:r w:rsidR="0048115C">
                              <w:fldChar w:fldCharType="end"/>
                            </w:r>
                            <w:r w:rsidR="0048115C">
                              <w:t>.</w:t>
                            </w:r>
                            <w:fldSimple w:instr=" SEQ Рис. \* ARABIC \s 1 ">
                              <w:r w:rsidR="0048115C">
                                <w:rPr>
                                  <w:noProof/>
                                </w:rPr>
                                <w:t>4</w:t>
                              </w:r>
                            </w:fldSimple>
                            <w:bookmarkEnd w:id="162"/>
                            <w:r>
                              <w:t xml:space="preserve"> </w:t>
                            </w:r>
                            <w:r>
                              <w:t>Результаты оптимизации для ситуации «Приоритет расхода топлива</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8" o:spid="_x0000_s1036" type="#_x0000_t202" style="position:absolute;left:0;text-align:left;margin-left:-1.25pt;margin-top:240.75pt;width:494.3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" stroked="f">
                <v:textbox style="mso-fit-shape-to-text:t" inset="0,0,0,0">
                  <w:txbxContent>
                    <w:p w:rsidR="006750C0" w:rsidRPr="00247D26" w:rsidRDefault="006750C0" w:rsidP="006750C0">
                      <w:pPr>
                        <w:pStyle w:val="af"/>
                        <w:rPr>
                          <w:noProof/>
                          <w:szCs w:val="24"/>
                        </w:rPr>
                      </w:pPr>
                      <w:r>
                        <w:t xml:space="preserve">Рис. </w:t>
                      </w:r>
                      <w:bookmarkStart w:id="163" w:name="pic_common_res"/>
                      <w:r w:rsidR="0048115C">
                        <w:fldChar w:fldCharType="begin"/>
                      </w:r>
                      <w:r w:rsidR="0048115C">
                        <w:instrText xml:space="preserve"> STYLEREF 1 \s </w:instrText>
                      </w:r>
                      <w:r w:rsidR="0048115C">
                        <w:fldChar w:fldCharType="separate"/>
                      </w:r>
                      <w:r w:rsidR="0048115C">
                        <w:rPr>
                          <w:noProof/>
                        </w:rPr>
                        <w:t>4</w:t>
                      </w:r>
                      <w:r w:rsidR="0048115C">
                        <w:fldChar w:fldCharType="end"/>
                      </w:r>
                      <w:r w:rsidR="0048115C">
                        <w:t>.</w:t>
                      </w:r>
                      <w:fldSimple w:instr=" SEQ Рис. \* ARABIC \s 1 ">
                        <w:r w:rsidR="0048115C">
                          <w:rPr>
                            <w:noProof/>
                          </w:rPr>
                          <w:t>4</w:t>
                        </w:r>
                      </w:fldSimple>
                      <w:bookmarkEnd w:id="163"/>
                      <w:r>
                        <w:t xml:space="preserve"> </w:t>
                      </w:r>
                      <w:r>
                        <w:t>Результаты оптимизации для ситуации «Приоритет расхода топлива</w:t>
                      </w:r>
                      <w:r>
                        <w:t>»</w:t>
                      </w:r>
                    </w:p>
                  </w:txbxContent>
                </v:textbox>
                <w10:wrap type="square"/>
              </v:shape>
            </w:pict>
          </mc:Fallback>
        </mc:AlternateContent>
      </w:r>
      <w:r w:rsidR="00145BE8">
        <w:tab/>
        <w:t xml:space="preserve">Как видно из рисунка </w:t>
      </w:r>
      <w:r w:rsidR="00145BE8">
        <w:fldChar w:fldCharType="begin"/>
      </w:r>
      <w:r w:rsidR="00145BE8">
        <w:instrText xml:space="preserve"> REF pic_common_res \h </w:instrText>
      </w:r>
      <w:r w:rsidR="00145BE8">
        <w:fldChar w:fldCharType="separate"/>
      </w:r>
      <w:r w:rsidR="00780BBA">
        <w:rPr>
          <w:noProof/>
        </w:rPr>
        <w:t>4</w:t>
      </w:r>
      <w:r w:rsidR="00780BBA">
        <w:t>.</w:t>
      </w:r>
      <w:r w:rsidR="00780BBA">
        <w:rPr>
          <w:noProof/>
        </w:rPr>
        <w:t>4</w:t>
      </w:r>
      <w:r w:rsidR="00145BE8">
        <w:fldChar w:fldCharType="end"/>
      </w:r>
      <w:r w:rsidR="00145BE8">
        <w:t>, оптимальный плановый состав оборудования для ситуации «Обычная» предполагает распределение общей нагрузки только между котлами «К</w:t>
      </w:r>
      <w:proofErr w:type="gramStart"/>
      <w:r w:rsidR="00145BE8">
        <w:t>4</w:t>
      </w:r>
      <w:proofErr w:type="gramEnd"/>
      <w:r w:rsidR="00145BE8">
        <w:t>», «К5» и «К6». При этом котлы «К</w:t>
      </w:r>
      <w:proofErr w:type="gramStart"/>
      <w:r w:rsidR="00145BE8">
        <w:t>1</w:t>
      </w:r>
      <w:proofErr w:type="gramEnd"/>
      <w:r w:rsidR="00145BE8">
        <w:t>», «К2» и «К3» должны быть выключены. Нагрузка между котлами распределяется почти равномерно, в районе 90% от максимально допустимой паровой нагрузки.</w:t>
      </w:r>
    </w:p>
    <w:p w:rsidR="00145BE8" w:rsidRPr="000F0FDB" w:rsidRDefault="00145BE8" w:rsidP="00145BE8">
      <w:r>
        <w:t>Результаты расчетов «</w:t>
      </w:r>
      <w:r>
        <w:rPr>
          <w:lang w:val="en-US"/>
        </w:rPr>
        <w:t>I</w:t>
      </w:r>
      <w:r w:rsidRPr="00247933">
        <w:t>4</w:t>
      </w:r>
      <w:r>
        <w:rPr>
          <w:lang w:val="en-US"/>
        </w:rPr>
        <w:t>Plan</w:t>
      </w:r>
      <w:r>
        <w:t xml:space="preserve">» с теми же значениями параметров представлены в таблице </w:t>
      </w:r>
      <w:r>
        <w:fldChar w:fldCharType="begin"/>
      </w:r>
      <w:r>
        <w:instrText xml:space="preserve"> REF tbl_common_i4_res \h </w:instrText>
      </w:r>
      <w:r>
        <w:fldChar w:fldCharType="separate"/>
      </w:r>
      <w:r w:rsidR="00171714">
        <w:rPr>
          <w:noProof/>
        </w:rPr>
        <w:t>4</w:t>
      </w:r>
      <w:r w:rsidR="00171714">
        <w:t>.</w:t>
      </w:r>
      <w:r w:rsidR="00171714">
        <w:rPr>
          <w:noProof/>
        </w:rPr>
        <w:t>7</w:t>
      </w:r>
      <w:r>
        <w:fldChar w:fldCharType="end"/>
      </w:r>
      <w:r w:rsidRPr="000F0FDB">
        <w:t>.</w:t>
      </w:r>
    </w:p>
    <w:p w:rsidR="00145BE8" w:rsidRPr="00247933" w:rsidRDefault="00145BE8" w:rsidP="00145BE8">
      <w:pPr>
        <w:pStyle w:val="af"/>
        <w:keepNext/>
      </w:pPr>
      <w:r>
        <w:lastRenderedPageBreak/>
        <w:t xml:space="preserve">Таблица </w:t>
      </w:r>
      <w:bookmarkStart w:id="164" w:name="tbl_common_i4_res"/>
      <w:r w:rsidR="009F1C89">
        <w:fldChar w:fldCharType="begin"/>
      </w:r>
      <w:r w:rsidR="009F1C89">
        <w:instrText xml:space="preserve"> STYLEREF 1 \s </w:instrText>
      </w:r>
      <w:r w:rsidR="009F1C89">
        <w:fldChar w:fldCharType="separate"/>
      </w:r>
      <w:r w:rsidR="00171714">
        <w:rPr>
          <w:noProof/>
        </w:rPr>
        <w:t>4</w:t>
      </w:r>
      <w:r w:rsidR="009F1C89">
        <w:fldChar w:fldCharType="end"/>
      </w:r>
      <w:r w:rsidR="009F1C89">
        <w:t>.</w:t>
      </w:r>
      <w:fldSimple w:instr=" SEQ Таблица \* ARABIC \s 1 ">
        <w:r w:rsidR="00171714">
          <w:rPr>
            <w:noProof/>
          </w:rPr>
          <w:t>7</w:t>
        </w:r>
      </w:fldSimple>
      <w:bookmarkEnd w:id="164"/>
      <w:r>
        <w:t xml:space="preserve"> Результаты расчетов «</w:t>
      </w:r>
      <w:r>
        <w:rPr>
          <w:lang w:val="en-US"/>
        </w:rPr>
        <w:t>I</w:t>
      </w:r>
      <w:r w:rsidRPr="00247933">
        <w:t>4</w:t>
      </w:r>
      <w:r>
        <w:rPr>
          <w:lang w:val="en-US"/>
        </w:rPr>
        <w:t>Plan</w:t>
      </w:r>
      <w:r>
        <w:t>» для ситуации «</w:t>
      </w:r>
      <w:r w:rsidR="00780BBA">
        <w:t>Приоритет расхода топлива</w:t>
      </w:r>
      <w:r>
        <w:t>».</w:t>
      </w:r>
    </w:p>
    <w:tbl>
      <w:tblPr>
        <w:tblStyle w:val="a4"/>
        <w:tblW w:w="0" w:type="auto"/>
        <w:tblLook w:val="04A0" w:firstRow="1" w:lastRow="0" w:firstColumn="1" w:lastColumn="0" w:noHBand="0" w:noVBand="1"/>
      </w:tblPr>
      <w:tblGrid>
        <w:gridCol w:w="3190"/>
        <w:gridCol w:w="3190"/>
        <w:gridCol w:w="3191"/>
      </w:tblGrid>
      <w:tr w:rsidR="00145BE8" w:rsidTr="000E391A">
        <w:tc>
          <w:tcPr>
            <w:tcW w:w="3190" w:type="dxa"/>
          </w:tcPr>
          <w:p w:rsidR="00145BE8" w:rsidRPr="00555D0E" w:rsidRDefault="00145BE8" w:rsidP="000E391A">
            <w:pPr>
              <w:spacing w:line="240" w:lineRule="auto"/>
              <w:ind w:firstLine="0"/>
              <w:rPr>
                <w:b/>
              </w:rPr>
            </w:pPr>
            <w:r w:rsidRPr="00555D0E">
              <w:rPr>
                <w:b/>
              </w:rPr>
              <w:t>Котлоагрегат</w:t>
            </w:r>
          </w:p>
        </w:tc>
        <w:tc>
          <w:tcPr>
            <w:tcW w:w="3190" w:type="dxa"/>
          </w:tcPr>
          <w:p w:rsidR="00145BE8" w:rsidRPr="00555D0E" w:rsidRDefault="00145BE8" w:rsidP="000E391A">
            <w:pPr>
              <w:spacing w:line="240" w:lineRule="auto"/>
              <w:ind w:firstLine="0"/>
              <w:rPr>
                <w:b/>
              </w:rPr>
            </w:pPr>
            <w:r w:rsidRPr="00555D0E">
              <w:rPr>
                <w:b/>
              </w:rPr>
              <w:t>Состояние</w:t>
            </w:r>
          </w:p>
        </w:tc>
        <w:tc>
          <w:tcPr>
            <w:tcW w:w="3191" w:type="dxa"/>
          </w:tcPr>
          <w:p w:rsidR="00145BE8" w:rsidRPr="00555D0E" w:rsidRDefault="00145BE8" w:rsidP="000E391A">
            <w:pPr>
              <w:spacing w:line="240" w:lineRule="auto"/>
              <w:ind w:firstLine="0"/>
              <w:rPr>
                <w:b/>
                <w:lang w:val="en-US"/>
              </w:rPr>
            </w:pPr>
            <w:r w:rsidRPr="00555D0E">
              <w:rPr>
                <w:b/>
              </w:rPr>
              <w:t xml:space="preserve">Паровая нагрузка, </w:t>
            </w:r>
            <w:r w:rsidRPr="00555D0E">
              <w:rPr>
                <w:b/>
                <w:lang w:val="en-US"/>
              </w:rPr>
              <w:t>[</w:t>
            </w:r>
            <w:r w:rsidRPr="00555D0E">
              <w:rPr>
                <w:b/>
              </w:rPr>
              <w:t>тонн/час</w:t>
            </w:r>
            <w:r w:rsidRPr="00555D0E">
              <w:rPr>
                <w:b/>
                <w:lang w:val="en-US"/>
              </w:rPr>
              <w:t>]</w:t>
            </w:r>
          </w:p>
        </w:tc>
      </w:tr>
      <w:tr w:rsidR="00145BE8" w:rsidTr="000E391A">
        <w:tc>
          <w:tcPr>
            <w:tcW w:w="3190" w:type="dxa"/>
          </w:tcPr>
          <w:p w:rsidR="00145BE8" w:rsidRPr="008271F7" w:rsidRDefault="00145BE8" w:rsidP="000E391A">
            <w:pPr>
              <w:spacing w:line="240" w:lineRule="auto"/>
              <w:ind w:firstLine="0"/>
            </w:pPr>
            <w:r>
              <w:t>К</w:t>
            </w:r>
            <w:proofErr w:type="gramStart"/>
            <w:r>
              <w:t>1</w:t>
            </w:r>
            <w:proofErr w:type="gramEnd"/>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w:t>
            </w:r>
            <w:proofErr w:type="gramStart"/>
            <w:r>
              <w:t>2</w:t>
            </w:r>
            <w:proofErr w:type="gramEnd"/>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К3</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w:t>
            </w:r>
            <w:proofErr w:type="gramStart"/>
            <w:r>
              <w:t>4</w:t>
            </w:r>
            <w:proofErr w:type="gramEnd"/>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220</w:t>
            </w:r>
          </w:p>
        </w:tc>
      </w:tr>
      <w:tr w:rsidR="00145BE8" w:rsidTr="000E391A">
        <w:tc>
          <w:tcPr>
            <w:tcW w:w="3190" w:type="dxa"/>
          </w:tcPr>
          <w:p w:rsidR="00145BE8" w:rsidRDefault="00145BE8" w:rsidP="000E391A">
            <w:pPr>
              <w:tabs>
                <w:tab w:val="left" w:pos="921"/>
              </w:tabs>
              <w:spacing w:line="240" w:lineRule="auto"/>
              <w:ind w:firstLine="0"/>
            </w:pPr>
            <w:r>
              <w:t>К5</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r w:rsidR="00145BE8" w:rsidTr="000E391A">
        <w:tc>
          <w:tcPr>
            <w:tcW w:w="3190" w:type="dxa"/>
          </w:tcPr>
          <w:p w:rsidR="00145BE8" w:rsidRDefault="00145BE8" w:rsidP="000E391A">
            <w:pPr>
              <w:spacing w:line="240" w:lineRule="auto"/>
              <w:ind w:firstLine="0"/>
            </w:pPr>
            <w:r>
              <w:t>К</w:t>
            </w:r>
            <w:proofErr w:type="gramStart"/>
            <w:r>
              <w:t>6</w:t>
            </w:r>
            <w:proofErr w:type="gramEnd"/>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bl>
    <w:p w:rsidR="00145BE8" w:rsidRDefault="00145BE8" w:rsidP="00145BE8">
      <w:pPr>
        <w:ind w:firstLine="0"/>
      </w:pPr>
      <w:r>
        <w:tab/>
      </w:r>
    </w:p>
    <w:p w:rsidR="00145BE8" w:rsidRDefault="00145BE8" w:rsidP="00145BE8">
      <w:pPr>
        <w:ind w:firstLine="0"/>
      </w:pPr>
      <w:r>
        <w:tab/>
        <w:t xml:space="preserve">По таблице </w:t>
      </w:r>
      <w:r>
        <w:fldChar w:fldCharType="begin"/>
      </w:r>
      <w:r>
        <w:instrText xml:space="preserve"> REF tbl_common_i4_res \h </w:instrText>
      </w:r>
      <w:r>
        <w:fldChar w:fldCharType="separate"/>
      </w:r>
      <w:r w:rsidR="00171714">
        <w:rPr>
          <w:noProof/>
        </w:rPr>
        <w:t>4</w:t>
      </w:r>
      <w:r w:rsidR="00171714">
        <w:t>.</w:t>
      </w:r>
      <w:r w:rsidR="00171714">
        <w:rPr>
          <w:noProof/>
        </w:rPr>
        <w:t>7</w:t>
      </w:r>
      <w:r>
        <w:fldChar w:fldCharType="end"/>
      </w:r>
      <w:r>
        <w:t xml:space="preserve"> видно, что, аналогично результатам полученным с помощью разработанного программного комплекса, в рабочем состоянии находятся только котлы «К</w:t>
      </w:r>
      <w:proofErr w:type="gramStart"/>
      <w:r>
        <w:t>4</w:t>
      </w:r>
      <w:proofErr w:type="gramEnd"/>
      <w:r>
        <w:t>», «К5» и «К6», причем все они также работают на газе. Однако</w:t>
      </w:r>
      <w:proofErr w:type="gramStart"/>
      <w:r>
        <w:t>,</w:t>
      </w:r>
      <w:proofErr w:type="gramEnd"/>
      <w:r>
        <w:t xml:space="preserve"> распределение паровых нагрузок между котлами отличается.</w:t>
      </w:r>
    </w:p>
    <w:p w:rsidR="00145BE8" w:rsidRPr="00010B0F" w:rsidRDefault="00145BE8" w:rsidP="00145BE8">
      <w:pPr>
        <w:ind w:firstLine="0"/>
      </w:pPr>
      <w:r>
        <w:tab/>
      </w:r>
      <w:proofErr w:type="gramStart"/>
      <w:r>
        <w:t xml:space="preserve">Выполним расчет для очереди котлоагрегатов с помощью разработанного программного комплекса при паровых нагрузках котлов, взятых из таблицы </w:t>
      </w:r>
      <w:r>
        <w:fldChar w:fldCharType="begin"/>
      </w:r>
      <w:r>
        <w:instrText xml:space="preserve"> REF tbl_common_i4_res \h </w:instrText>
      </w:r>
      <w:r>
        <w:fldChar w:fldCharType="separate"/>
      </w:r>
      <w:r w:rsidR="00780BBA">
        <w:rPr>
          <w:noProof/>
        </w:rPr>
        <w:t>4</w:t>
      </w:r>
      <w:r w:rsidR="00780BBA">
        <w:t>.</w:t>
      </w:r>
      <w:r w:rsidR="00780BBA">
        <w:rPr>
          <w:noProof/>
        </w:rPr>
        <w:t>7</w:t>
      </w:r>
      <w:r>
        <w:fldChar w:fldCharType="end"/>
      </w:r>
      <w:r>
        <w:t>. И проведем сравнение значений критериев оптимизации, полученных при паровых нагрузках котлов, вычисленных для ситуации «</w:t>
      </w:r>
      <w:r w:rsidR="00780BBA">
        <w:t>Приоритет расхода топлива</w:t>
      </w:r>
      <w:r>
        <w:t xml:space="preserve">» с помощью разработанного программного комплекса (рисунок </w:t>
      </w:r>
      <w:r>
        <w:fldChar w:fldCharType="begin"/>
      </w:r>
      <w:r>
        <w:instrText xml:space="preserve"> REF pic_common_res \h </w:instrText>
      </w:r>
      <w:r>
        <w:fldChar w:fldCharType="separate"/>
      </w:r>
      <w:r w:rsidR="00780BBA">
        <w:rPr>
          <w:noProof/>
        </w:rPr>
        <w:t>4</w:t>
      </w:r>
      <w:r w:rsidR="00780BBA">
        <w:t>.</w:t>
      </w:r>
      <w:r w:rsidR="00780BBA">
        <w:rPr>
          <w:noProof/>
        </w:rPr>
        <w:t>4</w:t>
      </w:r>
      <w:r>
        <w:fldChar w:fldCharType="end"/>
      </w:r>
      <w:r>
        <w:t>) и паровых нагрузках, вычисленных с помощью «</w:t>
      </w:r>
      <w:r>
        <w:rPr>
          <w:lang w:val="en-US"/>
        </w:rPr>
        <w:t>I</w:t>
      </w:r>
      <w:r w:rsidRPr="0033464C">
        <w:t>4</w:t>
      </w:r>
      <w:r>
        <w:rPr>
          <w:lang w:val="en-US"/>
        </w:rPr>
        <w:t>Plan</w:t>
      </w:r>
      <w:r>
        <w:t xml:space="preserve">» (таблица </w:t>
      </w:r>
      <w:r>
        <w:fldChar w:fldCharType="begin"/>
      </w:r>
      <w:r>
        <w:instrText xml:space="preserve"> REF tbl_common_i4_res \h </w:instrText>
      </w:r>
      <w:r>
        <w:fldChar w:fldCharType="separate"/>
      </w:r>
      <w:r w:rsidR="00780BBA">
        <w:rPr>
          <w:noProof/>
        </w:rPr>
        <w:t>4</w:t>
      </w:r>
      <w:r w:rsidR="00780BBA">
        <w:t>.</w:t>
      </w:r>
      <w:r w:rsidR="00780BBA">
        <w:rPr>
          <w:noProof/>
        </w:rPr>
        <w:t>7</w:t>
      </w:r>
      <w:r>
        <w:fldChar w:fldCharType="end"/>
      </w:r>
      <w:r>
        <w:t>).</w:t>
      </w:r>
      <w:proofErr w:type="gramEnd"/>
      <w:r>
        <w:t xml:space="preserve"> Результаты представлены в таблице </w:t>
      </w:r>
      <w:r>
        <w:fldChar w:fldCharType="begin"/>
      </w:r>
      <w:r>
        <w:instrText xml:space="preserve"> REF tbl_common_comp_res \h </w:instrText>
      </w:r>
      <w:r>
        <w:fldChar w:fldCharType="separate"/>
      </w:r>
      <w:r w:rsidR="00780BBA">
        <w:rPr>
          <w:noProof/>
        </w:rPr>
        <w:t>4</w:t>
      </w:r>
      <w:r w:rsidR="00780BBA">
        <w:t>.</w:t>
      </w:r>
      <w:r w:rsidR="00780BBA">
        <w:rPr>
          <w:noProof/>
        </w:rPr>
        <w:t>8</w:t>
      </w:r>
      <w:r>
        <w:fldChar w:fldCharType="end"/>
      </w:r>
      <w:r w:rsidRPr="00010B0F">
        <w:t>.</w:t>
      </w:r>
    </w:p>
    <w:p w:rsidR="00145BE8" w:rsidRPr="00145C2C" w:rsidRDefault="00145BE8" w:rsidP="00145BE8">
      <w:pPr>
        <w:pStyle w:val="af"/>
        <w:keepNext/>
      </w:pPr>
      <w:r>
        <w:t xml:space="preserve">Таблица </w:t>
      </w:r>
      <w:bookmarkStart w:id="165" w:name="tbl_common_comp_res"/>
      <w:r w:rsidR="009F1C89">
        <w:fldChar w:fldCharType="begin"/>
      </w:r>
      <w:r w:rsidR="009F1C89">
        <w:instrText xml:space="preserve"> STYLEREF 1 \s </w:instrText>
      </w:r>
      <w:r w:rsidR="009F1C89">
        <w:fldChar w:fldCharType="separate"/>
      </w:r>
      <w:r w:rsidR="00171714">
        <w:rPr>
          <w:noProof/>
        </w:rPr>
        <w:t>4</w:t>
      </w:r>
      <w:r w:rsidR="009F1C89">
        <w:fldChar w:fldCharType="end"/>
      </w:r>
      <w:r w:rsidR="009F1C89">
        <w:t>.</w:t>
      </w:r>
      <w:fldSimple w:instr=" SEQ Таблица \* ARABIC \s 1 ">
        <w:r w:rsidR="00171714">
          <w:rPr>
            <w:noProof/>
          </w:rPr>
          <w:t>8</w:t>
        </w:r>
      </w:fldSimple>
      <w:bookmarkEnd w:id="165"/>
      <w:r w:rsidRPr="00280493">
        <w:t xml:space="preserve"> </w:t>
      </w:r>
      <w:r>
        <w:t>Сравнение значений критериев оптимизации при различных паровых нагрузках.</w:t>
      </w:r>
    </w:p>
    <w:tbl>
      <w:tblPr>
        <w:tblStyle w:val="a4"/>
        <w:tblW w:w="0" w:type="auto"/>
        <w:tblLook w:val="04A0" w:firstRow="1" w:lastRow="0" w:firstColumn="1" w:lastColumn="0" w:noHBand="0" w:noVBand="1"/>
      </w:tblPr>
      <w:tblGrid>
        <w:gridCol w:w="2260"/>
        <w:gridCol w:w="1534"/>
        <w:gridCol w:w="1697"/>
        <w:gridCol w:w="2417"/>
        <w:gridCol w:w="1663"/>
      </w:tblGrid>
      <w:tr w:rsidR="00145BE8" w:rsidTr="000E391A">
        <w:tc>
          <w:tcPr>
            <w:tcW w:w="2260" w:type="dxa"/>
          </w:tcPr>
          <w:p w:rsidR="00145BE8" w:rsidRPr="00BB5B3C" w:rsidRDefault="00145BE8" w:rsidP="000E391A">
            <w:pPr>
              <w:spacing w:line="240" w:lineRule="auto"/>
              <w:ind w:firstLine="0"/>
              <w:rPr>
                <w:b/>
              </w:rPr>
            </w:pPr>
          </w:p>
        </w:tc>
        <w:tc>
          <w:tcPr>
            <w:tcW w:w="3231" w:type="dxa"/>
            <w:gridSpan w:val="2"/>
          </w:tcPr>
          <w:p w:rsidR="00145BE8" w:rsidRPr="00BB5B3C" w:rsidRDefault="00145BE8" w:rsidP="000E391A">
            <w:pPr>
              <w:spacing w:line="240" w:lineRule="auto"/>
              <w:ind w:firstLine="0"/>
              <w:rPr>
                <w:b/>
              </w:rPr>
            </w:pPr>
            <w:r w:rsidRPr="00BB5B3C">
              <w:rPr>
                <w:b/>
              </w:rPr>
              <w:t>Режим работы («</w:t>
            </w:r>
            <w:r w:rsidRPr="00BB5B3C">
              <w:rPr>
                <w:b/>
                <w:lang w:val="en-US"/>
              </w:rPr>
              <w:t>I4Plan</w:t>
            </w:r>
            <w:r w:rsidRPr="00BB5B3C">
              <w:rPr>
                <w:b/>
              </w:rPr>
              <w:t>»)</w:t>
            </w:r>
          </w:p>
        </w:tc>
        <w:tc>
          <w:tcPr>
            <w:tcW w:w="4080" w:type="dxa"/>
            <w:gridSpan w:val="2"/>
          </w:tcPr>
          <w:p w:rsidR="00145BE8" w:rsidRPr="00BB5B3C" w:rsidRDefault="00145BE8" w:rsidP="000E391A">
            <w:pPr>
              <w:spacing w:line="240" w:lineRule="auto"/>
              <w:ind w:firstLine="0"/>
              <w:rPr>
                <w:b/>
              </w:rPr>
            </w:pPr>
            <w:r w:rsidRPr="00BB5B3C">
              <w:rPr>
                <w:b/>
              </w:rPr>
              <w:t>Режим работы (</w:t>
            </w:r>
            <w:proofErr w:type="gramStart"/>
            <w:r w:rsidRPr="00BB5B3C">
              <w:rPr>
                <w:b/>
              </w:rPr>
              <w:t>разработанное</w:t>
            </w:r>
            <w:proofErr w:type="gramEnd"/>
            <w:r w:rsidRPr="00BB5B3C">
              <w:rPr>
                <w:b/>
              </w:rPr>
              <w:t xml:space="preserve"> ПО)</w:t>
            </w:r>
          </w:p>
        </w:tc>
      </w:tr>
      <w:tr w:rsidR="00145BE8" w:rsidTr="000E391A">
        <w:tc>
          <w:tcPr>
            <w:tcW w:w="2260" w:type="dxa"/>
          </w:tcPr>
          <w:p w:rsidR="00145BE8" w:rsidRPr="00BB5B3C" w:rsidRDefault="00145BE8" w:rsidP="000E391A">
            <w:pPr>
              <w:spacing w:line="240" w:lineRule="auto"/>
              <w:ind w:firstLine="0"/>
              <w:rPr>
                <w:b/>
              </w:rPr>
            </w:pPr>
            <w:r w:rsidRPr="00BB5B3C">
              <w:rPr>
                <w:b/>
              </w:rPr>
              <w:t>Котлоагрегат</w:t>
            </w:r>
          </w:p>
        </w:tc>
        <w:tc>
          <w:tcPr>
            <w:tcW w:w="1534" w:type="dxa"/>
          </w:tcPr>
          <w:p w:rsidR="00145BE8" w:rsidRPr="00BB5B3C" w:rsidRDefault="00145BE8" w:rsidP="000E391A">
            <w:pPr>
              <w:spacing w:line="240" w:lineRule="auto"/>
              <w:ind w:firstLine="0"/>
              <w:rPr>
                <w:b/>
              </w:rPr>
            </w:pPr>
            <w:r w:rsidRPr="00BB5B3C">
              <w:rPr>
                <w:b/>
              </w:rPr>
              <w:t>Состояние</w:t>
            </w:r>
          </w:p>
        </w:tc>
        <w:tc>
          <w:tcPr>
            <w:tcW w:w="1697"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c>
          <w:tcPr>
            <w:tcW w:w="2417" w:type="dxa"/>
          </w:tcPr>
          <w:p w:rsidR="00145BE8" w:rsidRPr="00BB5B3C" w:rsidRDefault="00145BE8" w:rsidP="000E391A">
            <w:pPr>
              <w:spacing w:line="240" w:lineRule="auto"/>
              <w:ind w:firstLine="0"/>
              <w:rPr>
                <w:b/>
              </w:rPr>
            </w:pPr>
            <w:r w:rsidRPr="00BB5B3C">
              <w:rPr>
                <w:b/>
              </w:rPr>
              <w:t>Состояние</w:t>
            </w:r>
          </w:p>
        </w:tc>
        <w:tc>
          <w:tcPr>
            <w:tcW w:w="1663"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r>
      <w:tr w:rsidR="00145BE8" w:rsidTr="000E391A">
        <w:tc>
          <w:tcPr>
            <w:tcW w:w="2260" w:type="dxa"/>
          </w:tcPr>
          <w:p w:rsidR="00145BE8" w:rsidRDefault="00145BE8" w:rsidP="000E391A">
            <w:pPr>
              <w:spacing w:line="240" w:lineRule="auto"/>
              <w:ind w:firstLine="0"/>
            </w:pPr>
            <w:r>
              <w:t>К</w:t>
            </w:r>
            <w:proofErr w:type="gramStart"/>
            <w:r>
              <w:t>1</w:t>
            </w:r>
            <w:proofErr w:type="gramEnd"/>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w:t>
            </w:r>
            <w:proofErr w:type="gramStart"/>
            <w:r>
              <w:t>2</w:t>
            </w:r>
            <w:proofErr w:type="gramEnd"/>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К3</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w:t>
            </w:r>
            <w:proofErr w:type="gramStart"/>
            <w:r>
              <w:t>4</w:t>
            </w:r>
            <w:proofErr w:type="gramEnd"/>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220</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218</w:t>
            </w:r>
          </w:p>
        </w:tc>
      </w:tr>
      <w:tr w:rsidR="00145BE8" w:rsidTr="000E391A">
        <w:tc>
          <w:tcPr>
            <w:tcW w:w="2260" w:type="dxa"/>
          </w:tcPr>
          <w:p w:rsidR="00145BE8" w:rsidRDefault="00145BE8" w:rsidP="000E391A">
            <w:pPr>
              <w:spacing w:line="240" w:lineRule="auto"/>
              <w:ind w:firstLine="0"/>
            </w:pPr>
            <w:r>
              <w:t>К5</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209</w:t>
            </w:r>
          </w:p>
        </w:tc>
      </w:tr>
      <w:tr w:rsidR="00145BE8" w:rsidTr="000E391A">
        <w:tc>
          <w:tcPr>
            <w:tcW w:w="2260" w:type="dxa"/>
          </w:tcPr>
          <w:p w:rsidR="00145BE8" w:rsidRDefault="00145BE8" w:rsidP="000E391A">
            <w:pPr>
              <w:spacing w:line="240" w:lineRule="auto"/>
              <w:ind w:firstLine="0"/>
            </w:pPr>
            <w:r>
              <w:t>К</w:t>
            </w:r>
            <w:proofErr w:type="gramStart"/>
            <w:r>
              <w:t>6</w:t>
            </w:r>
            <w:proofErr w:type="gramEnd"/>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211</w:t>
            </w:r>
          </w:p>
        </w:tc>
      </w:tr>
      <w:tr w:rsidR="00145BE8" w:rsidTr="000E391A">
        <w:tc>
          <w:tcPr>
            <w:tcW w:w="2260" w:type="dxa"/>
          </w:tcPr>
          <w:p w:rsidR="00145BE8" w:rsidRPr="00401BBF" w:rsidRDefault="00145BE8" w:rsidP="000E391A">
            <w:pPr>
              <w:spacing w:line="240" w:lineRule="auto"/>
              <w:ind w:firstLine="0"/>
              <w:rPr>
                <w:b/>
              </w:rPr>
            </w:pPr>
            <w:r w:rsidRPr="00401BBF">
              <w:rPr>
                <w:b/>
              </w:rPr>
              <w:t>Расход газа, [тыс</w:t>
            </w:r>
            <w:proofErr w:type="gramStart"/>
            <w:r w:rsidRPr="00401BBF">
              <w:rPr>
                <w:b/>
              </w:rPr>
              <w:t>.н</w:t>
            </w:r>
            <w:proofErr w:type="gramEnd"/>
            <w:r w:rsidRPr="00401BBF">
              <w:rPr>
                <w:b/>
              </w:rPr>
              <w:t>м</w:t>
            </w:r>
            <w:r w:rsidRPr="00401BBF">
              <w:rPr>
                <w:b/>
                <w:vertAlign w:val="superscript"/>
              </w:rPr>
              <w:t>3</w:t>
            </w:r>
            <w:r w:rsidRPr="00401BBF">
              <w:rPr>
                <w:b/>
              </w:rPr>
              <w:t>/час]</w:t>
            </w:r>
          </w:p>
        </w:tc>
        <w:tc>
          <w:tcPr>
            <w:tcW w:w="3231" w:type="dxa"/>
            <w:gridSpan w:val="2"/>
          </w:tcPr>
          <w:p w:rsidR="00145BE8" w:rsidRPr="00BA75E1" w:rsidRDefault="00145BE8" w:rsidP="000E391A">
            <w:pPr>
              <w:spacing w:line="240" w:lineRule="auto"/>
              <w:ind w:firstLine="0"/>
              <w:jc w:val="left"/>
              <w:rPr>
                <w:lang w:val="en-US"/>
              </w:rPr>
            </w:pPr>
            <w:r>
              <w:rPr>
                <w:lang w:val="en-US"/>
              </w:rPr>
              <w:t>50,051</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50,043</w:t>
            </w:r>
          </w:p>
        </w:tc>
      </w:tr>
      <w:tr w:rsidR="00145BE8" w:rsidTr="000E391A">
        <w:tc>
          <w:tcPr>
            <w:tcW w:w="2260" w:type="dxa"/>
          </w:tcPr>
          <w:p w:rsidR="00145BE8" w:rsidRPr="00401BBF" w:rsidRDefault="00145BE8" w:rsidP="000E391A">
            <w:pPr>
              <w:spacing w:line="240" w:lineRule="auto"/>
              <w:ind w:firstLine="0"/>
              <w:rPr>
                <w:b/>
              </w:rPr>
            </w:pPr>
            <w:r w:rsidRPr="00401BBF">
              <w:rPr>
                <w:b/>
              </w:rPr>
              <w:t xml:space="preserve">Расход мазута, </w:t>
            </w:r>
            <w:r w:rsidRPr="00401BBF">
              <w:rPr>
                <w:b/>
                <w:lang w:val="en-US"/>
              </w:rPr>
              <w:lastRenderedPageBreak/>
              <w:t>[</w:t>
            </w:r>
            <w:r w:rsidRPr="00401BBF">
              <w:rPr>
                <w:b/>
              </w:rPr>
              <w:t>тонн/час</w:t>
            </w:r>
            <w:r w:rsidRPr="00401BBF">
              <w:rPr>
                <w:b/>
                <w:lang w:val="en-US"/>
              </w:rPr>
              <w:t>]</w:t>
            </w:r>
          </w:p>
        </w:tc>
        <w:tc>
          <w:tcPr>
            <w:tcW w:w="3231" w:type="dxa"/>
            <w:gridSpan w:val="2"/>
          </w:tcPr>
          <w:p w:rsidR="00145BE8" w:rsidRPr="00BA75E1" w:rsidRDefault="00145BE8" w:rsidP="000E391A">
            <w:pPr>
              <w:spacing w:line="240" w:lineRule="auto"/>
              <w:ind w:firstLine="0"/>
              <w:jc w:val="left"/>
              <w:rPr>
                <w:lang w:val="en-US"/>
              </w:rPr>
            </w:pPr>
            <w:r>
              <w:rPr>
                <w:lang w:val="en-US"/>
              </w:rPr>
              <w:lastRenderedPageBreak/>
              <w:t>0</w:t>
            </w:r>
          </w:p>
        </w:tc>
        <w:tc>
          <w:tcPr>
            <w:tcW w:w="4080" w:type="dxa"/>
            <w:gridSpan w:val="2"/>
          </w:tcPr>
          <w:p w:rsidR="00145BE8" w:rsidRPr="00513B77" w:rsidRDefault="00145BE8" w:rsidP="000E391A">
            <w:pPr>
              <w:spacing w:line="240" w:lineRule="auto"/>
              <w:ind w:firstLine="0"/>
              <w:jc w:val="left"/>
              <w:rPr>
                <w:lang w:val="en-US"/>
              </w:rPr>
            </w:pPr>
            <w:r>
              <w:rPr>
                <w:lang w:val="en-US"/>
              </w:rPr>
              <w:t>0</w:t>
            </w:r>
          </w:p>
        </w:tc>
      </w:tr>
      <w:tr w:rsidR="00145BE8" w:rsidTr="000E391A">
        <w:tc>
          <w:tcPr>
            <w:tcW w:w="2260" w:type="dxa"/>
          </w:tcPr>
          <w:p w:rsidR="00145BE8" w:rsidRPr="00401BBF" w:rsidRDefault="00145BE8" w:rsidP="000E391A">
            <w:pPr>
              <w:spacing w:line="240" w:lineRule="auto"/>
              <w:ind w:firstLine="0"/>
              <w:rPr>
                <w:b/>
              </w:rPr>
            </w:pPr>
            <w:r w:rsidRPr="00401BBF">
              <w:rPr>
                <w:b/>
              </w:rPr>
              <w:lastRenderedPageBreak/>
              <w:t>Финансовые затраты на топливо, [руб./час]</w:t>
            </w:r>
          </w:p>
        </w:tc>
        <w:tc>
          <w:tcPr>
            <w:tcW w:w="3231" w:type="dxa"/>
            <w:gridSpan w:val="2"/>
          </w:tcPr>
          <w:p w:rsidR="00145BE8" w:rsidRPr="00BA75E1" w:rsidRDefault="00145BE8" w:rsidP="000E391A">
            <w:pPr>
              <w:spacing w:line="240" w:lineRule="auto"/>
              <w:ind w:firstLine="0"/>
              <w:jc w:val="left"/>
              <w:rPr>
                <w:lang w:val="en-US"/>
              </w:rPr>
            </w:pPr>
            <w:r>
              <w:rPr>
                <w:lang w:val="en-US"/>
              </w:rPr>
              <w:t>174278,</w:t>
            </w:r>
            <w:r w:rsidRPr="00BA75E1">
              <w:rPr>
                <w:lang w:val="en-US"/>
              </w:rPr>
              <w:t>66</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174249,73</w:t>
            </w:r>
          </w:p>
        </w:tc>
      </w:tr>
      <w:tr w:rsidR="00145BE8" w:rsidTr="000E391A">
        <w:tc>
          <w:tcPr>
            <w:tcW w:w="2260" w:type="dxa"/>
          </w:tcPr>
          <w:p w:rsidR="00145BE8" w:rsidRPr="00401BBF" w:rsidRDefault="00145BE8" w:rsidP="000E391A">
            <w:pPr>
              <w:spacing w:line="240" w:lineRule="auto"/>
              <w:ind w:firstLine="0"/>
              <w:rPr>
                <w:b/>
                <w:lang w:val="en-US"/>
              </w:rPr>
            </w:pPr>
            <w:r w:rsidRPr="00401BBF">
              <w:rPr>
                <w:b/>
              </w:rPr>
              <w:t>КПД группы котлоагрегатов</w:t>
            </w:r>
            <w:proofErr w:type="gramStart"/>
            <w:r w:rsidRPr="00401BBF">
              <w:rPr>
                <w:b/>
              </w:rPr>
              <w:t xml:space="preserve">, </w:t>
            </w:r>
            <w:r w:rsidRPr="00401BBF">
              <w:rPr>
                <w:b/>
                <w:lang w:val="en-US"/>
              </w:rPr>
              <w:t>[%]</w:t>
            </w:r>
            <w:proofErr w:type="gramEnd"/>
          </w:p>
        </w:tc>
        <w:tc>
          <w:tcPr>
            <w:tcW w:w="3231" w:type="dxa"/>
            <w:gridSpan w:val="2"/>
          </w:tcPr>
          <w:p w:rsidR="00145BE8" w:rsidRDefault="00145BE8" w:rsidP="000E391A">
            <w:pPr>
              <w:spacing w:line="240" w:lineRule="auto"/>
              <w:ind w:firstLine="0"/>
              <w:jc w:val="left"/>
            </w:pPr>
            <w:r>
              <w:t>93</w:t>
            </w:r>
            <w:r>
              <w:rPr>
                <w:lang w:val="en-US"/>
              </w:rPr>
              <w:t>,</w:t>
            </w:r>
            <w:r w:rsidRPr="00C57ED8">
              <w:t>78</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93,803</w:t>
            </w:r>
          </w:p>
        </w:tc>
      </w:tr>
    </w:tbl>
    <w:p w:rsidR="00145BE8" w:rsidRDefault="00145BE8" w:rsidP="00145BE8">
      <w:pPr>
        <w:ind w:firstLine="0"/>
        <w:rPr>
          <w:lang w:val="en-US"/>
        </w:rPr>
      </w:pPr>
    </w:p>
    <w:p w:rsidR="00145BE8" w:rsidRDefault="00145BE8" w:rsidP="00145BE8">
      <w:pPr>
        <w:ind w:firstLine="0"/>
      </w:pPr>
      <w:r w:rsidRPr="00010B0F">
        <w:tab/>
      </w:r>
      <w:r>
        <w:t xml:space="preserve">Как видно из таблицы </w:t>
      </w:r>
      <w:r>
        <w:fldChar w:fldCharType="begin"/>
      </w:r>
      <w:r>
        <w:instrText xml:space="preserve"> REF tbl_common_comp_res \h </w:instrText>
      </w:r>
      <w:r>
        <w:fldChar w:fldCharType="separate"/>
      </w:r>
      <w:r w:rsidR="00171714">
        <w:rPr>
          <w:noProof/>
        </w:rPr>
        <w:t>4</w:t>
      </w:r>
      <w:r w:rsidR="00171714">
        <w:t>.</w:t>
      </w:r>
      <w:r w:rsidR="00171714">
        <w:rPr>
          <w:noProof/>
        </w:rPr>
        <w:t>8</w:t>
      </w:r>
      <w:r>
        <w:fldChar w:fldCharType="end"/>
      </w:r>
      <w:r>
        <w:t>, при распределении нагрузок, полученных в результате расчетов, проведенных для ситуации «</w:t>
      </w:r>
      <w:r w:rsidR="00780BBA">
        <w:t>Приоритет расхода топлива</w:t>
      </w:r>
      <w:r>
        <w:t>» с помощью разработанного программного комплекса, значения всех критериев оптимизации получились лучше, чем при паровых нагрузках, полученных в результате расчетов с помощью «</w:t>
      </w:r>
      <w:r>
        <w:rPr>
          <w:lang w:val="en-US"/>
        </w:rPr>
        <w:t>I</w:t>
      </w:r>
      <w:r w:rsidRPr="005316CF">
        <w:t>4</w:t>
      </w:r>
      <w:r>
        <w:rPr>
          <w:lang w:val="en-US"/>
        </w:rPr>
        <w:t>Plan</w:t>
      </w:r>
      <w:r>
        <w:t xml:space="preserve">». А именно получаем меньшие значения критериев расхода топлива и финансовых затрат, а также более высокое значение КПД очереди котлоагрегатов. Это позволяет говорить о том, что решение поставленной задачи с помощью разработанного программного продукта является </w:t>
      </w:r>
      <w:proofErr w:type="gramStart"/>
      <w:r>
        <w:t>более оптимальным</w:t>
      </w:r>
      <w:proofErr w:type="gramEnd"/>
      <w:r>
        <w:t xml:space="preserve"> по сравнению с решением, полученным в «</w:t>
      </w:r>
      <w:r>
        <w:rPr>
          <w:lang w:val="en-US"/>
        </w:rPr>
        <w:t>I</w:t>
      </w:r>
      <w:r w:rsidRPr="005316CF">
        <w:t>4</w:t>
      </w:r>
      <w:r>
        <w:rPr>
          <w:lang w:val="en-US"/>
        </w:rPr>
        <w:t>Plan</w:t>
      </w:r>
      <w:r>
        <w:t>».</w:t>
      </w:r>
    </w:p>
    <w:p w:rsidR="00145BE8" w:rsidRDefault="00145BE8" w:rsidP="00145BE8">
      <w:pPr>
        <w:rPr>
          <w:b/>
        </w:rPr>
      </w:pPr>
      <w:r w:rsidRPr="00E63904">
        <w:rPr>
          <w:b/>
        </w:rPr>
        <w:t>Ситуация «</w:t>
      </w:r>
      <w:r>
        <w:rPr>
          <w:b/>
        </w:rPr>
        <w:t>Приоритет одного вида топлива</w:t>
      </w:r>
      <w:r w:rsidRPr="00E63904">
        <w:rPr>
          <w:b/>
        </w:rPr>
        <w:t>»</w:t>
      </w:r>
      <w:r>
        <w:rPr>
          <w:b/>
        </w:rPr>
        <w:t>:</w:t>
      </w:r>
    </w:p>
    <w:p w:rsidR="00145BE8" w:rsidRDefault="00145BE8" w:rsidP="00145BE8">
      <w:pPr>
        <w:ind w:firstLine="708"/>
      </w:pPr>
      <w:r>
        <w:t xml:space="preserve">Значения параметров, использующихся в ситуации «Приоритет одного вида топлива» совпадают со значениями, описанными в таблице </w:t>
      </w:r>
      <w:r>
        <w:fldChar w:fldCharType="begin"/>
      </w:r>
      <w:r>
        <w:instrText xml:space="preserve"> REF tbl_common_params \h </w:instrText>
      </w:r>
      <w:r>
        <w:fldChar w:fldCharType="separate"/>
      </w:r>
      <w:r w:rsidR="00171714">
        <w:rPr>
          <w:noProof/>
        </w:rPr>
        <w:t>4</w:t>
      </w:r>
      <w:r w:rsidR="00171714">
        <w:t>.</w:t>
      </w:r>
      <w:r w:rsidR="00171714">
        <w:rPr>
          <w:noProof/>
        </w:rPr>
        <w:t>6</w:t>
      </w:r>
      <w:r w:rsidR="00171714">
        <w:t xml:space="preserve"> </w:t>
      </w:r>
      <w:r>
        <w:fldChar w:fldCharType="end"/>
      </w:r>
    </w:p>
    <w:p w:rsidR="00145BE8" w:rsidRDefault="00145BE8" w:rsidP="00145BE8">
      <w:pPr>
        <w:ind w:firstLine="708"/>
      </w:pPr>
      <w:r>
        <w:t xml:space="preserve">При расчетах для данной ситуации будем считать более приоритетным критерий расхода газа по сравнению с другими критериями оптимизации (предполагается, что в распоряжении имеется достаточное количество мазута) и использовать коэффициенты относительной важности критериев. Составим зависимости расходов газа и мазута очередью котлоагрегатов, финансовых затрат на используемое топливо, а также КПД очереди котлоагрегатов от коэффициентов относительной важности расхода газа по отношению к остальным критериям. Результаты приведены в таблице </w:t>
      </w:r>
      <w:r>
        <w:fldChar w:fldCharType="begin"/>
      </w:r>
      <w:r>
        <w:instrText xml:space="preserve"> REF tbl_gas_koeffs \h </w:instrText>
      </w:r>
      <w:r>
        <w:fldChar w:fldCharType="separate"/>
      </w:r>
      <w:r w:rsidR="00171714">
        <w:rPr>
          <w:noProof/>
        </w:rPr>
        <w:t>4</w:t>
      </w:r>
      <w:r w:rsidR="00171714">
        <w:t>.</w:t>
      </w:r>
      <w:r w:rsidR="00171714">
        <w:rPr>
          <w:noProof/>
        </w:rPr>
        <w:t>9</w:t>
      </w:r>
      <w:r>
        <w:fldChar w:fldCharType="end"/>
      </w:r>
      <w:r>
        <w:t>.</w:t>
      </w:r>
    </w:p>
    <w:p w:rsidR="00145BE8" w:rsidRDefault="00145BE8" w:rsidP="00145BE8">
      <w:pPr>
        <w:ind w:firstLine="708"/>
      </w:pPr>
      <w:r>
        <w:t>Коэффициенты относительной важности будем менять в пределах от 10% до 90% с шагом равным 10%.</w:t>
      </w:r>
    </w:p>
    <w:p w:rsidR="00145BE8" w:rsidRDefault="00145BE8" w:rsidP="00145BE8">
      <w:pPr>
        <w:pStyle w:val="af"/>
        <w:keepNext/>
      </w:pPr>
      <w:r>
        <w:t xml:space="preserve">Таблица </w:t>
      </w:r>
      <w:bookmarkStart w:id="166" w:name="tbl_gas_koeffs"/>
      <w:r w:rsidR="009F1C89">
        <w:fldChar w:fldCharType="begin"/>
      </w:r>
      <w:r w:rsidR="009F1C89">
        <w:instrText xml:space="preserve"> STYLEREF 1 \s </w:instrText>
      </w:r>
      <w:r w:rsidR="009F1C89">
        <w:fldChar w:fldCharType="separate"/>
      </w:r>
      <w:r w:rsidR="00171714">
        <w:rPr>
          <w:noProof/>
        </w:rPr>
        <w:t>4</w:t>
      </w:r>
      <w:r w:rsidR="009F1C89">
        <w:fldChar w:fldCharType="end"/>
      </w:r>
      <w:r w:rsidR="009F1C89">
        <w:t>.</w:t>
      </w:r>
      <w:fldSimple w:instr=" SEQ Таблица \* ARABIC \s 1 ">
        <w:r w:rsidR="00171714">
          <w:rPr>
            <w:noProof/>
          </w:rPr>
          <w:t>9</w:t>
        </w:r>
      </w:fldSimple>
      <w:bookmarkEnd w:id="166"/>
      <w:r>
        <w:t xml:space="preserve"> Зависимости значений критериев оптимизации  от коэффициентов относительной важности.</w:t>
      </w:r>
    </w:p>
    <w:tbl>
      <w:tblPr>
        <w:tblStyle w:val="a4"/>
        <w:tblW w:w="0" w:type="auto"/>
        <w:tblLayout w:type="fixed"/>
        <w:tblLook w:val="04A0" w:firstRow="1" w:lastRow="0" w:firstColumn="1" w:lastColumn="0" w:noHBand="0" w:noVBand="1"/>
      </w:tblPr>
      <w:tblGrid>
        <w:gridCol w:w="858"/>
        <w:gridCol w:w="1813"/>
        <w:gridCol w:w="698"/>
        <w:gridCol w:w="708"/>
        <w:gridCol w:w="709"/>
        <w:gridCol w:w="709"/>
        <w:gridCol w:w="709"/>
        <w:gridCol w:w="708"/>
        <w:gridCol w:w="993"/>
        <w:gridCol w:w="850"/>
        <w:gridCol w:w="816"/>
      </w:tblGrid>
      <w:tr w:rsidR="00145BE8" w:rsidTr="000E391A">
        <w:trPr>
          <w:trHeight w:val="979"/>
        </w:trPr>
        <w:tc>
          <w:tcPr>
            <w:tcW w:w="858" w:type="dxa"/>
          </w:tcPr>
          <w:p w:rsidR="00145BE8" w:rsidRPr="009F3D05" w:rsidRDefault="00145BE8" w:rsidP="000E391A">
            <w:pPr>
              <w:spacing w:line="240" w:lineRule="auto"/>
              <w:ind w:firstLine="0"/>
              <w:rPr>
                <w:b/>
              </w:rPr>
            </w:pPr>
            <w:r w:rsidRPr="009F3D05">
              <w:rPr>
                <w:b/>
              </w:rPr>
              <w:t>Котел</w:t>
            </w:r>
          </w:p>
        </w:tc>
        <w:tc>
          <w:tcPr>
            <w:tcW w:w="1813" w:type="dxa"/>
          </w:tcPr>
          <w:p w:rsidR="00145BE8" w:rsidRPr="009F3D05" w:rsidRDefault="00145BE8" w:rsidP="000E391A">
            <w:pPr>
              <w:spacing w:line="240" w:lineRule="auto"/>
              <w:ind w:firstLine="0"/>
              <w:rPr>
                <w:b/>
                <w:lang w:val="en-US"/>
              </w:rPr>
            </w:pPr>
            <w:r w:rsidRPr="009F3D05">
              <w:rPr>
                <w:b/>
              </w:rPr>
              <w:t>Коэффициент относительной важности</w:t>
            </w:r>
            <w:proofErr w:type="gramStart"/>
            <w:r w:rsidRPr="009F3D05">
              <w:rPr>
                <w:b/>
              </w:rPr>
              <w:t xml:space="preserve">, </w:t>
            </w:r>
            <w:r w:rsidRPr="009F3D05">
              <w:rPr>
                <w:b/>
                <w:lang w:val="en-US"/>
              </w:rPr>
              <w:t>[%]</w:t>
            </w:r>
            <w:proofErr w:type="gramEnd"/>
          </w:p>
        </w:tc>
        <w:tc>
          <w:tcPr>
            <w:tcW w:w="698" w:type="dxa"/>
          </w:tcPr>
          <w:p w:rsidR="00145BE8" w:rsidRPr="009F3D05" w:rsidRDefault="00145BE8" w:rsidP="000E391A">
            <w:pPr>
              <w:spacing w:line="240" w:lineRule="auto"/>
              <w:ind w:firstLine="0"/>
              <w:rPr>
                <w:b/>
              </w:rPr>
            </w:pPr>
            <w:r w:rsidRPr="009F3D05">
              <w:rPr>
                <w:b/>
              </w:rPr>
              <w:t>10</w:t>
            </w:r>
          </w:p>
        </w:tc>
        <w:tc>
          <w:tcPr>
            <w:tcW w:w="708" w:type="dxa"/>
          </w:tcPr>
          <w:p w:rsidR="00145BE8" w:rsidRPr="009F3D05" w:rsidRDefault="00145BE8" w:rsidP="000E391A">
            <w:pPr>
              <w:spacing w:line="240" w:lineRule="auto"/>
              <w:ind w:firstLine="0"/>
              <w:rPr>
                <w:b/>
                <w:lang w:val="en-US"/>
              </w:rPr>
            </w:pPr>
            <w:r w:rsidRPr="009F3D05">
              <w:rPr>
                <w:b/>
                <w:lang w:val="en-US"/>
              </w:rPr>
              <w:t>20</w:t>
            </w:r>
          </w:p>
        </w:tc>
        <w:tc>
          <w:tcPr>
            <w:tcW w:w="709" w:type="dxa"/>
          </w:tcPr>
          <w:p w:rsidR="00145BE8" w:rsidRPr="009F3D05" w:rsidRDefault="00145BE8" w:rsidP="000E391A">
            <w:pPr>
              <w:spacing w:line="240" w:lineRule="auto"/>
              <w:ind w:firstLine="0"/>
              <w:rPr>
                <w:b/>
                <w:lang w:val="en-US"/>
              </w:rPr>
            </w:pPr>
            <w:r w:rsidRPr="009F3D05">
              <w:rPr>
                <w:b/>
                <w:lang w:val="en-US"/>
              </w:rPr>
              <w:t>30</w:t>
            </w:r>
          </w:p>
        </w:tc>
        <w:tc>
          <w:tcPr>
            <w:tcW w:w="709" w:type="dxa"/>
          </w:tcPr>
          <w:p w:rsidR="00145BE8" w:rsidRPr="009F3D05" w:rsidRDefault="00145BE8" w:rsidP="000E391A">
            <w:pPr>
              <w:spacing w:line="240" w:lineRule="auto"/>
              <w:ind w:firstLine="0"/>
              <w:rPr>
                <w:b/>
                <w:lang w:val="en-US"/>
              </w:rPr>
            </w:pPr>
            <w:r w:rsidRPr="009F3D05">
              <w:rPr>
                <w:b/>
                <w:lang w:val="en-US"/>
              </w:rPr>
              <w:t>40</w:t>
            </w:r>
          </w:p>
        </w:tc>
        <w:tc>
          <w:tcPr>
            <w:tcW w:w="709" w:type="dxa"/>
          </w:tcPr>
          <w:p w:rsidR="00145BE8" w:rsidRPr="009F3D05" w:rsidRDefault="00145BE8" w:rsidP="000E391A">
            <w:pPr>
              <w:spacing w:line="240" w:lineRule="auto"/>
              <w:ind w:firstLine="0"/>
              <w:rPr>
                <w:b/>
                <w:lang w:val="en-US"/>
              </w:rPr>
            </w:pPr>
            <w:r w:rsidRPr="009F3D05">
              <w:rPr>
                <w:b/>
                <w:lang w:val="en-US"/>
              </w:rPr>
              <w:t>50</w:t>
            </w:r>
          </w:p>
        </w:tc>
        <w:tc>
          <w:tcPr>
            <w:tcW w:w="708" w:type="dxa"/>
          </w:tcPr>
          <w:p w:rsidR="00145BE8" w:rsidRPr="009F3D05" w:rsidRDefault="00145BE8" w:rsidP="000E391A">
            <w:pPr>
              <w:spacing w:line="240" w:lineRule="auto"/>
              <w:ind w:firstLine="0"/>
              <w:rPr>
                <w:b/>
                <w:lang w:val="en-US"/>
              </w:rPr>
            </w:pPr>
            <w:r w:rsidRPr="009F3D05">
              <w:rPr>
                <w:b/>
                <w:lang w:val="en-US"/>
              </w:rPr>
              <w:t>60</w:t>
            </w:r>
          </w:p>
        </w:tc>
        <w:tc>
          <w:tcPr>
            <w:tcW w:w="993" w:type="dxa"/>
          </w:tcPr>
          <w:p w:rsidR="00145BE8" w:rsidRPr="009F3D05" w:rsidRDefault="00145BE8" w:rsidP="000E391A">
            <w:pPr>
              <w:spacing w:line="240" w:lineRule="auto"/>
              <w:ind w:firstLine="0"/>
              <w:rPr>
                <w:b/>
                <w:lang w:val="en-US"/>
              </w:rPr>
            </w:pPr>
            <w:r w:rsidRPr="009F3D05">
              <w:rPr>
                <w:b/>
                <w:lang w:val="en-US"/>
              </w:rPr>
              <w:t>70</w:t>
            </w:r>
          </w:p>
        </w:tc>
        <w:tc>
          <w:tcPr>
            <w:tcW w:w="850" w:type="dxa"/>
          </w:tcPr>
          <w:p w:rsidR="00145BE8" w:rsidRPr="009F3D05" w:rsidRDefault="00145BE8" w:rsidP="000E391A">
            <w:pPr>
              <w:spacing w:line="240" w:lineRule="auto"/>
              <w:ind w:firstLine="0"/>
              <w:rPr>
                <w:b/>
                <w:lang w:val="en-US"/>
              </w:rPr>
            </w:pPr>
            <w:r w:rsidRPr="009F3D05">
              <w:rPr>
                <w:b/>
                <w:lang w:val="en-US"/>
              </w:rPr>
              <w:t>80</w:t>
            </w:r>
          </w:p>
        </w:tc>
        <w:tc>
          <w:tcPr>
            <w:tcW w:w="816" w:type="dxa"/>
          </w:tcPr>
          <w:p w:rsidR="00145BE8" w:rsidRPr="009F3D05" w:rsidRDefault="00145BE8" w:rsidP="000E391A">
            <w:pPr>
              <w:spacing w:line="240" w:lineRule="auto"/>
              <w:ind w:firstLine="0"/>
              <w:rPr>
                <w:b/>
                <w:lang w:val="en-US"/>
              </w:rPr>
            </w:pPr>
            <w:r w:rsidRPr="009F3D05">
              <w:rPr>
                <w:b/>
                <w:lang w:val="en-US"/>
              </w:rPr>
              <w:t>90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lastRenderedPageBreak/>
              <w:t>К</w:t>
            </w:r>
            <w:proofErr w:type="gramStart"/>
            <w:r w:rsidRPr="009F3D05">
              <w:rPr>
                <w:b/>
              </w:rPr>
              <w:t>1</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Г</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170</w:t>
            </w:r>
          </w:p>
        </w:tc>
        <w:tc>
          <w:tcPr>
            <w:tcW w:w="708"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95</w:t>
            </w:r>
          </w:p>
        </w:tc>
        <w:tc>
          <w:tcPr>
            <w:tcW w:w="709" w:type="dxa"/>
          </w:tcPr>
          <w:p w:rsidR="00145BE8" w:rsidRPr="009A5CC5" w:rsidRDefault="00145BE8" w:rsidP="000E391A">
            <w:pPr>
              <w:spacing w:line="240" w:lineRule="auto"/>
              <w:ind w:firstLine="0"/>
              <w:rPr>
                <w:sz w:val="20"/>
              </w:rPr>
            </w:pPr>
            <w:r w:rsidRPr="009A5CC5">
              <w:rPr>
                <w:sz w:val="20"/>
              </w:rPr>
              <w:t>150</w:t>
            </w:r>
          </w:p>
        </w:tc>
        <w:tc>
          <w:tcPr>
            <w:tcW w:w="709" w:type="dxa"/>
          </w:tcPr>
          <w:p w:rsidR="00145BE8" w:rsidRPr="009A5CC5" w:rsidRDefault="00145BE8" w:rsidP="000E391A">
            <w:pPr>
              <w:spacing w:line="240" w:lineRule="auto"/>
              <w:ind w:firstLine="0"/>
              <w:rPr>
                <w:sz w:val="20"/>
              </w:rPr>
            </w:pPr>
            <w:r w:rsidRPr="009A5CC5">
              <w:rPr>
                <w:sz w:val="20"/>
              </w:rPr>
              <w:t>128</w:t>
            </w:r>
          </w:p>
        </w:tc>
        <w:tc>
          <w:tcPr>
            <w:tcW w:w="708" w:type="dxa"/>
          </w:tcPr>
          <w:p w:rsidR="00145BE8" w:rsidRPr="009A5CC5" w:rsidRDefault="00145BE8" w:rsidP="000E391A">
            <w:pPr>
              <w:spacing w:line="240" w:lineRule="auto"/>
              <w:ind w:firstLine="0"/>
              <w:rPr>
                <w:sz w:val="20"/>
              </w:rPr>
            </w:pPr>
            <w:r w:rsidRPr="009A5CC5">
              <w:rPr>
                <w:sz w:val="20"/>
              </w:rPr>
              <w:t>128</w:t>
            </w:r>
          </w:p>
        </w:tc>
        <w:tc>
          <w:tcPr>
            <w:tcW w:w="993" w:type="dxa"/>
          </w:tcPr>
          <w:p w:rsidR="00145BE8" w:rsidRPr="009A5CC5" w:rsidRDefault="00145BE8" w:rsidP="000E391A">
            <w:pPr>
              <w:spacing w:line="240" w:lineRule="auto"/>
              <w:ind w:firstLine="0"/>
              <w:rPr>
                <w:sz w:val="20"/>
              </w:rPr>
            </w:pPr>
            <w:r>
              <w:rPr>
                <w:sz w:val="20"/>
              </w:rPr>
              <w:t>151</w:t>
            </w:r>
          </w:p>
        </w:tc>
        <w:tc>
          <w:tcPr>
            <w:tcW w:w="850" w:type="dxa"/>
          </w:tcPr>
          <w:p w:rsidR="00145BE8" w:rsidRPr="009A5CC5" w:rsidRDefault="00145BE8" w:rsidP="000E391A">
            <w:pPr>
              <w:spacing w:line="240" w:lineRule="auto"/>
              <w:ind w:firstLine="0"/>
              <w:rPr>
                <w:sz w:val="20"/>
              </w:rPr>
            </w:pPr>
            <w:r w:rsidRPr="009A5CC5">
              <w:rPr>
                <w:sz w:val="20"/>
              </w:rPr>
              <w:t>98</w:t>
            </w:r>
          </w:p>
        </w:tc>
        <w:tc>
          <w:tcPr>
            <w:tcW w:w="816" w:type="dxa"/>
          </w:tcPr>
          <w:p w:rsidR="00145BE8" w:rsidRPr="009A5CC5" w:rsidRDefault="00145BE8" w:rsidP="000E391A">
            <w:pPr>
              <w:spacing w:line="240" w:lineRule="auto"/>
              <w:ind w:firstLine="0"/>
              <w:rPr>
                <w:sz w:val="20"/>
              </w:rPr>
            </w:pPr>
            <w:r w:rsidRPr="009A5CC5">
              <w:rPr>
                <w:sz w:val="20"/>
              </w:rPr>
              <w:t>123</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2</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169</w:t>
            </w:r>
          </w:p>
        </w:tc>
        <w:tc>
          <w:tcPr>
            <w:tcW w:w="708" w:type="dxa"/>
          </w:tcPr>
          <w:p w:rsidR="00145BE8" w:rsidRPr="009A5CC5" w:rsidRDefault="00145BE8" w:rsidP="000E391A">
            <w:pPr>
              <w:spacing w:line="240" w:lineRule="auto"/>
              <w:ind w:firstLine="0"/>
              <w:rPr>
                <w:sz w:val="20"/>
              </w:rPr>
            </w:pPr>
            <w:r w:rsidRPr="009A5CC5">
              <w:rPr>
                <w:sz w:val="20"/>
              </w:rPr>
              <w:t>117</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149</w:t>
            </w:r>
          </w:p>
        </w:tc>
        <w:tc>
          <w:tcPr>
            <w:tcW w:w="709" w:type="dxa"/>
          </w:tcPr>
          <w:p w:rsidR="00145BE8" w:rsidRPr="009A5CC5" w:rsidRDefault="00145BE8" w:rsidP="000E391A">
            <w:pPr>
              <w:spacing w:line="240" w:lineRule="auto"/>
              <w:ind w:firstLine="0"/>
              <w:rPr>
                <w:sz w:val="20"/>
              </w:rPr>
            </w:pPr>
            <w:r w:rsidRPr="009A5CC5">
              <w:rPr>
                <w:sz w:val="20"/>
              </w:rPr>
              <w:t>98</w:t>
            </w:r>
          </w:p>
        </w:tc>
        <w:tc>
          <w:tcPr>
            <w:tcW w:w="708" w:type="dxa"/>
          </w:tcPr>
          <w:p w:rsidR="00145BE8" w:rsidRPr="009A5CC5" w:rsidRDefault="00145BE8" w:rsidP="000E391A">
            <w:pPr>
              <w:spacing w:line="240" w:lineRule="auto"/>
              <w:ind w:firstLine="0"/>
              <w:rPr>
                <w:sz w:val="20"/>
              </w:rPr>
            </w:pPr>
            <w:r w:rsidRPr="009A5CC5">
              <w:rPr>
                <w:sz w:val="20"/>
              </w:rPr>
              <w:t>105</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0</w:t>
            </w:r>
          </w:p>
        </w:tc>
        <w:tc>
          <w:tcPr>
            <w:tcW w:w="816" w:type="dxa"/>
          </w:tcPr>
          <w:p w:rsidR="00145BE8" w:rsidRPr="009A5CC5" w:rsidRDefault="00145BE8" w:rsidP="000E391A">
            <w:pPr>
              <w:spacing w:line="240" w:lineRule="auto"/>
              <w:ind w:firstLine="0"/>
              <w:rPr>
                <w:sz w:val="20"/>
              </w:rPr>
            </w:pPr>
            <w:r w:rsidRPr="009A5CC5">
              <w:rPr>
                <w:sz w:val="20"/>
              </w:rPr>
              <w:t>115</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К3</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160</w:t>
            </w:r>
          </w:p>
        </w:tc>
        <w:tc>
          <w:tcPr>
            <w:tcW w:w="708" w:type="dxa"/>
          </w:tcPr>
          <w:p w:rsidR="00145BE8" w:rsidRPr="009A5CC5" w:rsidRDefault="00145BE8" w:rsidP="000E391A">
            <w:pPr>
              <w:spacing w:line="240" w:lineRule="auto"/>
              <w:ind w:firstLine="0"/>
              <w:rPr>
                <w:sz w:val="20"/>
              </w:rPr>
            </w:pPr>
            <w:r w:rsidRPr="009A5CC5">
              <w:rPr>
                <w:sz w:val="20"/>
              </w:rPr>
              <w:t>99</w:t>
            </w:r>
          </w:p>
        </w:tc>
        <w:tc>
          <w:tcPr>
            <w:tcW w:w="709" w:type="dxa"/>
          </w:tcPr>
          <w:p w:rsidR="00145BE8" w:rsidRPr="009A5CC5" w:rsidRDefault="00145BE8" w:rsidP="000E391A">
            <w:pPr>
              <w:spacing w:line="240" w:lineRule="auto"/>
              <w:ind w:firstLine="0"/>
              <w:rPr>
                <w:sz w:val="20"/>
              </w:rPr>
            </w:pPr>
            <w:r w:rsidRPr="009A5CC5">
              <w:rPr>
                <w:sz w:val="20"/>
              </w:rPr>
              <w:t>120</w:t>
            </w:r>
          </w:p>
        </w:tc>
        <w:tc>
          <w:tcPr>
            <w:tcW w:w="709" w:type="dxa"/>
          </w:tcPr>
          <w:p w:rsidR="00145BE8" w:rsidRPr="009A5CC5" w:rsidRDefault="00145BE8" w:rsidP="000E391A">
            <w:pPr>
              <w:spacing w:line="240" w:lineRule="auto"/>
              <w:ind w:firstLine="0"/>
              <w:rPr>
                <w:sz w:val="20"/>
              </w:rPr>
            </w:pPr>
            <w:r w:rsidRPr="009A5CC5">
              <w:rPr>
                <w:sz w:val="20"/>
              </w:rPr>
              <w:t>170</w:t>
            </w:r>
          </w:p>
        </w:tc>
        <w:tc>
          <w:tcPr>
            <w:tcW w:w="709" w:type="dxa"/>
          </w:tcPr>
          <w:p w:rsidR="00145BE8" w:rsidRPr="009A5CC5" w:rsidRDefault="00145BE8" w:rsidP="000E391A">
            <w:pPr>
              <w:spacing w:line="240" w:lineRule="auto"/>
              <w:ind w:firstLine="0"/>
              <w:rPr>
                <w:sz w:val="20"/>
              </w:rPr>
            </w:pPr>
            <w:r w:rsidRPr="009A5CC5">
              <w:rPr>
                <w:sz w:val="20"/>
              </w:rPr>
              <w:t>90</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106</w:t>
            </w:r>
          </w:p>
        </w:tc>
        <w:tc>
          <w:tcPr>
            <w:tcW w:w="850" w:type="dxa"/>
          </w:tcPr>
          <w:p w:rsidR="00145BE8" w:rsidRPr="009A5CC5" w:rsidRDefault="00145BE8" w:rsidP="000E391A">
            <w:pPr>
              <w:spacing w:line="240" w:lineRule="auto"/>
              <w:ind w:firstLine="0"/>
              <w:rPr>
                <w:sz w:val="20"/>
              </w:rPr>
            </w:pPr>
            <w:r w:rsidRPr="009A5CC5">
              <w:rPr>
                <w:sz w:val="20"/>
              </w:rPr>
              <w:t>94</w:t>
            </w:r>
          </w:p>
        </w:tc>
        <w:tc>
          <w:tcPr>
            <w:tcW w:w="816" w:type="dxa"/>
          </w:tcPr>
          <w:p w:rsidR="00145BE8" w:rsidRPr="009A5CC5" w:rsidRDefault="00145BE8" w:rsidP="000E391A">
            <w:pPr>
              <w:spacing w:line="240" w:lineRule="auto"/>
              <w:ind w:firstLine="0"/>
              <w:rPr>
                <w:sz w:val="20"/>
              </w:rPr>
            </w:pPr>
            <w:r w:rsidRPr="009A5CC5">
              <w:rPr>
                <w:sz w:val="20"/>
              </w:rPr>
              <w:t>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4</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Г</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0</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143</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К5</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993" w:type="dxa"/>
          </w:tcPr>
          <w:p w:rsidR="00145BE8" w:rsidRPr="009A5CC5" w:rsidRDefault="00145BE8" w:rsidP="000E391A">
            <w:pPr>
              <w:spacing w:line="240" w:lineRule="auto"/>
              <w:ind w:firstLine="0"/>
              <w:rPr>
                <w:sz w:val="20"/>
              </w:rPr>
            </w:pPr>
            <w:r>
              <w:rPr>
                <w:sz w:val="20"/>
              </w:rPr>
              <w:t>-</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Г</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161</w:t>
            </w:r>
          </w:p>
        </w:tc>
        <w:tc>
          <w:tcPr>
            <w:tcW w:w="709" w:type="dxa"/>
          </w:tcPr>
          <w:p w:rsidR="00145BE8" w:rsidRPr="009A5CC5" w:rsidRDefault="00145BE8" w:rsidP="000E391A">
            <w:pPr>
              <w:spacing w:line="240" w:lineRule="auto"/>
              <w:ind w:firstLine="0"/>
              <w:rPr>
                <w:sz w:val="20"/>
              </w:rPr>
            </w:pPr>
            <w:r w:rsidRPr="009A5CC5">
              <w:rPr>
                <w:sz w:val="20"/>
              </w:rPr>
              <w:t>163</w:t>
            </w:r>
          </w:p>
        </w:tc>
        <w:tc>
          <w:tcPr>
            <w:tcW w:w="709" w:type="dxa"/>
          </w:tcPr>
          <w:p w:rsidR="00145BE8" w:rsidRPr="009A5CC5" w:rsidRDefault="00145BE8" w:rsidP="000E391A">
            <w:pPr>
              <w:spacing w:line="240" w:lineRule="auto"/>
              <w:ind w:firstLine="0"/>
              <w:rPr>
                <w:sz w:val="20"/>
              </w:rPr>
            </w:pPr>
            <w:r w:rsidRPr="009A5CC5">
              <w:rPr>
                <w:sz w:val="20"/>
              </w:rPr>
              <w:t>169</w:t>
            </w:r>
          </w:p>
        </w:tc>
        <w:tc>
          <w:tcPr>
            <w:tcW w:w="709" w:type="dxa"/>
          </w:tcPr>
          <w:p w:rsidR="00145BE8" w:rsidRPr="009A5CC5" w:rsidRDefault="00145BE8" w:rsidP="000E391A">
            <w:pPr>
              <w:spacing w:line="240" w:lineRule="auto"/>
              <w:ind w:firstLine="0"/>
              <w:rPr>
                <w:sz w:val="20"/>
              </w:rPr>
            </w:pPr>
            <w:r w:rsidRPr="009A5CC5">
              <w:rPr>
                <w:sz w:val="20"/>
              </w:rPr>
              <w:t>190</w:t>
            </w:r>
          </w:p>
        </w:tc>
        <w:tc>
          <w:tcPr>
            <w:tcW w:w="708" w:type="dxa"/>
          </w:tcPr>
          <w:p w:rsidR="00145BE8" w:rsidRPr="009A5CC5" w:rsidRDefault="00145BE8" w:rsidP="000E391A">
            <w:pPr>
              <w:spacing w:line="240" w:lineRule="auto"/>
              <w:ind w:firstLine="0"/>
              <w:rPr>
                <w:sz w:val="20"/>
              </w:rPr>
            </w:pPr>
            <w:r w:rsidRPr="009A5CC5">
              <w:rPr>
                <w:sz w:val="20"/>
              </w:rPr>
              <w:t>182</w:t>
            </w:r>
          </w:p>
        </w:tc>
        <w:tc>
          <w:tcPr>
            <w:tcW w:w="993" w:type="dxa"/>
          </w:tcPr>
          <w:p w:rsidR="00145BE8" w:rsidRPr="009A5CC5" w:rsidRDefault="00145BE8" w:rsidP="000E391A">
            <w:pPr>
              <w:spacing w:line="240" w:lineRule="auto"/>
              <w:ind w:firstLine="0"/>
              <w:rPr>
                <w:sz w:val="20"/>
              </w:rPr>
            </w:pPr>
            <w:r>
              <w:rPr>
                <w:sz w:val="20"/>
              </w:rPr>
              <w:t>0</w:t>
            </w:r>
          </w:p>
        </w:tc>
        <w:tc>
          <w:tcPr>
            <w:tcW w:w="850" w:type="dxa"/>
          </w:tcPr>
          <w:p w:rsidR="00145BE8" w:rsidRPr="009A5CC5" w:rsidRDefault="00145BE8" w:rsidP="000E391A">
            <w:pPr>
              <w:spacing w:line="240" w:lineRule="auto"/>
              <w:ind w:firstLine="0"/>
              <w:rPr>
                <w:sz w:val="20"/>
              </w:rPr>
            </w:pPr>
            <w:r w:rsidRPr="009A5CC5">
              <w:rPr>
                <w:sz w:val="20"/>
              </w:rPr>
              <w:t>172</w:t>
            </w:r>
          </w:p>
        </w:tc>
        <w:tc>
          <w:tcPr>
            <w:tcW w:w="816" w:type="dxa"/>
          </w:tcPr>
          <w:p w:rsidR="00145BE8" w:rsidRPr="009A5CC5" w:rsidRDefault="00145BE8" w:rsidP="000E391A">
            <w:pPr>
              <w:spacing w:line="240" w:lineRule="auto"/>
              <w:ind w:firstLine="0"/>
              <w:rPr>
                <w:sz w:val="20"/>
              </w:rPr>
            </w:pPr>
            <w:r w:rsidRPr="009A5CC5">
              <w:rPr>
                <w:sz w:val="20"/>
              </w:rPr>
              <w:t>138</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6</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139</w:t>
            </w:r>
          </w:p>
        </w:tc>
        <w:tc>
          <w:tcPr>
            <w:tcW w:w="708" w:type="dxa"/>
          </w:tcPr>
          <w:p w:rsidR="00145BE8" w:rsidRPr="009A5CC5" w:rsidRDefault="00145BE8" w:rsidP="000E391A">
            <w:pPr>
              <w:spacing w:line="240" w:lineRule="auto"/>
              <w:ind w:firstLine="0"/>
              <w:rPr>
                <w:sz w:val="20"/>
              </w:rPr>
            </w:pPr>
            <w:r w:rsidRPr="009A5CC5">
              <w:rPr>
                <w:sz w:val="20"/>
              </w:rPr>
              <w:t>131</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132</w:t>
            </w:r>
          </w:p>
        </w:tc>
        <w:tc>
          <w:tcPr>
            <w:tcW w:w="708" w:type="dxa"/>
          </w:tcPr>
          <w:p w:rsidR="00145BE8" w:rsidRPr="009A5CC5" w:rsidRDefault="00145BE8" w:rsidP="000E391A">
            <w:pPr>
              <w:spacing w:line="240" w:lineRule="auto"/>
              <w:ind w:firstLine="0"/>
              <w:rPr>
                <w:sz w:val="20"/>
              </w:rPr>
            </w:pPr>
            <w:r w:rsidRPr="009A5CC5">
              <w:rPr>
                <w:sz w:val="20"/>
              </w:rPr>
              <w:t>131</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131</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2671" w:type="dxa"/>
            <w:gridSpan w:val="2"/>
          </w:tcPr>
          <w:p w:rsidR="00145BE8" w:rsidRDefault="00145BE8" w:rsidP="000E391A">
            <w:pPr>
              <w:spacing w:line="240" w:lineRule="auto"/>
              <w:ind w:firstLine="0"/>
            </w:pPr>
            <w:r w:rsidRPr="009F3D05">
              <w:rPr>
                <w:b/>
              </w:rPr>
              <w:t>Расход газа, [тыс</w:t>
            </w:r>
            <w:proofErr w:type="gramStart"/>
            <w:r w:rsidRPr="009F3D05">
              <w:rPr>
                <w:b/>
              </w:rPr>
              <w:t>.н</w:t>
            </w:r>
            <w:proofErr w:type="gramEnd"/>
            <w:r w:rsidRPr="009F3D05">
              <w:rPr>
                <w:b/>
              </w:rPr>
              <w:t>м3/час]</w:t>
            </w:r>
          </w:p>
        </w:tc>
        <w:tc>
          <w:tcPr>
            <w:tcW w:w="698" w:type="dxa"/>
          </w:tcPr>
          <w:p w:rsidR="00145BE8" w:rsidRPr="009A5CC5" w:rsidRDefault="00145BE8" w:rsidP="000E391A">
            <w:pPr>
              <w:spacing w:line="240" w:lineRule="auto"/>
              <w:ind w:firstLine="0"/>
              <w:rPr>
                <w:sz w:val="20"/>
              </w:rPr>
            </w:pPr>
            <w:r w:rsidRPr="009A5CC5">
              <w:rPr>
                <w:sz w:val="20"/>
              </w:rPr>
              <w:t>39,29</w:t>
            </w:r>
          </w:p>
        </w:tc>
        <w:tc>
          <w:tcPr>
            <w:tcW w:w="708" w:type="dxa"/>
          </w:tcPr>
          <w:p w:rsidR="00145BE8" w:rsidRPr="009A5CC5" w:rsidRDefault="00145BE8" w:rsidP="000E391A">
            <w:pPr>
              <w:spacing w:line="240" w:lineRule="auto"/>
              <w:ind w:firstLine="0"/>
              <w:rPr>
                <w:sz w:val="20"/>
              </w:rPr>
            </w:pPr>
            <w:r w:rsidRPr="009A5CC5">
              <w:rPr>
                <w:sz w:val="20"/>
              </w:rPr>
              <w:t>37,6</w:t>
            </w:r>
          </w:p>
        </w:tc>
        <w:tc>
          <w:tcPr>
            <w:tcW w:w="709" w:type="dxa"/>
          </w:tcPr>
          <w:p w:rsidR="00145BE8" w:rsidRPr="009A5CC5" w:rsidRDefault="00145BE8" w:rsidP="000E391A">
            <w:pPr>
              <w:spacing w:line="240" w:lineRule="auto"/>
              <w:ind w:firstLine="0"/>
              <w:rPr>
                <w:sz w:val="20"/>
              </w:rPr>
            </w:pPr>
            <w:r w:rsidRPr="009A5CC5">
              <w:rPr>
                <w:sz w:val="20"/>
              </w:rPr>
              <w:t>37,45</w:t>
            </w:r>
          </w:p>
        </w:tc>
        <w:tc>
          <w:tcPr>
            <w:tcW w:w="709" w:type="dxa"/>
          </w:tcPr>
          <w:p w:rsidR="00145BE8" w:rsidRPr="009A5CC5" w:rsidRDefault="00145BE8" w:rsidP="000E391A">
            <w:pPr>
              <w:spacing w:line="240" w:lineRule="auto"/>
              <w:ind w:firstLine="0"/>
              <w:rPr>
                <w:sz w:val="20"/>
              </w:rPr>
            </w:pPr>
            <w:r w:rsidRPr="009A5CC5">
              <w:rPr>
                <w:sz w:val="20"/>
              </w:rPr>
              <w:t>36,9</w:t>
            </w:r>
          </w:p>
        </w:tc>
        <w:tc>
          <w:tcPr>
            <w:tcW w:w="709" w:type="dxa"/>
          </w:tcPr>
          <w:p w:rsidR="00145BE8" w:rsidRPr="009A5CC5" w:rsidRDefault="00145BE8" w:rsidP="000E391A">
            <w:pPr>
              <w:spacing w:line="240" w:lineRule="auto"/>
              <w:ind w:firstLine="0"/>
              <w:rPr>
                <w:sz w:val="20"/>
              </w:rPr>
            </w:pPr>
            <w:r w:rsidRPr="009A5CC5">
              <w:rPr>
                <w:sz w:val="20"/>
              </w:rPr>
              <w:t>14,84</w:t>
            </w:r>
          </w:p>
        </w:tc>
        <w:tc>
          <w:tcPr>
            <w:tcW w:w="708" w:type="dxa"/>
          </w:tcPr>
          <w:p w:rsidR="00145BE8" w:rsidRPr="009A5CC5" w:rsidRDefault="00145BE8" w:rsidP="000E391A">
            <w:pPr>
              <w:spacing w:line="240" w:lineRule="auto"/>
              <w:ind w:firstLine="0"/>
              <w:rPr>
                <w:sz w:val="20"/>
              </w:rPr>
            </w:pPr>
            <w:r w:rsidRPr="009A5CC5">
              <w:rPr>
                <w:sz w:val="20"/>
              </w:rPr>
              <w:t>14,3</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11,25</w:t>
            </w:r>
          </w:p>
        </w:tc>
        <w:tc>
          <w:tcPr>
            <w:tcW w:w="816" w:type="dxa"/>
          </w:tcPr>
          <w:p w:rsidR="00145BE8" w:rsidRPr="009A5CC5" w:rsidRDefault="00145BE8" w:rsidP="000E391A">
            <w:pPr>
              <w:spacing w:line="240" w:lineRule="auto"/>
              <w:ind w:firstLine="0"/>
              <w:rPr>
                <w:sz w:val="20"/>
              </w:rPr>
            </w:pPr>
            <w:r w:rsidRPr="009A5CC5">
              <w:rPr>
                <w:sz w:val="20"/>
              </w:rPr>
              <w:t>10,8</w:t>
            </w:r>
          </w:p>
        </w:tc>
      </w:tr>
      <w:tr w:rsidR="00145BE8" w:rsidTr="000E391A">
        <w:tc>
          <w:tcPr>
            <w:tcW w:w="2671" w:type="dxa"/>
            <w:gridSpan w:val="2"/>
          </w:tcPr>
          <w:p w:rsidR="00145BE8" w:rsidRDefault="00145BE8" w:rsidP="000E391A">
            <w:pPr>
              <w:spacing w:line="240" w:lineRule="auto"/>
              <w:ind w:firstLine="0"/>
            </w:pPr>
            <w:r w:rsidRPr="009F3D05">
              <w:rPr>
                <w:b/>
              </w:rPr>
              <w:t xml:space="preserve">Расход мазута,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9,25</w:t>
            </w:r>
          </w:p>
        </w:tc>
        <w:tc>
          <w:tcPr>
            <w:tcW w:w="708" w:type="dxa"/>
          </w:tcPr>
          <w:p w:rsidR="00145BE8" w:rsidRPr="009A5CC5" w:rsidRDefault="00145BE8" w:rsidP="000E391A">
            <w:pPr>
              <w:spacing w:line="240" w:lineRule="auto"/>
              <w:ind w:firstLine="0"/>
              <w:rPr>
                <w:sz w:val="20"/>
              </w:rPr>
            </w:pPr>
            <w:r w:rsidRPr="009A5CC5">
              <w:rPr>
                <w:sz w:val="20"/>
              </w:rPr>
              <w:t>10,75</w:t>
            </w:r>
          </w:p>
        </w:tc>
        <w:tc>
          <w:tcPr>
            <w:tcW w:w="709" w:type="dxa"/>
          </w:tcPr>
          <w:p w:rsidR="00145BE8" w:rsidRPr="009A5CC5" w:rsidRDefault="00145BE8" w:rsidP="000E391A">
            <w:pPr>
              <w:spacing w:line="240" w:lineRule="auto"/>
              <w:ind w:firstLine="0"/>
              <w:rPr>
                <w:sz w:val="20"/>
              </w:rPr>
            </w:pPr>
            <w:r w:rsidRPr="009A5CC5">
              <w:rPr>
                <w:sz w:val="20"/>
              </w:rPr>
              <w:t>10,88</w:t>
            </w:r>
          </w:p>
        </w:tc>
        <w:tc>
          <w:tcPr>
            <w:tcW w:w="709" w:type="dxa"/>
          </w:tcPr>
          <w:p w:rsidR="00145BE8" w:rsidRPr="009A5CC5" w:rsidRDefault="00145BE8" w:rsidP="000E391A">
            <w:pPr>
              <w:spacing w:line="240" w:lineRule="auto"/>
              <w:ind w:firstLine="0"/>
              <w:rPr>
                <w:sz w:val="20"/>
              </w:rPr>
            </w:pPr>
            <w:r w:rsidRPr="009A5CC5">
              <w:rPr>
                <w:sz w:val="20"/>
              </w:rPr>
              <w:t>11,23</w:t>
            </w:r>
          </w:p>
        </w:tc>
        <w:tc>
          <w:tcPr>
            <w:tcW w:w="709" w:type="dxa"/>
          </w:tcPr>
          <w:p w:rsidR="00145BE8" w:rsidRPr="009A5CC5" w:rsidRDefault="00145BE8" w:rsidP="000E391A">
            <w:pPr>
              <w:spacing w:line="240" w:lineRule="auto"/>
              <w:ind w:firstLine="0"/>
              <w:rPr>
                <w:sz w:val="20"/>
              </w:rPr>
            </w:pPr>
            <w:r w:rsidRPr="009A5CC5">
              <w:rPr>
                <w:sz w:val="20"/>
              </w:rPr>
              <w:t>29,9</w:t>
            </w:r>
          </w:p>
        </w:tc>
        <w:tc>
          <w:tcPr>
            <w:tcW w:w="708" w:type="dxa"/>
          </w:tcPr>
          <w:p w:rsidR="00145BE8" w:rsidRPr="009A5CC5" w:rsidRDefault="00145BE8" w:rsidP="000E391A">
            <w:pPr>
              <w:spacing w:line="240" w:lineRule="auto"/>
              <w:ind w:firstLine="0"/>
              <w:rPr>
                <w:sz w:val="20"/>
              </w:rPr>
            </w:pPr>
            <w:r w:rsidRPr="009A5CC5">
              <w:rPr>
                <w:sz w:val="20"/>
              </w:rPr>
              <w:t>30,5</w:t>
            </w:r>
          </w:p>
        </w:tc>
        <w:tc>
          <w:tcPr>
            <w:tcW w:w="993" w:type="dxa"/>
          </w:tcPr>
          <w:p w:rsidR="00145BE8" w:rsidRPr="009A5CC5" w:rsidRDefault="00145BE8" w:rsidP="000E391A">
            <w:pPr>
              <w:spacing w:line="240" w:lineRule="auto"/>
              <w:ind w:firstLine="0"/>
              <w:rPr>
                <w:sz w:val="20"/>
              </w:rPr>
            </w:pPr>
            <w:r>
              <w:rPr>
                <w:sz w:val="20"/>
              </w:rPr>
              <w:t>32,6</w:t>
            </w:r>
          </w:p>
        </w:tc>
        <w:tc>
          <w:tcPr>
            <w:tcW w:w="850" w:type="dxa"/>
          </w:tcPr>
          <w:p w:rsidR="00145BE8" w:rsidRPr="009A5CC5" w:rsidRDefault="00145BE8" w:rsidP="000E391A">
            <w:pPr>
              <w:spacing w:line="240" w:lineRule="auto"/>
              <w:ind w:firstLine="0"/>
              <w:rPr>
                <w:sz w:val="20"/>
              </w:rPr>
            </w:pPr>
            <w:r w:rsidRPr="009A5CC5">
              <w:rPr>
                <w:sz w:val="20"/>
              </w:rPr>
              <w:t>33,06</w:t>
            </w:r>
          </w:p>
        </w:tc>
        <w:tc>
          <w:tcPr>
            <w:tcW w:w="816" w:type="dxa"/>
          </w:tcPr>
          <w:p w:rsidR="00145BE8" w:rsidRPr="009A5CC5" w:rsidRDefault="00145BE8" w:rsidP="000E391A">
            <w:pPr>
              <w:spacing w:line="240" w:lineRule="auto"/>
              <w:ind w:firstLine="0"/>
              <w:rPr>
                <w:sz w:val="20"/>
              </w:rPr>
            </w:pPr>
            <w:r w:rsidRPr="009A5CC5">
              <w:rPr>
                <w:sz w:val="20"/>
              </w:rPr>
              <w:t>33,4</w:t>
            </w:r>
          </w:p>
        </w:tc>
      </w:tr>
      <w:tr w:rsidR="00145BE8" w:rsidTr="000E391A">
        <w:tc>
          <w:tcPr>
            <w:tcW w:w="2671" w:type="dxa"/>
            <w:gridSpan w:val="2"/>
          </w:tcPr>
          <w:p w:rsidR="00145BE8" w:rsidRDefault="00145BE8" w:rsidP="000E391A">
            <w:pPr>
              <w:spacing w:line="240" w:lineRule="auto"/>
              <w:ind w:firstLine="0"/>
            </w:pPr>
            <w:r w:rsidRPr="009F3D05">
              <w:rPr>
                <w:b/>
              </w:rPr>
              <w:t>Финансовые затраты на топливо, [</w:t>
            </w:r>
            <w:r>
              <w:rPr>
                <w:b/>
              </w:rPr>
              <w:t>тыс</w:t>
            </w:r>
            <w:proofErr w:type="gramStart"/>
            <w:r>
              <w:rPr>
                <w:b/>
              </w:rPr>
              <w:t>.</w:t>
            </w:r>
            <w:r w:rsidRPr="009F3D05">
              <w:rPr>
                <w:b/>
              </w:rPr>
              <w:t>р</w:t>
            </w:r>
            <w:proofErr w:type="gramEnd"/>
            <w:r w:rsidRPr="009F3D05">
              <w:rPr>
                <w:b/>
              </w:rPr>
              <w:t>уб./час]</w:t>
            </w:r>
          </w:p>
        </w:tc>
        <w:tc>
          <w:tcPr>
            <w:tcW w:w="698" w:type="dxa"/>
          </w:tcPr>
          <w:p w:rsidR="00145BE8" w:rsidRPr="009A5CC5" w:rsidRDefault="00145BE8" w:rsidP="000E391A">
            <w:pPr>
              <w:spacing w:line="240" w:lineRule="auto"/>
              <w:ind w:firstLine="0"/>
              <w:rPr>
                <w:sz w:val="20"/>
              </w:rPr>
            </w:pPr>
            <w:r w:rsidRPr="009A5CC5">
              <w:rPr>
                <w:sz w:val="20"/>
              </w:rPr>
              <w:t>196,9</w:t>
            </w:r>
          </w:p>
        </w:tc>
        <w:tc>
          <w:tcPr>
            <w:tcW w:w="708" w:type="dxa"/>
          </w:tcPr>
          <w:p w:rsidR="00145BE8" w:rsidRPr="009A5CC5" w:rsidRDefault="00145BE8" w:rsidP="000E391A">
            <w:pPr>
              <w:spacing w:line="240" w:lineRule="auto"/>
              <w:ind w:firstLine="0"/>
              <w:rPr>
                <w:sz w:val="20"/>
              </w:rPr>
            </w:pPr>
            <w:r w:rsidRPr="009A5CC5">
              <w:rPr>
                <w:sz w:val="20"/>
              </w:rPr>
              <w:t>200,9</w:t>
            </w:r>
          </w:p>
        </w:tc>
        <w:tc>
          <w:tcPr>
            <w:tcW w:w="709" w:type="dxa"/>
          </w:tcPr>
          <w:p w:rsidR="00145BE8" w:rsidRPr="009A5CC5" w:rsidRDefault="00145BE8" w:rsidP="000E391A">
            <w:pPr>
              <w:spacing w:line="240" w:lineRule="auto"/>
              <w:ind w:firstLine="0"/>
              <w:rPr>
                <w:sz w:val="20"/>
              </w:rPr>
            </w:pPr>
            <w:r w:rsidRPr="009A5CC5">
              <w:rPr>
                <w:sz w:val="20"/>
              </w:rPr>
              <w:t>201,1</w:t>
            </w:r>
          </w:p>
        </w:tc>
        <w:tc>
          <w:tcPr>
            <w:tcW w:w="709" w:type="dxa"/>
          </w:tcPr>
          <w:p w:rsidR="00145BE8" w:rsidRPr="009A5CC5" w:rsidRDefault="00145BE8" w:rsidP="000E391A">
            <w:pPr>
              <w:spacing w:line="240" w:lineRule="auto"/>
              <w:ind w:firstLine="0"/>
              <w:rPr>
                <w:sz w:val="20"/>
              </w:rPr>
            </w:pPr>
            <w:r w:rsidRPr="009A5CC5">
              <w:rPr>
                <w:sz w:val="20"/>
              </w:rPr>
              <w:t>201,5</w:t>
            </w:r>
          </w:p>
        </w:tc>
        <w:tc>
          <w:tcPr>
            <w:tcW w:w="709" w:type="dxa"/>
          </w:tcPr>
          <w:p w:rsidR="00145BE8" w:rsidRPr="009A5CC5" w:rsidRDefault="00145BE8" w:rsidP="000E391A">
            <w:pPr>
              <w:spacing w:line="240" w:lineRule="auto"/>
              <w:ind w:firstLine="0"/>
              <w:rPr>
                <w:sz w:val="20"/>
              </w:rPr>
            </w:pPr>
            <w:r w:rsidRPr="009A5CC5">
              <w:rPr>
                <w:sz w:val="20"/>
              </w:rPr>
              <w:t>246,7</w:t>
            </w:r>
          </w:p>
        </w:tc>
        <w:tc>
          <w:tcPr>
            <w:tcW w:w="708" w:type="dxa"/>
          </w:tcPr>
          <w:p w:rsidR="00145BE8" w:rsidRPr="009A5CC5" w:rsidRDefault="00145BE8" w:rsidP="000E391A">
            <w:pPr>
              <w:spacing w:line="240" w:lineRule="auto"/>
              <w:ind w:firstLine="0"/>
              <w:rPr>
                <w:sz w:val="20"/>
              </w:rPr>
            </w:pPr>
            <w:r w:rsidRPr="009A5CC5">
              <w:rPr>
                <w:sz w:val="20"/>
              </w:rPr>
              <w:t>247,8</w:t>
            </w:r>
          </w:p>
        </w:tc>
        <w:tc>
          <w:tcPr>
            <w:tcW w:w="993" w:type="dxa"/>
          </w:tcPr>
          <w:p w:rsidR="00145BE8" w:rsidRPr="009A5CC5" w:rsidRDefault="00145BE8" w:rsidP="000E391A">
            <w:pPr>
              <w:spacing w:line="240" w:lineRule="auto"/>
              <w:ind w:firstLine="0"/>
              <w:rPr>
                <w:sz w:val="20"/>
              </w:rPr>
            </w:pPr>
            <w:r>
              <w:rPr>
                <w:sz w:val="20"/>
              </w:rPr>
              <w:t>253,23</w:t>
            </w:r>
          </w:p>
        </w:tc>
        <w:tc>
          <w:tcPr>
            <w:tcW w:w="850" w:type="dxa"/>
          </w:tcPr>
          <w:p w:rsidR="00145BE8" w:rsidRPr="009A5CC5" w:rsidRDefault="00145BE8" w:rsidP="000E391A">
            <w:pPr>
              <w:spacing w:line="240" w:lineRule="auto"/>
              <w:ind w:firstLine="0"/>
              <w:rPr>
                <w:sz w:val="20"/>
              </w:rPr>
            </w:pPr>
            <w:r w:rsidRPr="009A5CC5">
              <w:rPr>
                <w:sz w:val="20"/>
              </w:rPr>
              <w:t>254,1</w:t>
            </w:r>
          </w:p>
        </w:tc>
        <w:tc>
          <w:tcPr>
            <w:tcW w:w="816" w:type="dxa"/>
          </w:tcPr>
          <w:p w:rsidR="00145BE8" w:rsidRPr="009A5CC5" w:rsidRDefault="00145BE8" w:rsidP="000E391A">
            <w:pPr>
              <w:spacing w:line="240" w:lineRule="auto"/>
              <w:ind w:firstLine="0"/>
              <w:rPr>
                <w:sz w:val="20"/>
              </w:rPr>
            </w:pPr>
            <w:r w:rsidRPr="009A5CC5">
              <w:rPr>
                <w:sz w:val="20"/>
              </w:rPr>
              <w:t>254,6</w:t>
            </w:r>
          </w:p>
        </w:tc>
      </w:tr>
      <w:tr w:rsidR="00145BE8" w:rsidTr="000E391A">
        <w:tc>
          <w:tcPr>
            <w:tcW w:w="2671" w:type="dxa"/>
            <w:gridSpan w:val="2"/>
          </w:tcPr>
          <w:p w:rsidR="00145BE8" w:rsidRDefault="00145BE8" w:rsidP="000E391A">
            <w:pPr>
              <w:spacing w:line="240" w:lineRule="auto"/>
              <w:ind w:firstLine="0"/>
            </w:pPr>
            <w:r w:rsidRPr="009F3D05">
              <w:rPr>
                <w:b/>
              </w:rPr>
              <w:t>КПД очереди котлоагрегатов</w:t>
            </w:r>
            <w:proofErr w:type="gramStart"/>
            <w:r w:rsidRPr="009F3D05">
              <w:rPr>
                <w:b/>
              </w:rPr>
              <w:t xml:space="preserve">, </w:t>
            </w:r>
            <w:r w:rsidRPr="006048BC">
              <w:rPr>
                <w:b/>
              </w:rPr>
              <w:t>[%]</w:t>
            </w:r>
            <w:proofErr w:type="gramEnd"/>
          </w:p>
        </w:tc>
        <w:tc>
          <w:tcPr>
            <w:tcW w:w="698" w:type="dxa"/>
          </w:tcPr>
          <w:p w:rsidR="00145BE8" w:rsidRPr="009A5CC5" w:rsidRDefault="00145BE8" w:rsidP="000E391A">
            <w:pPr>
              <w:spacing w:line="240" w:lineRule="auto"/>
              <w:ind w:firstLine="0"/>
              <w:rPr>
                <w:sz w:val="20"/>
              </w:rPr>
            </w:pPr>
            <w:r w:rsidRPr="009A5CC5">
              <w:rPr>
                <w:sz w:val="20"/>
              </w:rPr>
              <w:t>93,1</w:t>
            </w:r>
          </w:p>
        </w:tc>
        <w:tc>
          <w:tcPr>
            <w:tcW w:w="708" w:type="dxa"/>
          </w:tcPr>
          <w:p w:rsidR="00145BE8" w:rsidRPr="009A5CC5" w:rsidRDefault="00145BE8" w:rsidP="000E391A">
            <w:pPr>
              <w:spacing w:line="240" w:lineRule="auto"/>
              <w:ind w:firstLine="0"/>
              <w:rPr>
                <w:sz w:val="20"/>
              </w:rPr>
            </w:pPr>
            <w:r w:rsidRPr="009A5CC5">
              <w:rPr>
                <w:sz w:val="20"/>
              </w:rPr>
              <w:t>92,7</w:t>
            </w:r>
          </w:p>
        </w:tc>
        <w:tc>
          <w:tcPr>
            <w:tcW w:w="709" w:type="dxa"/>
          </w:tcPr>
          <w:p w:rsidR="00145BE8" w:rsidRPr="009A5CC5" w:rsidRDefault="00145BE8" w:rsidP="000E391A">
            <w:pPr>
              <w:spacing w:line="240" w:lineRule="auto"/>
              <w:ind w:firstLine="0"/>
              <w:rPr>
                <w:sz w:val="20"/>
              </w:rPr>
            </w:pPr>
            <w:r w:rsidRPr="009A5CC5">
              <w:rPr>
                <w:sz w:val="20"/>
              </w:rPr>
              <w:t>92,8</w:t>
            </w:r>
          </w:p>
        </w:tc>
        <w:tc>
          <w:tcPr>
            <w:tcW w:w="709" w:type="dxa"/>
          </w:tcPr>
          <w:p w:rsidR="00145BE8" w:rsidRPr="009A5CC5" w:rsidRDefault="00145BE8" w:rsidP="000E391A">
            <w:pPr>
              <w:spacing w:line="240" w:lineRule="auto"/>
              <w:ind w:firstLine="0"/>
              <w:rPr>
                <w:sz w:val="20"/>
              </w:rPr>
            </w:pPr>
            <w:r w:rsidRPr="009A5CC5">
              <w:rPr>
                <w:sz w:val="20"/>
              </w:rPr>
              <w:t>92,1</w:t>
            </w:r>
          </w:p>
        </w:tc>
        <w:tc>
          <w:tcPr>
            <w:tcW w:w="709" w:type="dxa"/>
          </w:tcPr>
          <w:p w:rsidR="00145BE8" w:rsidRPr="009A5CC5" w:rsidRDefault="00145BE8" w:rsidP="000E391A">
            <w:pPr>
              <w:spacing w:line="240" w:lineRule="auto"/>
              <w:ind w:firstLine="0"/>
              <w:rPr>
                <w:sz w:val="20"/>
              </w:rPr>
            </w:pPr>
            <w:r w:rsidRPr="009A5CC5">
              <w:rPr>
                <w:sz w:val="20"/>
              </w:rPr>
              <w:t>92</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91,7</w:t>
            </w:r>
          </w:p>
        </w:tc>
        <w:tc>
          <w:tcPr>
            <w:tcW w:w="850" w:type="dxa"/>
          </w:tcPr>
          <w:p w:rsidR="00145BE8" w:rsidRPr="009A5CC5" w:rsidRDefault="00145BE8" w:rsidP="000E391A">
            <w:pPr>
              <w:spacing w:line="240" w:lineRule="auto"/>
              <w:ind w:firstLine="0"/>
              <w:rPr>
                <w:sz w:val="20"/>
              </w:rPr>
            </w:pPr>
            <w:r w:rsidRPr="009A5CC5">
              <w:rPr>
                <w:sz w:val="20"/>
              </w:rPr>
              <w:t>91,8</w:t>
            </w:r>
          </w:p>
        </w:tc>
        <w:tc>
          <w:tcPr>
            <w:tcW w:w="816" w:type="dxa"/>
          </w:tcPr>
          <w:p w:rsidR="00145BE8" w:rsidRPr="009A5CC5" w:rsidRDefault="00145BE8" w:rsidP="000E391A">
            <w:pPr>
              <w:spacing w:line="240" w:lineRule="auto"/>
              <w:ind w:firstLine="0"/>
              <w:rPr>
                <w:sz w:val="20"/>
              </w:rPr>
            </w:pPr>
            <w:r w:rsidRPr="009A5CC5">
              <w:rPr>
                <w:sz w:val="20"/>
              </w:rPr>
              <w:t>92</w:t>
            </w:r>
          </w:p>
        </w:tc>
      </w:tr>
    </w:tbl>
    <w:p w:rsidR="00145BE8" w:rsidRDefault="00145BE8" w:rsidP="00145BE8">
      <w:pPr>
        <w:ind w:firstLine="708"/>
      </w:pPr>
    </w:p>
    <w:p w:rsidR="00145BE8" w:rsidRPr="00260CB3" w:rsidRDefault="00145BE8" w:rsidP="00145BE8">
      <w:pPr>
        <w:ind w:firstLine="708"/>
      </w:pPr>
      <w:r>
        <w:t>Построим графики зависимостей значений критериев оптимизации от коэффициентов  относительной важности расхода газа по сравнению с другими критериями.</w:t>
      </w:r>
      <w:r w:rsidRPr="00260CB3">
        <w:t xml:space="preserve"> </w:t>
      </w:r>
    </w:p>
    <w:p w:rsidR="00145BE8" w:rsidRPr="00927676" w:rsidRDefault="00E34F08" w:rsidP="00145BE8">
      <w:pPr>
        <w:ind w:firstLine="708"/>
      </w:pPr>
      <w:r>
        <w:rPr>
          <w:noProof/>
          <w:lang w:eastAsia="ru-RU"/>
        </w:rPr>
        <w:lastRenderedPageBreak/>
        <w:drawing>
          <wp:anchor distT="0" distB="0" distL="114300" distR="114300" simplePos="0" relativeHeight="251652608" behindDoc="1" locked="0" layoutInCell="1" allowOverlap="1" wp14:anchorId="63EB73F4" wp14:editId="5ACC384C">
            <wp:simplePos x="0" y="0"/>
            <wp:positionH relativeFrom="column">
              <wp:posOffset>11430</wp:posOffset>
            </wp:positionH>
            <wp:positionV relativeFrom="paragraph">
              <wp:posOffset>726440</wp:posOffset>
            </wp:positionV>
            <wp:extent cx="5878195" cy="2838450"/>
            <wp:effectExtent l="0" t="0" r="27305" b="19050"/>
            <wp:wrapTight wrapText="bothSides">
              <wp:wrapPolygon edited="0">
                <wp:start x="0" y="0"/>
                <wp:lineTo x="0" y="21600"/>
                <wp:lineTo x="21630" y="21600"/>
                <wp:lineTo x="21630" y="0"/>
                <wp:lineTo x="0" y="0"/>
              </wp:wrapPolygon>
            </wp:wrapTight>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145BE8">
        <w:t xml:space="preserve">На рисунке </w:t>
      </w:r>
      <w:r w:rsidR="00145BE8">
        <w:fldChar w:fldCharType="begin"/>
      </w:r>
      <w:r w:rsidR="00145BE8">
        <w:instrText xml:space="preserve"> REF pic_koeff_gas \h </w:instrText>
      </w:r>
      <w:r w:rsidR="00145BE8">
        <w:fldChar w:fldCharType="separate"/>
      </w:r>
      <w:r>
        <w:rPr>
          <w:noProof/>
        </w:rPr>
        <w:t>4</w:t>
      </w:r>
      <w:r>
        <w:t>.</w:t>
      </w:r>
      <w:r>
        <w:rPr>
          <w:noProof/>
        </w:rPr>
        <w:t>5</w:t>
      </w:r>
      <w:r w:rsidR="00145BE8">
        <w:fldChar w:fldCharType="end"/>
      </w:r>
      <w:r w:rsidR="00145BE8">
        <w:t xml:space="preserve"> представлена зависимость значения критерия расхода газа от коэффициента относительной важности газа по отношению к другим критериям.</w:t>
      </w:r>
    </w:p>
    <w:p w:rsidR="00145BE8" w:rsidRPr="00030623" w:rsidRDefault="00E34F08" w:rsidP="00145BE8">
      <w:pPr>
        <w:ind w:firstLine="708"/>
      </w:pPr>
      <w:r>
        <w:rPr>
          <w:noProof/>
        </w:rPr>
        <mc:AlternateContent>
          <mc:Choice Requires="wps">
            <w:drawing>
              <wp:anchor distT="0" distB="0" distL="114300" distR="114300" simplePos="0" relativeHeight="251692544" behindDoc="0" locked="0" layoutInCell="1" allowOverlap="1" wp14:anchorId="4C61E2F1" wp14:editId="624C0D7E">
                <wp:simplePos x="0" y="0"/>
                <wp:positionH relativeFrom="column">
                  <wp:posOffset>7620</wp:posOffset>
                </wp:positionH>
                <wp:positionV relativeFrom="paragraph">
                  <wp:posOffset>111760</wp:posOffset>
                </wp:positionV>
                <wp:extent cx="5913755" cy="635"/>
                <wp:effectExtent l="0" t="0" r="0" b="0"/>
                <wp:wrapTight wrapText="bothSides">
                  <wp:wrapPolygon edited="0">
                    <wp:start x="0" y="0"/>
                    <wp:lineTo x="0" y="20681"/>
                    <wp:lineTo x="21500" y="20681"/>
                    <wp:lineTo x="21500" y="0"/>
                    <wp:lineTo x="0" y="0"/>
                  </wp:wrapPolygon>
                </wp:wrapTight>
                <wp:docPr id="29" name="Поле 29"/>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a:effectLst/>
                      </wps:spPr>
                      <wps:txbx>
                        <w:txbxContent>
                          <w:p w:rsidR="00254FFE" w:rsidRPr="00254FFE" w:rsidRDefault="00254FFE" w:rsidP="00254FFE">
                            <w:pPr>
                              <w:pStyle w:val="af"/>
                              <w:rPr>
                                <w:noProof/>
                                <w:szCs w:val="24"/>
                              </w:rPr>
                            </w:pPr>
                            <w:r>
                              <w:t xml:space="preserve">Рис. </w:t>
                            </w:r>
                            <w:bookmarkStart w:id="167" w:name="pic_koeff_gas"/>
                            <w:r w:rsidR="0048115C">
                              <w:fldChar w:fldCharType="begin"/>
                            </w:r>
                            <w:r w:rsidR="0048115C">
                              <w:instrText xml:space="preserve"> STYLEREF 1 \s </w:instrText>
                            </w:r>
                            <w:r w:rsidR="0048115C">
                              <w:fldChar w:fldCharType="separate"/>
                            </w:r>
                            <w:r w:rsidR="0048115C">
                              <w:rPr>
                                <w:noProof/>
                              </w:rPr>
                              <w:t>4</w:t>
                            </w:r>
                            <w:r w:rsidR="0048115C">
                              <w:fldChar w:fldCharType="end"/>
                            </w:r>
                            <w:r w:rsidR="0048115C">
                              <w:t>.</w:t>
                            </w:r>
                            <w:fldSimple w:instr=" SEQ Рис. \* ARABIC \s 1 ">
                              <w:r w:rsidR="0048115C">
                                <w:rPr>
                                  <w:noProof/>
                                </w:rPr>
                                <w:t>5</w:t>
                              </w:r>
                            </w:fldSimple>
                            <w:bookmarkEnd w:id="167"/>
                            <w:r w:rsidRPr="00254FFE">
                              <w:t xml:space="preserve"> </w:t>
                            </w:r>
                            <w:r>
                              <w:t>Зависимость значения критерия расхода газа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9" o:spid="_x0000_s1037" type="#_x0000_t202" style="position:absolute;left:0;text-align:left;margin-left:.6pt;margin-top:8.8pt;width:465.6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" stroked="f">
                <v:textbox style="mso-fit-shape-to-text:t" inset="0,0,0,0">
                  <w:txbxContent>
                    <w:p w:rsidR="00254FFE" w:rsidRPr="00254FFE" w:rsidRDefault="00254FFE" w:rsidP="00254FFE">
                      <w:pPr>
                        <w:pStyle w:val="af"/>
                        <w:rPr>
                          <w:noProof/>
                          <w:szCs w:val="24"/>
                        </w:rPr>
                      </w:pPr>
                      <w:r>
                        <w:t xml:space="preserve">Рис. </w:t>
                      </w:r>
                      <w:bookmarkStart w:id="168" w:name="pic_koeff_gas"/>
                      <w:r w:rsidR="0048115C">
                        <w:fldChar w:fldCharType="begin"/>
                      </w:r>
                      <w:r w:rsidR="0048115C">
                        <w:instrText xml:space="preserve"> STYLEREF 1 \s </w:instrText>
                      </w:r>
                      <w:r w:rsidR="0048115C">
                        <w:fldChar w:fldCharType="separate"/>
                      </w:r>
                      <w:r w:rsidR="0048115C">
                        <w:rPr>
                          <w:noProof/>
                        </w:rPr>
                        <w:t>4</w:t>
                      </w:r>
                      <w:r w:rsidR="0048115C">
                        <w:fldChar w:fldCharType="end"/>
                      </w:r>
                      <w:r w:rsidR="0048115C">
                        <w:t>.</w:t>
                      </w:r>
                      <w:fldSimple w:instr=" SEQ Рис. \* ARABIC \s 1 ">
                        <w:r w:rsidR="0048115C">
                          <w:rPr>
                            <w:noProof/>
                          </w:rPr>
                          <w:t>5</w:t>
                        </w:r>
                      </w:fldSimple>
                      <w:bookmarkEnd w:id="168"/>
                      <w:r w:rsidRPr="00254FFE">
                        <w:t xml:space="preserve"> </w:t>
                      </w:r>
                      <w:r>
                        <w:t>Зависимость значения критерия расхода газа от коэффициента относительной важности расхода газа по отношению к другим критериям.</w:t>
                      </w:r>
                    </w:p>
                  </w:txbxContent>
                </v:textbox>
                <w10:wrap type="tight"/>
              </v:shape>
            </w:pict>
          </mc:Fallback>
        </mc:AlternateContent>
      </w:r>
      <w:r w:rsidR="00145BE8">
        <w:t xml:space="preserve">Как видно из рисунка </w:t>
      </w:r>
      <w:r w:rsidR="00145BE8">
        <w:fldChar w:fldCharType="begin"/>
      </w:r>
      <w:r w:rsidR="00145BE8">
        <w:instrText xml:space="preserve"> REF pic_koeff_gas \h </w:instrText>
      </w:r>
      <w:r w:rsidR="00145BE8">
        <w:fldChar w:fldCharType="separate"/>
      </w:r>
      <w:r>
        <w:rPr>
          <w:noProof/>
        </w:rPr>
        <w:t>4</w:t>
      </w:r>
      <w:r>
        <w:t>.</w:t>
      </w:r>
      <w:r>
        <w:rPr>
          <w:noProof/>
        </w:rPr>
        <w:t>5</w:t>
      </w:r>
      <w:r w:rsidR="00145BE8">
        <w:fldChar w:fldCharType="end"/>
      </w:r>
      <w:r w:rsidR="00145BE8">
        <w:t>, при значении коэффициента относительной важности на интервалах от 10% до 40% и от 50% до 90% идет постепенное уменьшение расхода газа. Резкая смена режимов работы котлоагрегатов происходит при значениях коэффициента относительной важности, лежащих в интервале от 40% до 50%.</w:t>
      </w:r>
    </w:p>
    <w:p w:rsidR="00145BE8" w:rsidRDefault="00CC5A2D" w:rsidP="00145BE8">
      <w:pPr>
        <w:ind w:firstLine="708"/>
      </w:pPr>
      <w:r>
        <w:rPr>
          <w:noProof/>
        </w:rPr>
        <mc:AlternateContent>
          <mc:Choice Requires="wps">
            <w:drawing>
              <wp:anchor distT="0" distB="0" distL="114300" distR="114300" simplePos="0" relativeHeight="251694592" behindDoc="0" locked="0" layoutInCell="1" allowOverlap="1" wp14:anchorId="1A77E3F8" wp14:editId="04715ADE">
                <wp:simplePos x="0" y="0"/>
                <wp:positionH relativeFrom="column">
                  <wp:posOffset>-83820</wp:posOffset>
                </wp:positionH>
                <wp:positionV relativeFrom="paragraph">
                  <wp:posOffset>3427730</wp:posOffset>
                </wp:positionV>
                <wp:extent cx="5676900" cy="635"/>
                <wp:effectExtent l="0" t="0" r="0" b="0"/>
                <wp:wrapNone/>
                <wp:docPr id="30" name="Поле 30"/>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a:effectLst/>
                      </wps:spPr>
                      <wps:txbx>
                        <w:txbxContent>
                          <w:p w:rsidR="00CC5A2D" w:rsidRPr="00CC5A2D" w:rsidRDefault="00CC5A2D" w:rsidP="00CC5A2D">
                            <w:pPr>
                              <w:pStyle w:val="af"/>
                              <w:rPr>
                                <w:noProof/>
                                <w:szCs w:val="24"/>
                              </w:rPr>
                            </w:pPr>
                            <w:r>
                              <w:t xml:space="preserve">Рис. </w:t>
                            </w:r>
                            <w:bookmarkStart w:id="169" w:name="pic_koeff_maz"/>
                            <w:r w:rsidR="0048115C">
                              <w:fldChar w:fldCharType="begin"/>
                            </w:r>
                            <w:r w:rsidR="0048115C">
                              <w:instrText xml:space="preserve"> STYLEREF 1 \s </w:instrText>
                            </w:r>
                            <w:r w:rsidR="0048115C">
                              <w:fldChar w:fldCharType="separate"/>
                            </w:r>
                            <w:r w:rsidR="0048115C">
                              <w:rPr>
                                <w:noProof/>
                              </w:rPr>
                              <w:t>4</w:t>
                            </w:r>
                            <w:r w:rsidR="0048115C">
                              <w:fldChar w:fldCharType="end"/>
                            </w:r>
                            <w:r w:rsidR="0048115C">
                              <w:t>.</w:t>
                            </w:r>
                            <w:fldSimple w:instr=" SEQ Рис. \* ARABIC \s 1 ">
                              <w:r w:rsidR="0048115C">
                                <w:rPr>
                                  <w:noProof/>
                                </w:rPr>
                                <w:t>6</w:t>
                              </w:r>
                            </w:fldSimple>
                            <w:bookmarkEnd w:id="169"/>
                            <w:r w:rsidRPr="00CC5A2D">
                              <w:t xml:space="preserve"> </w:t>
                            </w:r>
                            <w:r>
                              <w:t xml:space="preserve">Зависимость значения критерия расхода мазута от коэффициента относительной важности расхода газа </w:t>
                            </w:r>
                            <w:r>
                              <w:t>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0" o:spid="_x0000_s1038" type="#_x0000_t202" style="position:absolute;left:0;text-align:left;margin-left:-6.6pt;margin-top:269.9pt;width:447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" stroked="f">
                <v:textbox style="mso-fit-shape-to-text:t" inset="0,0,0,0">
                  <w:txbxContent>
                    <w:p w:rsidR="00CC5A2D" w:rsidRPr="00CC5A2D" w:rsidRDefault="00CC5A2D" w:rsidP="00CC5A2D">
                      <w:pPr>
                        <w:pStyle w:val="af"/>
                        <w:rPr>
                          <w:noProof/>
                          <w:szCs w:val="24"/>
                        </w:rPr>
                      </w:pPr>
                      <w:r>
                        <w:t xml:space="preserve">Рис. </w:t>
                      </w:r>
                      <w:bookmarkStart w:id="170" w:name="pic_koeff_maz"/>
                      <w:r w:rsidR="0048115C">
                        <w:fldChar w:fldCharType="begin"/>
                      </w:r>
                      <w:r w:rsidR="0048115C">
                        <w:instrText xml:space="preserve"> STYLEREF 1 \s </w:instrText>
                      </w:r>
                      <w:r w:rsidR="0048115C">
                        <w:fldChar w:fldCharType="separate"/>
                      </w:r>
                      <w:r w:rsidR="0048115C">
                        <w:rPr>
                          <w:noProof/>
                        </w:rPr>
                        <w:t>4</w:t>
                      </w:r>
                      <w:r w:rsidR="0048115C">
                        <w:fldChar w:fldCharType="end"/>
                      </w:r>
                      <w:r w:rsidR="0048115C">
                        <w:t>.</w:t>
                      </w:r>
                      <w:fldSimple w:instr=" SEQ Рис. \* ARABIC \s 1 ">
                        <w:r w:rsidR="0048115C">
                          <w:rPr>
                            <w:noProof/>
                          </w:rPr>
                          <w:t>6</w:t>
                        </w:r>
                      </w:fldSimple>
                      <w:bookmarkEnd w:id="170"/>
                      <w:r w:rsidRPr="00CC5A2D">
                        <w:t xml:space="preserve"> </w:t>
                      </w:r>
                      <w:r>
                        <w:t xml:space="preserve">Зависимость значения критерия расхода мазута от коэффициента относительной важности расхода газа </w:t>
                      </w:r>
                      <w:r>
                        <w:t>по отношению к другим критериям</w:t>
                      </w:r>
                    </w:p>
                  </w:txbxContent>
                </v:textbox>
              </v:shape>
            </w:pict>
          </mc:Fallback>
        </mc:AlternateContent>
      </w:r>
      <w:r w:rsidR="00E34F08">
        <w:rPr>
          <w:noProof/>
          <w:lang w:eastAsia="ru-RU"/>
        </w:rPr>
        <w:drawing>
          <wp:anchor distT="0" distB="0" distL="114300" distR="114300" simplePos="0" relativeHeight="251654656" behindDoc="1" locked="0" layoutInCell="1" allowOverlap="1" wp14:anchorId="56583416" wp14:editId="10D3130D">
            <wp:simplePos x="0" y="0"/>
            <wp:positionH relativeFrom="column">
              <wp:posOffset>-83848</wp:posOffset>
            </wp:positionH>
            <wp:positionV relativeFrom="paragraph">
              <wp:posOffset>586825</wp:posOffset>
            </wp:positionV>
            <wp:extent cx="5677468" cy="2784144"/>
            <wp:effectExtent l="0" t="0" r="19050" b="16510"/>
            <wp:wrapNone/>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00145BE8">
        <w:t>На рисунке</w:t>
      </w:r>
      <w:r w:rsidR="00145BE8" w:rsidRPr="00EA5F2D">
        <w:t xml:space="preserve"> </w:t>
      </w:r>
      <w:r w:rsidR="00145BE8">
        <w:fldChar w:fldCharType="begin"/>
      </w:r>
      <w:r w:rsidR="00145BE8">
        <w:instrText xml:space="preserve"> REF pic_koeff_maz \h </w:instrText>
      </w:r>
      <w:r w:rsidR="00145BE8">
        <w:fldChar w:fldCharType="separate"/>
      </w:r>
      <w:r>
        <w:rPr>
          <w:noProof/>
        </w:rPr>
        <w:t>4</w:t>
      </w:r>
      <w:r>
        <w:t>.</w:t>
      </w:r>
      <w:r>
        <w:rPr>
          <w:noProof/>
        </w:rPr>
        <w:t>6</w:t>
      </w:r>
      <w:r w:rsidR="00145BE8">
        <w:fldChar w:fldCharType="end"/>
      </w:r>
      <w:r w:rsidR="00145BE8">
        <w:t xml:space="preserve"> представлена зависимость значения критерия расхода мазута от коэффициента относительной важности газа по отношению к другим критериям.</w:t>
      </w: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Pr="00CC5A2D" w:rsidRDefault="00145BE8" w:rsidP="00E34F08">
      <w:pPr>
        <w:ind w:firstLine="708"/>
      </w:pPr>
    </w:p>
    <w:p w:rsidR="00145BE8" w:rsidRPr="001D494B" w:rsidRDefault="009519EE" w:rsidP="00145BE8">
      <w:pPr>
        <w:ind w:firstLine="708"/>
      </w:pPr>
      <w:r>
        <w:rPr>
          <w:noProof/>
        </w:rPr>
        <w:lastRenderedPageBreak/>
        <mc:AlternateContent>
          <mc:Choice Requires="wps">
            <w:drawing>
              <wp:anchor distT="0" distB="0" distL="114300" distR="114300" simplePos="0" relativeHeight="251696640" behindDoc="0" locked="0" layoutInCell="1" allowOverlap="1" wp14:anchorId="4AF57F2A" wp14:editId="471C5176">
                <wp:simplePos x="0" y="0"/>
                <wp:positionH relativeFrom="column">
                  <wp:posOffset>-2540</wp:posOffset>
                </wp:positionH>
                <wp:positionV relativeFrom="paragraph">
                  <wp:posOffset>4893945</wp:posOffset>
                </wp:positionV>
                <wp:extent cx="5878195" cy="635"/>
                <wp:effectExtent l="0" t="0" r="0" b="0"/>
                <wp:wrapSquare wrapText="bothSides"/>
                <wp:docPr id="31" name="Поле 31"/>
                <wp:cNvGraphicFramePr/>
                <a:graphic xmlns:a="http://schemas.openxmlformats.org/drawingml/2006/main">
                  <a:graphicData uri="http://schemas.microsoft.com/office/word/2010/wordprocessingShape">
                    <wps:wsp>
                      <wps:cNvSpPr txBox="1"/>
                      <wps:spPr>
                        <a:xfrm>
                          <a:off x="0" y="0"/>
                          <a:ext cx="5878195" cy="635"/>
                        </a:xfrm>
                        <a:prstGeom prst="rect">
                          <a:avLst/>
                        </a:prstGeom>
                        <a:solidFill>
                          <a:prstClr val="white"/>
                        </a:solidFill>
                        <a:ln>
                          <a:noFill/>
                        </a:ln>
                        <a:effectLst/>
                      </wps:spPr>
                      <wps:txbx>
                        <w:txbxContent>
                          <w:p w:rsidR="009519EE" w:rsidRPr="009519EE" w:rsidRDefault="009519EE" w:rsidP="009519EE">
                            <w:pPr>
                              <w:pStyle w:val="af"/>
                              <w:rPr>
                                <w:noProof/>
                                <w:szCs w:val="24"/>
                              </w:rPr>
                            </w:pPr>
                            <w:r>
                              <w:t xml:space="preserve">Рис. </w:t>
                            </w:r>
                            <w:bookmarkStart w:id="171" w:name="pic_koeff_mon"/>
                            <w:r w:rsidR="0048115C">
                              <w:fldChar w:fldCharType="begin"/>
                            </w:r>
                            <w:r w:rsidR="0048115C">
                              <w:instrText xml:space="preserve"> STYLEREF 1 \s </w:instrText>
                            </w:r>
                            <w:r w:rsidR="0048115C">
                              <w:fldChar w:fldCharType="separate"/>
                            </w:r>
                            <w:r w:rsidR="0048115C">
                              <w:rPr>
                                <w:noProof/>
                              </w:rPr>
                              <w:t>4</w:t>
                            </w:r>
                            <w:r w:rsidR="0048115C">
                              <w:fldChar w:fldCharType="end"/>
                            </w:r>
                            <w:r w:rsidR="0048115C">
                              <w:t>.</w:t>
                            </w:r>
                            <w:fldSimple w:instr=" SEQ Рис. \* ARABIC \s 1 ">
                              <w:r w:rsidR="0048115C">
                                <w:rPr>
                                  <w:noProof/>
                                </w:rPr>
                                <w:t>7</w:t>
                              </w:r>
                            </w:fldSimple>
                            <w:bookmarkEnd w:id="171"/>
                            <w:r w:rsidRPr="009519EE">
                              <w:t xml:space="preserve"> </w:t>
                            </w:r>
                            <w:r>
                              <w:t xml:space="preserve">Зависимость финансовых затрат на топливо от коэффициента относительной важности расхода газа </w:t>
                            </w:r>
                            <w:r>
                              <w:t>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1" o:spid="_x0000_s1039" type="#_x0000_t202" style="position:absolute;left:0;text-align:left;margin-left:-.2pt;margin-top:385.35pt;width:462.8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" stroked="f">
                <v:textbox style="mso-fit-shape-to-text:t" inset="0,0,0,0">
                  <w:txbxContent>
                    <w:p w:rsidR="009519EE" w:rsidRPr="009519EE" w:rsidRDefault="009519EE" w:rsidP="009519EE">
                      <w:pPr>
                        <w:pStyle w:val="af"/>
                        <w:rPr>
                          <w:noProof/>
                          <w:szCs w:val="24"/>
                        </w:rPr>
                      </w:pPr>
                      <w:r>
                        <w:t xml:space="preserve">Рис. </w:t>
                      </w:r>
                      <w:bookmarkStart w:id="172" w:name="pic_koeff_mon"/>
                      <w:r w:rsidR="0048115C">
                        <w:fldChar w:fldCharType="begin"/>
                      </w:r>
                      <w:r w:rsidR="0048115C">
                        <w:instrText xml:space="preserve"> STYLEREF 1 \s </w:instrText>
                      </w:r>
                      <w:r w:rsidR="0048115C">
                        <w:fldChar w:fldCharType="separate"/>
                      </w:r>
                      <w:r w:rsidR="0048115C">
                        <w:rPr>
                          <w:noProof/>
                        </w:rPr>
                        <w:t>4</w:t>
                      </w:r>
                      <w:r w:rsidR="0048115C">
                        <w:fldChar w:fldCharType="end"/>
                      </w:r>
                      <w:r w:rsidR="0048115C">
                        <w:t>.</w:t>
                      </w:r>
                      <w:fldSimple w:instr=" SEQ Рис. \* ARABIC \s 1 ">
                        <w:r w:rsidR="0048115C">
                          <w:rPr>
                            <w:noProof/>
                          </w:rPr>
                          <w:t>7</w:t>
                        </w:r>
                      </w:fldSimple>
                      <w:bookmarkEnd w:id="172"/>
                      <w:r w:rsidRPr="009519EE">
                        <w:t xml:space="preserve"> </w:t>
                      </w:r>
                      <w:r>
                        <w:t xml:space="preserve">Зависимость финансовых затрат на топливо от коэффициента относительной важности расхода газа </w:t>
                      </w:r>
                      <w:r>
                        <w:t>по отношению к другим критериям</w:t>
                      </w:r>
                    </w:p>
                  </w:txbxContent>
                </v:textbox>
                <w10:wrap type="square"/>
              </v:shape>
            </w:pict>
          </mc:Fallback>
        </mc:AlternateContent>
      </w:r>
      <w:r>
        <w:rPr>
          <w:noProof/>
          <w:lang w:eastAsia="ru-RU"/>
        </w:rPr>
        <w:drawing>
          <wp:anchor distT="0" distB="0" distL="114300" distR="114300" simplePos="0" relativeHeight="251656704" behindDoc="1" locked="0" layoutInCell="1" allowOverlap="1" wp14:anchorId="2F7AED14" wp14:editId="19E5F674">
            <wp:simplePos x="0" y="0"/>
            <wp:positionH relativeFrom="column">
              <wp:posOffset>-2540</wp:posOffset>
            </wp:positionH>
            <wp:positionV relativeFrom="paragraph">
              <wp:posOffset>1476375</wp:posOffset>
            </wp:positionV>
            <wp:extent cx="5878195" cy="3360420"/>
            <wp:effectExtent l="0" t="0" r="27305" b="11430"/>
            <wp:wrapSquare wrapText="bothSides"/>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sidR="00145BE8">
        <w:t>Как видно из рисунка</w:t>
      </w:r>
      <w:r w:rsidR="00145BE8" w:rsidRPr="001D494B">
        <w:t xml:space="preserve"> </w:t>
      </w:r>
      <w:r w:rsidR="00145BE8">
        <w:fldChar w:fldCharType="begin"/>
      </w:r>
      <w:r w:rsidR="00145BE8">
        <w:instrText xml:space="preserve"> REF pic_koeff_maz \h </w:instrText>
      </w:r>
      <w:r w:rsidR="00145BE8">
        <w:fldChar w:fldCharType="separate"/>
      </w:r>
      <w:r w:rsidR="00CC5A2D">
        <w:rPr>
          <w:noProof/>
        </w:rPr>
        <w:t>4</w:t>
      </w:r>
      <w:r w:rsidR="00CC5A2D">
        <w:t>.</w:t>
      </w:r>
      <w:r w:rsidR="00CC5A2D">
        <w:rPr>
          <w:noProof/>
        </w:rPr>
        <w:t>6</w:t>
      </w:r>
      <w:r w:rsidR="00145BE8">
        <w:fldChar w:fldCharType="end"/>
      </w:r>
      <w:r w:rsidR="00145BE8">
        <w:t xml:space="preserve">, при значении коэффициента относительной важности на интервалах от 10% до 40% и от 50% до 90% идет постепенное уменьшение расхода мазута. Резкая смена режимов работы котлоагрегатов происходит при значениях коэффициента относительной важности, лежащих в интервале от 40% до 50%, аналогично рисунку </w:t>
      </w:r>
      <w:r w:rsidR="00145BE8">
        <w:fldChar w:fldCharType="begin"/>
      </w:r>
      <w:r w:rsidR="00145BE8">
        <w:instrText xml:space="preserve"> REF pic_koeff_gas \h </w:instrText>
      </w:r>
      <w:r w:rsidR="00145BE8">
        <w:fldChar w:fldCharType="separate"/>
      </w:r>
      <w:r>
        <w:rPr>
          <w:noProof/>
        </w:rPr>
        <w:t>4</w:t>
      </w:r>
      <w:r>
        <w:t>.</w:t>
      </w:r>
      <w:r>
        <w:rPr>
          <w:noProof/>
        </w:rPr>
        <w:t>5</w:t>
      </w:r>
      <w:r w:rsidR="00145BE8">
        <w:fldChar w:fldCharType="end"/>
      </w:r>
      <w:r w:rsidR="00145BE8">
        <w:t>.</w:t>
      </w:r>
    </w:p>
    <w:p w:rsidR="00145BE8" w:rsidRDefault="00145BE8" w:rsidP="00145BE8">
      <w:pPr>
        <w:ind w:firstLine="708"/>
      </w:pPr>
      <w:r>
        <w:t>На рисунке</w:t>
      </w:r>
      <w:r w:rsidRPr="006A0C92">
        <w:t xml:space="preserve"> </w:t>
      </w:r>
      <w:r>
        <w:fldChar w:fldCharType="begin"/>
      </w:r>
      <w:r>
        <w:instrText xml:space="preserve"> REF pic_koeff_mon \h </w:instrText>
      </w:r>
      <w:r>
        <w:fldChar w:fldCharType="separate"/>
      </w:r>
      <w:r w:rsidR="009519EE">
        <w:rPr>
          <w:noProof/>
        </w:rPr>
        <w:t>4</w:t>
      </w:r>
      <w:r w:rsidR="009519EE">
        <w:t>.</w:t>
      </w:r>
      <w:r w:rsidR="009519EE">
        <w:rPr>
          <w:noProof/>
        </w:rPr>
        <w:t>7</w:t>
      </w:r>
      <w:r>
        <w:fldChar w:fldCharType="end"/>
      </w:r>
      <w:r w:rsidRPr="00EA5F2D">
        <w:t xml:space="preserve"> </w:t>
      </w:r>
      <w:r>
        <w:t xml:space="preserve"> представлена зависимость значения критерий финансовых затрат на топливо от коэффициента относительной важности газа по отношению к другим критериям.  </w:t>
      </w:r>
    </w:p>
    <w:p w:rsidR="00145BE8" w:rsidRPr="00FA66AD" w:rsidRDefault="00145BE8" w:rsidP="00145BE8">
      <w:pPr>
        <w:ind w:firstLine="708"/>
      </w:pPr>
      <w:r>
        <w:t xml:space="preserve">Как видно по рисунку </w:t>
      </w:r>
      <w:r>
        <w:fldChar w:fldCharType="begin"/>
      </w:r>
      <w:r>
        <w:instrText xml:space="preserve"> REF pic_koeff_mon \h </w:instrText>
      </w:r>
      <w:r>
        <w:fldChar w:fldCharType="separate"/>
      </w:r>
      <w:r w:rsidR="009519EE">
        <w:rPr>
          <w:noProof/>
        </w:rPr>
        <w:t>4</w:t>
      </w:r>
      <w:r w:rsidR="009519EE">
        <w:t>.</w:t>
      </w:r>
      <w:r w:rsidR="009519EE">
        <w:rPr>
          <w:noProof/>
        </w:rPr>
        <w:t>7</w:t>
      </w:r>
      <w:r>
        <w:fldChar w:fldCharType="end"/>
      </w:r>
      <w:r>
        <w:t xml:space="preserve">, при значении коэффициента относительной важности на интервалах от 10% до 40% и от 50% до 90% идет постепенное увеличение финансовых затрат на топливо. </w:t>
      </w:r>
      <w:proofErr w:type="gramStart"/>
      <w:r>
        <w:t xml:space="preserve">Резкое увеличение финансовых затрат на топливо происходит при значениях коэффициента относительной важности, лежащих в интервале от 40% до 50%. Это связано с тем, что по мере увеличения значения коэффициента относительной важности критерия расхода газа по сравнению с другими критериями оптимизации котлоагрегаты все больше используют мазут, который значительно дороже газа, и все меньше используют газ. </w:t>
      </w:r>
      <w:proofErr w:type="gramEnd"/>
    </w:p>
    <w:p w:rsidR="00145BE8" w:rsidRDefault="00145BE8" w:rsidP="00145BE8">
      <w:pPr>
        <w:ind w:firstLine="708"/>
      </w:pPr>
      <w:r>
        <w:t>На рисунке</w:t>
      </w:r>
      <w:r w:rsidRPr="006A0C92">
        <w:t xml:space="preserve"> </w:t>
      </w:r>
      <w:r>
        <w:t xml:space="preserve"> </w:t>
      </w:r>
      <w:r>
        <w:fldChar w:fldCharType="begin"/>
      </w:r>
      <w:r>
        <w:instrText xml:space="preserve"> REF pic_koeff_kpd \h </w:instrText>
      </w:r>
      <w:r>
        <w:fldChar w:fldCharType="separate"/>
      </w:r>
      <w:r w:rsidR="0048115C">
        <w:rPr>
          <w:noProof/>
        </w:rPr>
        <w:t>4</w:t>
      </w:r>
      <w:r w:rsidR="0048115C">
        <w:t>.</w:t>
      </w:r>
      <w:r w:rsidR="0048115C">
        <w:rPr>
          <w:noProof/>
        </w:rPr>
        <w:t>8</w:t>
      </w:r>
      <w:r>
        <w:fldChar w:fldCharType="end"/>
      </w:r>
      <w:r w:rsidRPr="0086241B">
        <w:t xml:space="preserve"> </w:t>
      </w:r>
      <w:r>
        <w:t xml:space="preserve">представлена зависимость значения критерия КПД очереди котлоагрегатов от коэффициента относительной важности газа по отношению к другим критериям.  </w:t>
      </w:r>
    </w:p>
    <w:p w:rsidR="00145BE8" w:rsidRPr="005F34FC" w:rsidRDefault="0048115C" w:rsidP="00145BE8">
      <w:pPr>
        <w:ind w:firstLine="708"/>
      </w:pPr>
      <w:r>
        <w:rPr>
          <w:noProof/>
        </w:rPr>
        <w:lastRenderedPageBreak/>
        <mc:AlternateContent>
          <mc:Choice Requires="wps">
            <w:drawing>
              <wp:anchor distT="0" distB="0" distL="114300" distR="114300" simplePos="0" relativeHeight="251698688" behindDoc="0" locked="0" layoutInCell="1" allowOverlap="1" wp14:anchorId="3E22B9AF" wp14:editId="553A3767">
                <wp:simplePos x="0" y="0"/>
                <wp:positionH relativeFrom="column">
                  <wp:posOffset>35560</wp:posOffset>
                </wp:positionH>
                <wp:positionV relativeFrom="paragraph">
                  <wp:posOffset>3777615</wp:posOffset>
                </wp:positionV>
                <wp:extent cx="5854065" cy="635"/>
                <wp:effectExtent l="0" t="0" r="0" b="0"/>
                <wp:wrapTight wrapText="bothSides">
                  <wp:wrapPolygon edited="0">
                    <wp:start x="0" y="0"/>
                    <wp:lineTo x="0" y="21600"/>
                    <wp:lineTo x="21600" y="21600"/>
                    <wp:lineTo x="21600" y="0"/>
                  </wp:wrapPolygon>
                </wp:wrapTight>
                <wp:docPr id="32" name="Поле 32"/>
                <wp:cNvGraphicFramePr/>
                <a:graphic xmlns:a="http://schemas.openxmlformats.org/drawingml/2006/main">
                  <a:graphicData uri="http://schemas.microsoft.com/office/word/2010/wordprocessingShape">
                    <wps:wsp>
                      <wps:cNvSpPr txBox="1"/>
                      <wps:spPr>
                        <a:xfrm>
                          <a:off x="0" y="0"/>
                          <a:ext cx="5854065" cy="635"/>
                        </a:xfrm>
                        <a:prstGeom prst="rect">
                          <a:avLst/>
                        </a:prstGeom>
                        <a:solidFill>
                          <a:prstClr val="white"/>
                        </a:solidFill>
                        <a:ln>
                          <a:noFill/>
                        </a:ln>
                        <a:effectLst/>
                      </wps:spPr>
                      <wps:txbx>
                        <w:txbxContent>
                          <w:p w:rsidR="0048115C" w:rsidRPr="0048115C" w:rsidRDefault="0048115C" w:rsidP="0048115C">
                            <w:pPr>
                              <w:pStyle w:val="af"/>
                              <w:rPr>
                                <w:noProof/>
                                <w:szCs w:val="24"/>
                              </w:rPr>
                            </w:pPr>
                            <w:r>
                              <w:t xml:space="preserve">Рис. </w:t>
                            </w:r>
                            <w:bookmarkStart w:id="173" w:name="pic_koeff_kpd"/>
                            <w:r>
                              <w:fldChar w:fldCharType="begin"/>
                            </w:r>
                            <w:r>
                              <w:instrText xml:space="preserve"> STYLEREF 1 \s </w:instrText>
                            </w:r>
                            <w:r>
                              <w:fldChar w:fldCharType="separate"/>
                            </w:r>
                            <w:r>
                              <w:rPr>
                                <w:noProof/>
                              </w:rPr>
                              <w:t>4</w:t>
                            </w:r>
                            <w:r>
                              <w:fldChar w:fldCharType="end"/>
                            </w:r>
                            <w:r>
                              <w:t>.</w:t>
                            </w:r>
                            <w:fldSimple w:instr=" SEQ Рис. \* ARABIC \s 1 ">
                              <w:r>
                                <w:rPr>
                                  <w:noProof/>
                                </w:rPr>
                                <w:t>8</w:t>
                              </w:r>
                            </w:fldSimple>
                            <w:bookmarkEnd w:id="173"/>
                            <w:r w:rsidRPr="0048115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2" o:spid="_x0000_s1040" type="#_x0000_t202" style="position:absolute;left:0;text-align:left;margin-left:2.8pt;margin-top:297.45pt;width:460.9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" stroked="f">
                <v:textbox style="mso-fit-shape-to-text:t" inset="0,0,0,0">
                  <w:txbxContent>
                    <w:p w:rsidR="0048115C" w:rsidRPr="0048115C" w:rsidRDefault="0048115C" w:rsidP="0048115C">
                      <w:pPr>
                        <w:pStyle w:val="af"/>
                        <w:rPr>
                          <w:noProof/>
                          <w:szCs w:val="24"/>
                        </w:rPr>
                      </w:pPr>
                      <w:r>
                        <w:t xml:space="preserve">Рис. </w:t>
                      </w:r>
                      <w:bookmarkStart w:id="174" w:name="pic_koeff_kpd"/>
                      <w:r>
                        <w:fldChar w:fldCharType="begin"/>
                      </w:r>
                      <w:r>
                        <w:instrText xml:space="preserve"> STYLEREF 1 \s </w:instrText>
                      </w:r>
                      <w:r>
                        <w:fldChar w:fldCharType="separate"/>
                      </w:r>
                      <w:r>
                        <w:rPr>
                          <w:noProof/>
                        </w:rPr>
                        <w:t>4</w:t>
                      </w:r>
                      <w:r>
                        <w:fldChar w:fldCharType="end"/>
                      </w:r>
                      <w:r>
                        <w:t>.</w:t>
                      </w:r>
                      <w:fldSimple w:instr=" SEQ Рис. \* ARABIC \s 1 ">
                        <w:r>
                          <w:rPr>
                            <w:noProof/>
                          </w:rPr>
                          <w:t>8</w:t>
                        </w:r>
                      </w:fldSimple>
                      <w:bookmarkEnd w:id="174"/>
                      <w:r w:rsidRPr="0048115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txbxContent>
                </v:textbox>
                <w10:wrap type="tight"/>
              </v:shape>
            </w:pict>
          </mc:Fallback>
        </mc:AlternateContent>
      </w:r>
      <w:r w:rsidR="00145BE8">
        <w:rPr>
          <w:noProof/>
          <w:lang w:eastAsia="ru-RU"/>
        </w:rPr>
        <w:drawing>
          <wp:anchor distT="0" distB="0" distL="114300" distR="114300" simplePos="0" relativeHeight="251658752" behindDoc="1" locked="0" layoutInCell="1" allowOverlap="1" wp14:anchorId="2EEC22AA" wp14:editId="33FAB28B">
            <wp:simplePos x="0" y="0"/>
            <wp:positionH relativeFrom="column">
              <wp:posOffset>35560</wp:posOffset>
            </wp:positionH>
            <wp:positionV relativeFrom="paragraph">
              <wp:posOffset>3810</wp:posOffset>
            </wp:positionV>
            <wp:extent cx="5854065" cy="3716655"/>
            <wp:effectExtent l="0" t="0" r="13335" b="17145"/>
            <wp:wrapTight wrapText="bothSides">
              <wp:wrapPolygon edited="0">
                <wp:start x="0" y="0"/>
                <wp:lineTo x="0" y="21589"/>
                <wp:lineTo x="21579" y="21589"/>
                <wp:lineTo x="21579" y="0"/>
                <wp:lineTo x="0" y="0"/>
              </wp:wrapPolygon>
            </wp:wrapTight>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145BE8">
        <w:t xml:space="preserve">Как видно по рисунку </w:t>
      </w:r>
      <w:r w:rsidR="00145BE8">
        <w:fldChar w:fldCharType="begin"/>
      </w:r>
      <w:r w:rsidR="00145BE8">
        <w:instrText xml:space="preserve"> REF pic_koeff_kpd \h </w:instrText>
      </w:r>
      <w:r w:rsidR="00145BE8">
        <w:fldChar w:fldCharType="separate"/>
      </w:r>
      <w:r>
        <w:rPr>
          <w:noProof/>
        </w:rPr>
        <w:t>4</w:t>
      </w:r>
      <w:r>
        <w:t>.</w:t>
      </w:r>
      <w:r>
        <w:rPr>
          <w:noProof/>
        </w:rPr>
        <w:t>8</w:t>
      </w:r>
      <w:r w:rsidR="00145BE8">
        <w:fldChar w:fldCharType="end"/>
      </w:r>
      <w:r w:rsidR="00145BE8">
        <w:t xml:space="preserve">, в целом, при увеличении </w:t>
      </w:r>
      <w:proofErr w:type="gramStart"/>
      <w:r w:rsidR="00145BE8">
        <w:t>значения коэффициента относительной важности критерия расхода газа</w:t>
      </w:r>
      <w:proofErr w:type="gramEnd"/>
      <w:r w:rsidR="00145BE8">
        <w:t xml:space="preserve"> по отношению к другим критериям, происходит снижение КПД очереди котлоагрегатов. Это связано с тем, что по мере увеличения значения коэффициента относительной важности котлоагрегаты все больше используют мазут, и все меньше газ. КПД котлоагрегата, работающего на мазуте меньше КПД этого же котлоагрегата, работающего на газе при одинаковой паровой нагрузке, что подтверждается режимными картами котлов</w:t>
      </w:r>
      <w:r w:rsidR="009648CB" w:rsidRPr="005F34FC">
        <w:t xml:space="preserve"> </w:t>
      </w:r>
      <w:sdt>
        <w:sdtPr>
          <w:rPr>
            <w:lang w:val="en-US"/>
          </w:rPr>
          <w:id w:val="-800852732"/>
          <w:citation/>
        </w:sdtPr>
        <w:sdtContent>
          <w:r w:rsidR="009648CB">
            <w:rPr>
              <w:lang w:val="en-US"/>
            </w:rPr>
            <w:fldChar w:fldCharType="begin"/>
          </w:r>
          <w:r w:rsidR="009648CB" w:rsidRPr="005F34FC">
            <w:instrText xml:space="preserve"> </w:instrText>
          </w:r>
          <w:r w:rsidR="009648CB">
            <w:rPr>
              <w:lang w:val="en-US"/>
            </w:rPr>
            <w:instrText>CITATION</w:instrText>
          </w:r>
          <w:r w:rsidR="009648CB" w:rsidRPr="005F34FC">
            <w:instrText xml:space="preserve"> Инк12 \</w:instrText>
          </w:r>
          <w:r w:rsidR="009648CB">
            <w:rPr>
              <w:lang w:val="en-US"/>
            </w:rPr>
            <w:instrText>l</w:instrText>
          </w:r>
          <w:r w:rsidR="009648CB" w:rsidRPr="005F34FC">
            <w:instrText xml:space="preserve"> 1033 </w:instrText>
          </w:r>
          <w:r w:rsidR="009648CB">
            <w:rPr>
              <w:lang w:val="en-US"/>
            </w:rPr>
            <w:fldChar w:fldCharType="separate"/>
          </w:r>
          <w:r w:rsidR="009648CB" w:rsidRPr="005F34FC">
            <w:rPr>
              <w:noProof/>
            </w:rPr>
            <w:t>[14]</w:t>
          </w:r>
          <w:r w:rsidR="009648CB">
            <w:rPr>
              <w:lang w:val="en-US"/>
            </w:rPr>
            <w:fldChar w:fldCharType="end"/>
          </w:r>
        </w:sdtContent>
      </w:sdt>
      <w:r w:rsidR="009648CB" w:rsidRPr="005F34FC">
        <w:t>.</w:t>
      </w:r>
    </w:p>
    <w:p w:rsidR="00145BE8" w:rsidRPr="000C6A81" w:rsidRDefault="00145BE8" w:rsidP="00145BE8">
      <w:pPr>
        <w:ind w:firstLine="708"/>
        <w:rPr>
          <w:u w:val="single"/>
        </w:rPr>
      </w:pPr>
      <w:r w:rsidRPr="00147E70">
        <w:rPr>
          <w:u w:val="single"/>
        </w:rPr>
        <w:t>Общие выводы по проведенному исследованию</w:t>
      </w:r>
    </w:p>
    <w:p w:rsidR="00145BE8" w:rsidRDefault="00145BE8" w:rsidP="00145BE8">
      <w:pPr>
        <w:ind w:firstLine="708"/>
      </w:pPr>
      <w:r>
        <w:t>В результате исследования было сделано:</w:t>
      </w:r>
    </w:p>
    <w:p w:rsidR="00145BE8" w:rsidRDefault="00145BE8" w:rsidP="00145BE8">
      <w:pPr>
        <w:pStyle w:val="a3"/>
        <w:numPr>
          <w:ilvl w:val="0"/>
          <w:numId w:val="46"/>
        </w:numPr>
        <w:jc w:val="both"/>
        <w:rPr>
          <w:lang w:val="ru-RU"/>
        </w:rPr>
      </w:pPr>
      <w:r>
        <w:rPr>
          <w:lang w:val="ru-RU"/>
        </w:rPr>
        <w:t>Выявлен процент расхождения между значениями расхода газа котлоагрегатами «К4» и «К6» очереди «90 ата» котельного отделения ТЭЦ-20 Мосэнерго, полученными с помощью «</w:t>
      </w:r>
      <w:r>
        <w:t>I</w:t>
      </w:r>
      <w:r w:rsidRPr="00C94AB1">
        <w:rPr>
          <w:lang w:val="ru-RU"/>
        </w:rPr>
        <w:t>4</w:t>
      </w:r>
      <w:r>
        <w:t>Plan</w:t>
      </w:r>
      <w:r>
        <w:rPr>
          <w:lang w:val="ru-RU"/>
        </w:rPr>
        <w:t>», а также с помощью разработанного программного комплекса. Приведено его логическое теоретическое обоснование.</w:t>
      </w:r>
    </w:p>
    <w:p w:rsidR="00145BE8" w:rsidRDefault="00145BE8" w:rsidP="00145BE8">
      <w:pPr>
        <w:pStyle w:val="a3"/>
        <w:numPr>
          <w:ilvl w:val="0"/>
          <w:numId w:val="46"/>
        </w:numPr>
        <w:jc w:val="both"/>
        <w:rPr>
          <w:lang w:val="ru-RU"/>
        </w:rPr>
      </w:pPr>
      <w:r>
        <w:rPr>
          <w:lang w:val="ru-RU"/>
        </w:rPr>
        <w:t xml:space="preserve">Выполнена проверка адекватности разработанного метода, а именно проведено статистическое сравнение двух выборок значений для котлов «К4» и «К6» с помощью </w:t>
      </w:r>
      <w:r>
        <w:t>U</w:t>
      </w:r>
      <w:r w:rsidRPr="00C94AB1">
        <w:rPr>
          <w:lang w:val="ru-RU"/>
        </w:rPr>
        <w:t>-критерия Манна-Уитни</w:t>
      </w:r>
      <w:r>
        <w:rPr>
          <w:lang w:val="ru-RU"/>
        </w:rPr>
        <w:t>, которое показало, что значения, полученные с помощью разработанного программного комплекса не менее значимы, чем значения, полученные с помощью «</w:t>
      </w:r>
      <w:r>
        <w:t>I4Plan</w:t>
      </w:r>
      <w:r>
        <w:rPr>
          <w:lang w:val="ru-RU"/>
        </w:rPr>
        <w:t>».</w:t>
      </w:r>
    </w:p>
    <w:p w:rsidR="00145BE8" w:rsidRDefault="00145BE8" w:rsidP="00145BE8">
      <w:pPr>
        <w:pStyle w:val="a3"/>
        <w:numPr>
          <w:ilvl w:val="0"/>
          <w:numId w:val="46"/>
        </w:numPr>
        <w:jc w:val="both"/>
        <w:rPr>
          <w:lang w:val="ru-RU"/>
        </w:rPr>
      </w:pPr>
      <w:r>
        <w:rPr>
          <w:lang w:val="ru-RU"/>
        </w:rPr>
        <w:lastRenderedPageBreak/>
        <w:t>Проведен расчет оптимального состава оборудования и распределения нагрузок между работающими котлоагрегатами для двух возможных ситуаций на рынке электроэнергии – «Обычная» и «Приоритет одного вида топлива».</w:t>
      </w:r>
    </w:p>
    <w:p w:rsidR="00145BE8" w:rsidRDefault="00145BE8" w:rsidP="00145BE8">
      <w:pPr>
        <w:pStyle w:val="a3"/>
        <w:numPr>
          <w:ilvl w:val="0"/>
          <w:numId w:val="46"/>
        </w:numPr>
        <w:jc w:val="both"/>
        <w:rPr>
          <w:lang w:val="ru-RU"/>
        </w:rPr>
      </w:pPr>
      <w:r>
        <w:rPr>
          <w:lang w:val="ru-RU"/>
        </w:rPr>
        <w:t>Для ситуации «Обычная» проведено сравнение полученных результатов с результатами, полученными с помощью «</w:t>
      </w:r>
      <w:r>
        <w:t>I4Plan</w:t>
      </w:r>
      <w:r>
        <w:rPr>
          <w:lang w:val="ru-RU"/>
        </w:rPr>
        <w:t>».</w:t>
      </w:r>
    </w:p>
    <w:p w:rsidR="00145BE8" w:rsidRDefault="00145BE8" w:rsidP="00145BE8">
      <w:pPr>
        <w:pStyle w:val="a3"/>
        <w:numPr>
          <w:ilvl w:val="0"/>
          <w:numId w:val="46"/>
        </w:numPr>
        <w:jc w:val="both"/>
        <w:rPr>
          <w:lang w:val="ru-RU"/>
        </w:rPr>
      </w:pPr>
      <w:r>
        <w:rPr>
          <w:lang w:val="ru-RU"/>
        </w:rPr>
        <w:t>Для ситуации «Приоритет одного вида топлива» рассмотрен случай с приоритетом критерия расхода газа при различных значений коэффициента относительной важности этого критерия по отношению к другим критериям оптимизации, расположенных в пределах от 10% до 90% с шагом в 10%.</w:t>
      </w:r>
    </w:p>
    <w:p w:rsidR="00145BE8" w:rsidRPr="00C94AB1" w:rsidRDefault="00145BE8" w:rsidP="00145BE8">
      <w:pPr>
        <w:pStyle w:val="a3"/>
        <w:numPr>
          <w:ilvl w:val="0"/>
          <w:numId w:val="46"/>
        </w:numPr>
        <w:jc w:val="both"/>
        <w:rPr>
          <w:lang w:val="ru-RU"/>
        </w:rPr>
      </w:pPr>
      <w:r>
        <w:rPr>
          <w:lang w:val="ru-RU"/>
        </w:rPr>
        <w:t>Приведены графики зависимостей значений критериев оптимизации от рассмотренного коэффициента относительной важности, а также логическое теоретическое объяснение этих зависимостей.</w:t>
      </w:r>
    </w:p>
    <w:p w:rsidR="00145BE8" w:rsidRDefault="00145BE8" w:rsidP="00B07A4B">
      <w:pPr>
        <w:tabs>
          <w:tab w:val="left" w:pos="1755"/>
        </w:tabs>
      </w:pPr>
    </w:p>
    <w:bookmarkStart w:id="175" w:name="_Toc389395807" w:displacedByCustomXml="next"/>
    <w:sdt>
      <w:sdtPr>
        <w:rPr>
          <w:b w:val="0"/>
          <w:bCs w:val="0"/>
          <w:kern w:val="0"/>
          <w:sz w:val="28"/>
          <w:szCs w:val="24"/>
        </w:rPr>
        <w:id w:val="-1152747972"/>
        <w:docPartObj>
          <w:docPartGallery w:val="Bibliographies"/>
          <w:docPartUnique/>
        </w:docPartObj>
      </w:sdtPr>
      <w:sdtEndPr>
        <w:rPr>
          <w:sz w:val="24"/>
        </w:rPr>
      </w:sdtEndPr>
      <w:sdtContent>
        <w:p w:rsidR="00E14985" w:rsidRDefault="00E14985" w:rsidP="007C0D4A">
          <w:pPr>
            <w:pStyle w:val="1"/>
            <w:numPr>
              <w:ilvl w:val="0"/>
              <w:numId w:val="0"/>
            </w:numPr>
          </w:pPr>
          <w:r>
            <w:t>Список литературы</w:t>
          </w:r>
          <w:bookmarkEnd w:id="175"/>
        </w:p>
        <w:sdt>
          <w:sdtPr>
            <w:id w:val="111145805"/>
            <w:bibliography/>
          </w:sdtPr>
          <w:sdtEndPr/>
          <w:sdtContent>
            <w:commentRangeStart w:id="176" w:displacedByCustomXml="prev"/>
            <w:p w:rsidR="009648CB" w:rsidRDefault="00E14985" w:rsidP="009648CB">
              <w:pPr>
                <w:pStyle w:val="af4"/>
                <w:rPr>
                  <w:noProof/>
                </w:rPr>
              </w:pPr>
              <w:r>
                <w:fldChar w:fldCharType="begin"/>
              </w:r>
              <w:r w:rsidRPr="00FE198E">
                <w:rPr>
                  <w:lang w:val="en-US"/>
                </w:rPr>
                <w:instrText>BIBLIOGRAPHY</w:instrText>
              </w:r>
              <w:r>
                <w:fldChar w:fldCharType="separate"/>
              </w:r>
              <w:r w:rsidR="009648CB">
                <w:rPr>
                  <w:noProof/>
                </w:rPr>
                <w:t>1.  Оптимизация режимов работы электроэнергетического оборудования // Точка Роста. — 2012. — http://tochka-rosta.pro/Novosti/optimizatsiya-rezhimov-raboty-e-lektroe-nergeticheskogo-oborudovaniya.html.</w:t>
              </w:r>
            </w:p>
            <w:p w:rsidR="009648CB" w:rsidRDefault="009648CB" w:rsidP="009648CB">
              <w:pPr>
                <w:pStyle w:val="af4"/>
                <w:rPr>
                  <w:noProof/>
                </w:rPr>
              </w:pPr>
              <w:r>
                <w:rPr>
                  <w:noProof/>
                </w:rPr>
                <w:t>2. КРОК Результаты. — М. : КРОК, 2012.</w:t>
              </w:r>
            </w:p>
            <w:p w:rsidR="009648CB" w:rsidRDefault="009648CB" w:rsidP="009648CB">
              <w:pPr>
                <w:pStyle w:val="af4"/>
                <w:rPr>
                  <w:noProof/>
                </w:rPr>
              </w:pPr>
              <w:r>
                <w:rPr>
                  <w:noProof/>
                </w:rPr>
                <w:t>3. Иванов Н.С. Беспалов В.И., Лопатин Н.С. Программный комплекс для оптимизации режимов работы тепловых электростанций и эффективность его применения. — Томск : Известия Томского политехнического университета, 2008. — Т. 313, 4.</w:t>
              </w:r>
            </w:p>
            <w:p w:rsidR="009648CB" w:rsidRDefault="009648CB" w:rsidP="009648CB">
              <w:pPr>
                <w:pStyle w:val="af4"/>
                <w:rPr>
                  <w:noProof/>
                </w:rPr>
              </w:pPr>
              <w:r>
                <w:rPr>
                  <w:noProof/>
                </w:rPr>
                <w:t>4. Иванов Н.С. Беспалов В.И., Лопатин Н.С. Математическая модель оптимизации краткосрочных режимов работы ТЭЦ в условиях конкурентного рынка // Известия Томского политехнического университета. — 2008. — Т. 313, 4. — C. 37-40.</w:t>
              </w:r>
            </w:p>
            <w:p w:rsidR="009648CB" w:rsidRDefault="009648CB" w:rsidP="009648CB">
              <w:pPr>
                <w:pStyle w:val="af4"/>
                <w:rPr>
                  <w:noProof/>
                </w:rPr>
              </w:pPr>
              <w:r>
                <w:rPr>
                  <w:noProof/>
                </w:rPr>
                <w:t>5. А.А. Борисов Программный комплекс для оптимального ведения режима работы теплоэлектроцентрали // Вестник ИГЭУ. — 2008. — 4.</w:t>
              </w:r>
            </w:p>
            <w:p w:rsidR="009648CB" w:rsidRPr="009648CB" w:rsidRDefault="009648CB" w:rsidP="009648CB">
              <w:pPr>
                <w:pStyle w:val="af4"/>
                <w:rPr>
                  <w:noProof/>
                  <w:lang w:val="en-US"/>
                </w:rPr>
              </w:pPr>
              <w:r w:rsidRPr="009648CB">
                <w:rPr>
                  <w:noProof/>
                  <w:lang w:val="en-US"/>
                </w:rPr>
                <w:t>6. E.M.L. Beale Advanced Algorithmic Features for General Mathematical Programming Systems in Integer and Nonlinear Programming. — North-Holland, Amsterdam, 1970.</w:t>
              </w:r>
            </w:p>
            <w:p w:rsidR="009648CB" w:rsidRDefault="009648CB" w:rsidP="009648CB">
              <w:pPr>
                <w:pStyle w:val="af4"/>
                <w:rPr>
                  <w:noProof/>
                </w:rPr>
              </w:pPr>
              <w:r>
                <w:rPr>
                  <w:noProof/>
                </w:rPr>
                <w:t>7. Реклейтис Г. Рейвиндран А., Рэгсдел К. Оптимизация в технике: в 2 Т., Т. 1. — М. : Мир, 1986.</w:t>
              </w:r>
            </w:p>
            <w:p w:rsidR="009648CB" w:rsidRPr="009648CB" w:rsidRDefault="009648CB" w:rsidP="009648CB">
              <w:pPr>
                <w:pStyle w:val="af4"/>
                <w:rPr>
                  <w:noProof/>
                  <w:lang w:val="en-US"/>
                </w:rPr>
              </w:pPr>
              <w:r w:rsidRPr="009648CB">
                <w:rPr>
                  <w:noProof/>
                  <w:lang w:val="en-US"/>
                </w:rPr>
                <w:t xml:space="preserve">8. Kawatatoni T.K. Ullman R.J., Dantzig G.B. Computing Tetraethyl-lead Requirements in Linear Programming Format. — 1960. — </w:t>
              </w:r>
              <w:r>
                <w:rPr>
                  <w:noProof/>
                </w:rPr>
                <w:t>Т</w:t>
              </w:r>
              <w:r w:rsidRPr="009648CB">
                <w:rPr>
                  <w:noProof/>
                  <w:lang w:val="en-US"/>
                </w:rPr>
                <w:t>. 8 : 24-29 c.</w:t>
              </w:r>
            </w:p>
            <w:p w:rsidR="009648CB" w:rsidRPr="009648CB" w:rsidRDefault="009648CB" w:rsidP="009648CB">
              <w:pPr>
                <w:pStyle w:val="af4"/>
                <w:rPr>
                  <w:noProof/>
                  <w:lang w:val="en-US"/>
                </w:rPr>
              </w:pPr>
              <w:r w:rsidRPr="009648CB">
                <w:rPr>
                  <w:noProof/>
                  <w:lang w:val="en-US"/>
                </w:rPr>
                <w:t xml:space="preserve">9. Cheney E.W. Goldstein A.A. Newton's Method of Convex Programmingand Tchebycheff Approximation. — Numer Math., 1959. — </w:t>
              </w:r>
              <w:r>
                <w:rPr>
                  <w:noProof/>
                </w:rPr>
                <w:t>Т</w:t>
              </w:r>
              <w:r w:rsidRPr="009648CB">
                <w:rPr>
                  <w:noProof/>
                  <w:lang w:val="en-US"/>
                </w:rPr>
                <w:t>. 1 : 253-268 c.</w:t>
              </w:r>
            </w:p>
            <w:p w:rsidR="009648CB" w:rsidRPr="009648CB" w:rsidRDefault="009648CB" w:rsidP="009648CB">
              <w:pPr>
                <w:pStyle w:val="af4"/>
                <w:rPr>
                  <w:noProof/>
                  <w:lang w:val="en-US"/>
                </w:rPr>
              </w:pPr>
              <w:r w:rsidRPr="009648CB">
                <w:rPr>
                  <w:noProof/>
                  <w:lang w:val="en-US"/>
                </w:rPr>
                <w:t xml:space="preserve">10. D.M. Topkis Cutting Plane Methods without Nested Constraint Sets. — Oper. Res., 1975. — </w:t>
              </w:r>
              <w:r>
                <w:rPr>
                  <w:noProof/>
                </w:rPr>
                <w:t>Т</w:t>
              </w:r>
              <w:r w:rsidRPr="009648CB">
                <w:rPr>
                  <w:noProof/>
                  <w:lang w:val="en-US"/>
                </w:rPr>
                <w:t>. 18 : 404-413 c.</w:t>
              </w:r>
            </w:p>
            <w:p w:rsidR="009648CB" w:rsidRDefault="009648CB" w:rsidP="009648CB">
              <w:pPr>
                <w:pStyle w:val="af4"/>
                <w:rPr>
                  <w:noProof/>
                </w:rPr>
              </w:pPr>
              <w:r>
                <w:rPr>
                  <w:noProof/>
                </w:rPr>
                <w:t>11. Дилигенский Н.В. Дымова Л.Г., Севастьянов П.В. Нечеткое моделирование и многокритериальная оптимизация производственных систем в условиях неопределенности: технология, экономика, экология. — М. : Издательство Машиностроение - 1, 2005.</w:t>
              </w:r>
            </w:p>
            <w:p w:rsidR="009648CB" w:rsidRPr="009648CB" w:rsidRDefault="009648CB" w:rsidP="009648CB">
              <w:pPr>
                <w:pStyle w:val="af4"/>
                <w:rPr>
                  <w:noProof/>
                  <w:lang w:val="en-US"/>
                </w:rPr>
              </w:pPr>
              <w:r w:rsidRPr="009648CB">
                <w:rPr>
                  <w:noProof/>
                  <w:lang w:val="en-US"/>
                </w:rPr>
                <w:t>12. G. Ludyk CAE von Dynamischen Systemen. Analyse, Simulation, Entwurf von Regelungssestemen.. — Berlin-Heidelberg : Springer-Verlag, 1990. — 335 c.</w:t>
              </w:r>
            </w:p>
            <w:p w:rsidR="009648CB" w:rsidRDefault="009648CB" w:rsidP="009648CB">
              <w:pPr>
                <w:pStyle w:val="af4"/>
                <w:rPr>
                  <w:noProof/>
                </w:rPr>
              </w:pPr>
              <w:r>
                <w:rPr>
                  <w:noProof/>
                </w:rPr>
                <w:lastRenderedPageBreak/>
                <w:t>13. Реклейтис Г. Рейвиндран А., Рэгсдел К. Оптимизация в технике: В 2 т.. — М. : Мир, 1986. — Т. 2 : 320 c.</w:t>
              </w:r>
            </w:p>
            <w:p w:rsidR="009648CB" w:rsidRDefault="009648CB" w:rsidP="009648CB">
              <w:pPr>
                <w:pStyle w:val="af4"/>
                <w:rPr>
                  <w:noProof/>
                </w:rPr>
              </w:pPr>
              <w:r>
                <w:rPr>
                  <w:noProof/>
                </w:rPr>
                <w:t>14.  Режимные карты котлоагрегатов очереди 90 ата котельного отделения ТЭЦ-20 Мосэнерго. — Москва : ЗАО "Крок инкорпорейтед", 2012.</w:t>
              </w:r>
            </w:p>
            <w:p w:rsidR="009648CB" w:rsidRDefault="009648CB" w:rsidP="009648CB">
              <w:pPr>
                <w:pStyle w:val="af4"/>
                <w:rPr>
                  <w:noProof/>
                </w:rPr>
              </w:pPr>
              <w:r>
                <w:rPr>
                  <w:noProof/>
                </w:rPr>
                <w:t>15. И.И.Елисеева М.М.Юзбашев Общая теория статистики. — Москва : Финансы и статистика, 2004. — 656 c.</w:t>
              </w:r>
            </w:p>
            <w:p w:rsidR="009648CB" w:rsidRDefault="009648CB" w:rsidP="009648CB">
              <w:pPr>
                <w:pStyle w:val="af4"/>
                <w:rPr>
                  <w:noProof/>
                </w:rPr>
              </w:pPr>
              <w:r>
                <w:rPr>
                  <w:noProof/>
                </w:rPr>
                <w:t>16. Р.Г. Зах Котельные установки. — М. : Энергия, 1968. — 352 c.</w:t>
              </w:r>
            </w:p>
            <w:p w:rsidR="009648CB" w:rsidRDefault="009648CB" w:rsidP="009648CB">
              <w:pPr>
                <w:pStyle w:val="af4"/>
                <w:rPr>
                  <w:noProof/>
                </w:rPr>
              </w:pPr>
              <w:r>
                <w:rPr>
                  <w:noProof/>
                </w:rPr>
                <w:t>17.  Методические указания по составлению отчета электростанции и АО энергетики и электрийикации о тепловой экономичности оборудования. — М. : Служба передового опыта ОРГРЭС, 1993. — 124 c.</w:t>
              </w:r>
            </w:p>
            <w:p w:rsidR="009648CB" w:rsidRDefault="009648CB" w:rsidP="009648CB">
              <w:pPr>
                <w:pStyle w:val="af4"/>
                <w:rPr>
                  <w:noProof/>
                </w:rPr>
              </w:pPr>
              <w:r>
                <w:rPr>
                  <w:noProof/>
                </w:rPr>
                <w:t>18.  Методические указания по составлению и содержанию энергетических характеристик оборудования тепловых электростанций. — М. : Служба передового опыта ОРГРЭС, 1993. — 158 c.</w:t>
              </w:r>
            </w:p>
            <w:p w:rsidR="009648CB" w:rsidRPr="009648CB" w:rsidRDefault="009648CB" w:rsidP="009648CB">
              <w:pPr>
                <w:pStyle w:val="af4"/>
                <w:rPr>
                  <w:noProof/>
                  <w:lang w:val="en-US"/>
                </w:rPr>
              </w:pPr>
              <w:r>
                <w:rPr>
                  <w:noProof/>
                </w:rPr>
                <w:t>19. В.Д. Ногин Принятие решений в многокритериальной среде. Количественный</w:t>
              </w:r>
              <w:r w:rsidRPr="009648CB">
                <w:rPr>
                  <w:noProof/>
                  <w:lang w:val="en-US"/>
                </w:rPr>
                <w:t xml:space="preserve"> </w:t>
              </w:r>
              <w:r>
                <w:rPr>
                  <w:noProof/>
                </w:rPr>
                <w:t>подход</w:t>
              </w:r>
              <w:r w:rsidRPr="009648CB">
                <w:rPr>
                  <w:noProof/>
                  <w:lang w:val="en-US"/>
                </w:rPr>
                <w:t xml:space="preserve">. — </w:t>
              </w:r>
              <w:r>
                <w:rPr>
                  <w:noProof/>
                </w:rPr>
                <w:t>М</w:t>
              </w:r>
              <w:r w:rsidRPr="009648CB">
                <w:rPr>
                  <w:noProof/>
                  <w:lang w:val="en-US"/>
                </w:rPr>
                <w:t xml:space="preserve">. : </w:t>
              </w:r>
              <w:r>
                <w:rPr>
                  <w:noProof/>
                </w:rPr>
                <w:t>Физматлит</w:t>
              </w:r>
              <w:r w:rsidRPr="009648CB">
                <w:rPr>
                  <w:noProof/>
                  <w:lang w:val="en-US"/>
                </w:rPr>
                <w:t>, 2002.</w:t>
              </w:r>
            </w:p>
            <w:p w:rsidR="009648CB" w:rsidRPr="009648CB" w:rsidRDefault="009648CB" w:rsidP="009648CB">
              <w:pPr>
                <w:pStyle w:val="af4"/>
                <w:rPr>
                  <w:noProof/>
                  <w:lang w:val="en-US"/>
                </w:rPr>
              </w:pPr>
              <w:r w:rsidRPr="009648CB">
                <w:rPr>
                  <w:noProof/>
                  <w:lang w:val="en-US"/>
                </w:rPr>
                <w:t xml:space="preserve">20. Charns A. Cooper W.W. Management models and industrial applications of linear programming (Appendix B). — N.Y. : John Wiley and Sons, 1961. — </w:t>
              </w:r>
              <w:r>
                <w:rPr>
                  <w:noProof/>
                </w:rPr>
                <w:t>Т</w:t>
              </w:r>
              <w:r w:rsidRPr="009648CB">
                <w:rPr>
                  <w:noProof/>
                  <w:lang w:val="en-US"/>
                </w:rPr>
                <w:t>. 1.</w:t>
              </w:r>
            </w:p>
            <w:p w:rsidR="009648CB" w:rsidRPr="009648CB" w:rsidRDefault="009648CB" w:rsidP="009648CB">
              <w:pPr>
                <w:pStyle w:val="af4"/>
                <w:rPr>
                  <w:noProof/>
                  <w:lang w:val="en-US"/>
                </w:rPr>
              </w:pPr>
              <w:r w:rsidRPr="009648CB">
                <w:rPr>
                  <w:noProof/>
                  <w:lang w:val="en-US"/>
                </w:rPr>
                <w:t>21. Charns A. Cooper W.W., Ferguson R.O. Optimal estimation of execute compensation by linear programming. — Management Science, 1955.</w:t>
              </w:r>
            </w:p>
            <w:p w:rsidR="009648CB" w:rsidRDefault="009648CB" w:rsidP="009648CB">
              <w:pPr>
                <w:pStyle w:val="af4"/>
                <w:rPr>
                  <w:noProof/>
                </w:rPr>
              </w:pPr>
              <w:r>
                <w:rPr>
                  <w:noProof/>
                </w:rPr>
                <w:t>22. М.Е. Салуквадзе О задаче линейного программирования с векторным критерием качества. — Автоматика и телемеханика, 1972. — Т. 5 : 99-105 c.</w:t>
              </w:r>
            </w:p>
            <w:p w:rsidR="009648CB" w:rsidRPr="009648CB" w:rsidRDefault="009648CB" w:rsidP="009648CB">
              <w:pPr>
                <w:pStyle w:val="af4"/>
                <w:rPr>
                  <w:noProof/>
                  <w:lang w:val="en-US"/>
                </w:rPr>
              </w:pPr>
              <w:r w:rsidRPr="009648CB">
                <w:rPr>
                  <w:noProof/>
                  <w:lang w:val="en-US"/>
                </w:rPr>
                <w:t>23. Joe Hicklin Bruce Miller, Karin Remington JAMA Matrix Package. — 2012. — http://math.nist.gov/javanumerics/jama/.</w:t>
              </w:r>
            </w:p>
            <w:p w:rsidR="009648CB" w:rsidRPr="009648CB" w:rsidRDefault="009648CB" w:rsidP="009648CB">
              <w:pPr>
                <w:pStyle w:val="af4"/>
                <w:rPr>
                  <w:noProof/>
                  <w:lang w:val="en-US"/>
                </w:rPr>
              </w:pPr>
              <w:r w:rsidRPr="009648CB">
                <w:rPr>
                  <w:noProof/>
                  <w:lang w:val="en-US"/>
                </w:rPr>
                <w:t>24.  JUnit // JUnit.org. — 2014. — http://junit.org/.</w:t>
              </w:r>
            </w:p>
            <w:p w:rsidR="009648CB" w:rsidRPr="009648CB" w:rsidRDefault="009648CB" w:rsidP="009648CB">
              <w:pPr>
                <w:pStyle w:val="af4"/>
                <w:rPr>
                  <w:noProof/>
                  <w:lang w:val="en-US"/>
                </w:rPr>
              </w:pPr>
              <w:r w:rsidRPr="009648CB">
                <w:rPr>
                  <w:noProof/>
                  <w:lang w:val="en-US"/>
                </w:rPr>
                <w:t>25. Gilbert David JFreeChart // JFree. — 2013. — http://www.jfree.org/jfreechart/.</w:t>
              </w:r>
            </w:p>
            <w:p w:rsidR="009648CB" w:rsidRPr="009648CB" w:rsidRDefault="009648CB" w:rsidP="009648CB">
              <w:pPr>
                <w:pStyle w:val="af4"/>
                <w:rPr>
                  <w:noProof/>
                  <w:lang w:val="en-US"/>
                </w:rPr>
              </w:pPr>
              <w:r w:rsidRPr="009648CB">
                <w:rPr>
                  <w:noProof/>
                  <w:lang w:val="en-US"/>
                </w:rPr>
                <w:t>26. Apache Apache Log4j // Logging Services. — 2014. — http://logging.apache.org/log4j/2.x/.</w:t>
              </w:r>
            </w:p>
            <w:p w:rsidR="009648CB" w:rsidRPr="009648CB" w:rsidRDefault="009648CB" w:rsidP="009648CB">
              <w:pPr>
                <w:pStyle w:val="af4"/>
                <w:rPr>
                  <w:noProof/>
                  <w:lang w:val="en-US"/>
                </w:rPr>
              </w:pPr>
              <w:r w:rsidRPr="009648CB">
                <w:rPr>
                  <w:noProof/>
                  <w:lang w:val="en-US"/>
                </w:rPr>
                <w:t xml:space="preserve">27.  Oracle. </w:t>
              </w:r>
              <w:r>
                <w:rPr>
                  <w:noProof/>
                </w:rPr>
                <w:t>Платформа</w:t>
              </w:r>
              <w:r w:rsidRPr="009648CB">
                <w:rPr>
                  <w:noProof/>
                  <w:lang w:val="en-US"/>
                </w:rPr>
                <w:t xml:space="preserve"> Java // Oracle. — 2014. — http://www.oracle.com/ru/technologies/java/overview/index.html.</w:t>
              </w:r>
            </w:p>
            <w:p w:rsidR="009648CB" w:rsidRDefault="009648CB" w:rsidP="009648CB">
              <w:pPr>
                <w:pStyle w:val="af4"/>
                <w:rPr>
                  <w:noProof/>
                </w:rPr>
              </w:pPr>
              <w:r>
                <w:rPr>
                  <w:noProof/>
                </w:rPr>
                <w:lastRenderedPageBreak/>
                <w:t>28. Ю.С. Чайкисов Дисперсионный анализ. — Иркутск : Иркутский Государственный Медицинский Университет, 2007.</w:t>
              </w:r>
            </w:p>
            <w:p w:rsidR="009648CB" w:rsidRPr="009648CB" w:rsidRDefault="009648CB" w:rsidP="009648CB">
              <w:pPr>
                <w:pStyle w:val="af4"/>
                <w:rPr>
                  <w:noProof/>
                  <w:lang w:val="en-US"/>
                </w:rPr>
              </w:pPr>
              <w:r w:rsidRPr="009648CB">
                <w:rPr>
                  <w:noProof/>
                  <w:lang w:val="en-US"/>
                </w:rPr>
                <w:t xml:space="preserve">29. Mann H.B. Whitney D.R. On a test of whether one of two random variables is stochastically larger than the other. — Annals of Mathematical Statistics, 1947. — </w:t>
              </w:r>
              <w:r>
                <w:rPr>
                  <w:noProof/>
                </w:rPr>
                <w:t>Т</w:t>
              </w:r>
              <w:r w:rsidRPr="009648CB">
                <w:rPr>
                  <w:noProof/>
                  <w:lang w:val="en-US"/>
                </w:rPr>
                <w:t>. 18 : 50-60 c.</w:t>
              </w:r>
            </w:p>
            <w:p w:rsidR="009648CB" w:rsidRDefault="009648CB" w:rsidP="009648CB">
              <w:pPr>
                <w:pStyle w:val="af4"/>
                <w:rPr>
                  <w:noProof/>
                </w:rPr>
              </w:pPr>
              <w:r>
                <w:rPr>
                  <w:noProof/>
                </w:rPr>
                <w:t>30.  Статистический анализ эмпирических исследований. Критические значения критерия U Манна-Уитни // Аналитическая группа "СтатЭксперт". — 2012. — http://statexpert.org/articles/Статистический анализ эмпирических исследований.</w:t>
              </w:r>
            </w:p>
            <w:p w:rsidR="00E14985" w:rsidRDefault="00E14985" w:rsidP="009648CB">
              <w:r>
                <w:rPr>
                  <w:b/>
                  <w:bCs/>
                </w:rPr>
                <w:fldChar w:fldCharType="end"/>
              </w:r>
              <w:commentRangeEnd w:id="176"/>
              <w:r w:rsidR="00484770">
                <w:rPr>
                  <w:rStyle w:val="a8"/>
                </w:rPr>
                <w:commentReference w:id="176"/>
              </w:r>
            </w:p>
          </w:sdtContent>
        </w:sdt>
      </w:sdtContent>
    </w:sdt>
    <w:p w:rsidR="00434262" w:rsidRPr="00434262" w:rsidRDefault="00434262" w:rsidP="007C0D4A">
      <w:pPr>
        <w:pStyle w:val="a3"/>
        <w:ind w:left="567"/>
        <w:jc w:val="both"/>
        <w:rPr>
          <w:lang w:val="ru-RU"/>
        </w:rPr>
      </w:pPr>
    </w:p>
    <w:sectPr w:rsidR="00434262" w:rsidRPr="00434262">
      <w:footerReference w:type="default" r:id="rId40"/>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ArKuzmin" w:date="2014-05-23T16:20:00Z" w:initials="A">
    <w:p w:rsidR="009F7185" w:rsidRDefault="009F7185" w:rsidP="00546510">
      <w:pPr>
        <w:pStyle w:val="a9"/>
      </w:pPr>
      <w:r>
        <w:rPr>
          <w:rStyle w:val="a8"/>
        </w:rPr>
        <w:annotationRef/>
      </w:r>
      <w:r>
        <w:t>Где то нужно написать, что эта работа связана именно с ТЭЦ 20</w:t>
      </w:r>
    </w:p>
  </w:comment>
  <w:comment w:id="24" w:author="ArKuzmin" w:date="2014-05-23T16:20:00Z" w:initials="A">
    <w:p w:rsidR="009F7185" w:rsidRDefault="009F7185" w:rsidP="00546510">
      <w:pPr>
        <w:pStyle w:val="a9"/>
      </w:pPr>
      <w:r>
        <w:rPr>
          <w:rStyle w:val="a8"/>
        </w:rPr>
        <w:annotationRef/>
      </w:r>
      <w:r>
        <w:t>Где то нужно написать, что эта работа связана именно с ТЭЦ 20</w:t>
      </w:r>
    </w:p>
  </w:comment>
  <w:comment w:id="26" w:author="ArKuzmin" w:date="2014-05-23T16:20:00Z" w:initials="A">
    <w:p w:rsidR="009F7185" w:rsidRDefault="009F7185" w:rsidP="00546510">
      <w:pPr>
        <w:pStyle w:val="a9"/>
      </w:pPr>
      <w:r>
        <w:rPr>
          <w:rStyle w:val="a8"/>
        </w:rPr>
        <w:annotationRef/>
      </w:r>
      <w:proofErr w:type="gramStart"/>
      <w:r>
        <w:t>Подумать</w:t>
      </w:r>
      <w:proofErr w:type="gramEnd"/>
      <w:r>
        <w:t xml:space="preserve"> как сделать лучше</w:t>
      </w:r>
    </w:p>
  </w:comment>
  <w:comment w:id="27" w:author="ArKuzmin" w:date="2014-05-23T16:20:00Z" w:initials="A">
    <w:p w:rsidR="009F7185" w:rsidRDefault="009F7185" w:rsidP="00546510">
      <w:pPr>
        <w:pStyle w:val="a9"/>
      </w:pPr>
      <w:r>
        <w:rPr>
          <w:rStyle w:val="a8"/>
        </w:rPr>
        <w:annotationRef/>
      </w:r>
      <w:r>
        <w:t>В глоссарий</w:t>
      </w:r>
    </w:p>
  </w:comment>
  <w:comment w:id="30" w:author="Kuzmin Artem" w:date="2014-05-23T16:20:00Z" w:initials="KA">
    <w:p w:rsidR="009F7185" w:rsidRDefault="009F7185" w:rsidP="00546510">
      <w:pPr>
        <w:pStyle w:val="a9"/>
      </w:pPr>
      <w:r>
        <w:rPr>
          <w:rStyle w:val="a8"/>
        </w:rPr>
        <w:annotationRef/>
      </w:r>
      <w:r>
        <w:t>Должна быть расшифровка всяких аббревиатур</w:t>
      </w:r>
    </w:p>
  </w:comment>
  <w:comment w:id="78" w:author="ArKuzmin" w:date="2014-06-01T12:19:00Z" w:initials="A">
    <w:p w:rsidR="009F7185" w:rsidRPr="00E9393E" w:rsidRDefault="009F7185">
      <w:pPr>
        <w:pStyle w:val="a9"/>
      </w:pPr>
      <w:r>
        <w:rPr>
          <w:rStyle w:val="a8"/>
        </w:rPr>
        <w:annotationRef/>
      </w:r>
      <w:r>
        <w:t>глоссарий</w:t>
      </w:r>
    </w:p>
  </w:comment>
  <w:comment w:id="80" w:author="ArKuzmin" w:date="2014-06-01T12:19:00Z" w:initials="A">
    <w:p w:rsidR="009F7185" w:rsidRDefault="009F7185">
      <w:pPr>
        <w:pStyle w:val="a9"/>
      </w:pPr>
      <w:r>
        <w:rPr>
          <w:rStyle w:val="a8"/>
        </w:rPr>
        <w:annotationRef/>
      </w:r>
      <w:r>
        <w:t>глоссарий</w:t>
      </w:r>
    </w:p>
  </w:comment>
  <w:comment w:id="91" w:author="ArKuzmin" w:date="2014-06-01T12:20:00Z" w:initials="A">
    <w:p w:rsidR="009F7185" w:rsidRDefault="009F7185">
      <w:pPr>
        <w:pStyle w:val="a9"/>
      </w:pPr>
      <w:r>
        <w:rPr>
          <w:rStyle w:val="a8"/>
        </w:rPr>
        <w:annotationRef/>
      </w:r>
      <w:r>
        <w:t>глоссарий</w:t>
      </w:r>
    </w:p>
  </w:comment>
  <w:comment w:id="120" w:author="ArKuzmin" w:date="2014-06-01T12:47:00Z" w:initials="A">
    <w:p w:rsidR="009F7185" w:rsidRPr="00F36661" w:rsidRDefault="009F7185">
      <w:pPr>
        <w:pStyle w:val="a9"/>
      </w:pPr>
      <w:r>
        <w:rPr>
          <w:rStyle w:val="a8"/>
        </w:rPr>
        <w:annotationRef/>
      </w:r>
      <w:r>
        <w:t>глоссарий</w:t>
      </w:r>
    </w:p>
  </w:comment>
  <w:comment w:id="121" w:author="ArKuzmin" w:date="2014-06-01T12:47:00Z" w:initials="A">
    <w:p w:rsidR="009F7185" w:rsidRDefault="009F7185">
      <w:pPr>
        <w:pStyle w:val="a9"/>
      </w:pPr>
      <w:r>
        <w:rPr>
          <w:rStyle w:val="a8"/>
        </w:rPr>
        <w:annotationRef/>
      </w:r>
    </w:p>
  </w:comment>
  <w:comment w:id="123" w:author="ArKuzmin" w:date="2014-06-01T12:53:00Z" w:initials="A">
    <w:p w:rsidR="009F7185" w:rsidRPr="0098454E" w:rsidRDefault="009F7185">
      <w:pPr>
        <w:pStyle w:val="a9"/>
      </w:pPr>
      <w:r>
        <w:rPr>
          <w:rStyle w:val="a8"/>
        </w:rPr>
        <w:annotationRef/>
      </w:r>
      <w:r>
        <w:t>глоссарий</w:t>
      </w:r>
    </w:p>
  </w:comment>
  <w:comment w:id="125" w:author="ArKuzmin" w:date="2014-06-01T13:03:00Z" w:initials="A">
    <w:p w:rsidR="009F7185" w:rsidRDefault="009F7185">
      <w:pPr>
        <w:pStyle w:val="a9"/>
      </w:pPr>
      <w:r>
        <w:rPr>
          <w:rStyle w:val="a8"/>
        </w:rPr>
        <w:annotationRef/>
      </w:r>
      <w:r>
        <w:t>глоссарий</w:t>
      </w:r>
    </w:p>
  </w:comment>
  <w:comment w:id="134" w:author="ArKuzmin" w:date="2014-05-31T12:54:00Z" w:initials="A">
    <w:p w:rsidR="009F7185" w:rsidRDefault="009F7185" w:rsidP="00237CC3">
      <w:pPr>
        <w:pStyle w:val="a9"/>
      </w:pPr>
      <w:r>
        <w:rPr>
          <w:rStyle w:val="a8"/>
        </w:rPr>
        <w:annotationRef/>
      </w:r>
      <w:r>
        <w:t>В глоссарий</w:t>
      </w:r>
    </w:p>
  </w:comment>
  <w:comment w:id="147" w:author="ArKuzmin" w:date="2014-05-23T20:19:00Z" w:initials="A">
    <w:p w:rsidR="009F7185" w:rsidRDefault="009F7185" w:rsidP="00145BE8">
      <w:pPr>
        <w:pStyle w:val="a9"/>
      </w:pPr>
      <w:r>
        <w:rPr>
          <w:rStyle w:val="a8"/>
        </w:rPr>
        <w:annotationRef/>
      </w:r>
      <w:r>
        <w:t>глоссарий</w:t>
      </w:r>
    </w:p>
  </w:comment>
  <w:comment w:id="148" w:author="ArKuzmin" w:date="2014-05-23T20:19:00Z" w:initials="A">
    <w:p w:rsidR="009F7185" w:rsidRDefault="009F7185" w:rsidP="00145BE8">
      <w:pPr>
        <w:pStyle w:val="a9"/>
      </w:pPr>
      <w:r>
        <w:rPr>
          <w:rStyle w:val="a8"/>
        </w:rPr>
        <w:annotationRef/>
      </w:r>
      <w:r>
        <w:t>глоссарий</w:t>
      </w:r>
    </w:p>
  </w:comment>
  <w:comment w:id="176" w:author="ArKuzmin" w:date="2014-05-21T22:13:00Z" w:initials="A">
    <w:p w:rsidR="009F7185" w:rsidRDefault="009F7185">
      <w:pPr>
        <w:pStyle w:val="a9"/>
      </w:pPr>
      <w:r>
        <w:rPr>
          <w:rStyle w:val="a8"/>
        </w:rPr>
        <w:annotationRef/>
      </w:r>
      <w:r>
        <w:t>Поправить ссылку на КРОК</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5B86" w:rsidRDefault="00525B86" w:rsidP="0056527F">
      <w:r>
        <w:separator/>
      </w:r>
    </w:p>
  </w:endnote>
  <w:endnote w:type="continuationSeparator" w:id="0">
    <w:p w:rsidR="00525B86" w:rsidRDefault="00525B86" w:rsidP="00565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02449"/>
      <w:docPartObj>
        <w:docPartGallery w:val="Page Numbers (Bottom of Page)"/>
        <w:docPartUnique/>
      </w:docPartObj>
    </w:sdtPr>
    <w:sdtEndPr/>
    <w:sdtContent>
      <w:p w:rsidR="009F7185" w:rsidRDefault="009F7185">
        <w:pPr>
          <w:pStyle w:val="af2"/>
          <w:jc w:val="center"/>
        </w:pPr>
        <w:r>
          <w:fldChar w:fldCharType="begin"/>
        </w:r>
        <w:r>
          <w:instrText>PAGE   \* MERGEFORMAT</w:instrText>
        </w:r>
        <w:r>
          <w:fldChar w:fldCharType="separate"/>
        </w:r>
        <w:r w:rsidR="005F34FC">
          <w:rPr>
            <w:noProof/>
          </w:rPr>
          <w:t>1</w:t>
        </w:r>
        <w:r>
          <w:fldChar w:fldCharType="end"/>
        </w:r>
      </w:p>
    </w:sdtContent>
  </w:sdt>
  <w:p w:rsidR="009F7185" w:rsidRDefault="009F7185">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293690"/>
      <w:docPartObj>
        <w:docPartGallery w:val="Page Numbers (Bottom of Page)"/>
        <w:docPartUnique/>
      </w:docPartObj>
    </w:sdtPr>
    <w:sdtEndPr/>
    <w:sdtContent>
      <w:p w:rsidR="009F7185" w:rsidRDefault="009F7185">
        <w:pPr>
          <w:pStyle w:val="af2"/>
          <w:jc w:val="right"/>
        </w:pPr>
        <w:r>
          <w:fldChar w:fldCharType="begin"/>
        </w:r>
        <w:r>
          <w:instrText>PAGE   \* MERGEFORMAT</w:instrText>
        </w:r>
        <w:r>
          <w:fldChar w:fldCharType="separate"/>
        </w:r>
        <w:r w:rsidR="005F34FC">
          <w:rPr>
            <w:noProof/>
          </w:rPr>
          <w:t>96</w:t>
        </w:r>
        <w:r>
          <w:fldChar w:fldCharType="end"/>
        </w:r>
      </w:p>
    </w:sdtContent>
  </w:sdt>
  <w:p w:rsidR="009F7185" w:rsidRDefault="009F7185">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5B86" w:rsidRDefault="00525B86" w:rsidP="0056527F">
      <w:r>
        <w:separator/>
      </w:r>
    </w:p>
  </w:footnote>
  <w:footnote w:type="continuationSeparator" w:id="0">
    <w:p w:rsidR="00525B86" w:rsidRDefault="00525B86" w:rsidP="005652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6BD"/>
    <w:multiLevelType w:val="hybridMultilevel"/>
    <w:tmpl w:val="6220BF26"/>
    <w:lvl w:ilvl="0" w:tplc="EDAEC3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128126E"/>
    <w:multiLevelType w:val="hybridMultilevel"/>
    <w:tmpl w:val="5BC4C3E4"/>
    <w:lvl w:ilvl="0" w:tplc="D7345E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6AB0B56"/>
    <w:multiLevelType w:val="hybridMultilevel"/>
    <w:tmpl w:val="A8DE0154"/>
    <w:lvl w:ilvl="0" w:tplc="E4DA135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0DB6180"/>
    <w:multiLevelType w:val="hybridMultilevel"/>
    <w:tmpl w:val="F4145210"/>
    <w:lvl w:ilvl="0" w:tplc="528082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11C1156"/>
    <w:multiLevelType w:val="hybridMultilevel"/>
    <w:tmpl w:val="ED02F74E"/>
    <w:lvl w:ilvl="0" w:tplc="3A0C6D7E">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12C00BF0"/>
    <w:multiLevelType w:val="hybridMultilevel"/>
    <w:tmpl w:val="A98E21E6"/>
    <w:lvl w:ilvl="0" w:tplc="F1B8AC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4DF5920"/>
    <w:multiLevelType w:val="hybridMultilevel"/>
    <w:tmpl w:val="2CD8B4FA"/>
    <w:lvl w:ilvl="0" w:tplc="41ACDC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BD02EDB"/>
    <w:multiLevelType w:val="hybridMultilevel"/>
    <w:tmpl w:val="85B62C4A"/>
    <w:lvl w:ilvl="0" w:tplc="F42CD9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1DEB75C0"/>
    <w:multiLevelType w:val="hybridMultilevel"/>
    <w:tmpl w:val="04628730"/>
    <w:lvl w:ilvl="0" w:tplc="1A98823E">
      <w:numFmt w:val="bullet"/>
      <w:lvlText w:val="-"/>
      <w:lvlJc w:val="left"/>
      <w:pPr>
        <w:ind w:left="1770" w:hanging="360"/>
      </w:pPr>
      <w:rPr>
        <w:rFonts w:ascii="Times New Roman" w:eastAsia="Times New Roman" w:hAnsi="Times New Roman" w:cs="Times New Roman"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9">
    <w:nsid w:val="1E47357D"/>
    <w:multiLevelType w:val="hybridMultilevel"/>
    <w:tmpl w:val="76EE06B6"/>
    <w:lvl w:ilvl="0" w:tplc="2C38ABE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1F037942"/>
    <w:multiLevelType w:val="hybridMultilevel"/>
    <w:tmpl w:val="90EC54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3703C26"/>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23F952E0"/>
    <w:multiLevelType w:val="hybridMultilevel"/>
    <w:tmpl w:val="B3D814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6C50AB1"/>
    <w:multiLevelType w:val="hybridMultilevel"/>
    <w:tmpl w:val="FCE8D45A"/>
    <w:lvl w:ilvl="0" w:tplc="19BCB908">
      <w:start w:val="1"/>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277907A4"/>
    <w:multiLevelType w:val="hybridMultilevel"/>
    <w:tmpl w:val="97FC240C"/>
    <w:lvl w:ilvl="0" w:tplc="40126A5A">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BEC3DBB"/>
    <w:multiLevelType w:val="hybridMultilevel"/>
    <w:tmpl w:val="C5E09CD4"/>
    <w:lvl w:ilvl="0" w:tplc="D4C4232C">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16">
    <w:nsid w:val="2E8A25FC"/>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35111698"/>
    <w:multiLevelType w:val="hybridMultilevel"/>
    <w:tmpl w:val="EB98A592"/>
    <w:lvl w:ilvl="0" w:tplc="E03AD066">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6D30C9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6D54CF0"/>
    <w:multiLevelType w:val="hybridMultilevel"/>
    <w:tmpl w:val="968295EE"/>
    <w:lvl w:ilvl="0" w:tplc="88CC5D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71A2677"/>
    <w:multiLevelType w:val="hybridMultilevel"/>
    <w:tmpl w:val="D876A730"/>
    <w:lvl w:ilvl="0" w:tplc="33DE4E44">
      <w:start w:val="1"/>
      <w:numFmt w:val="decimal"/>
      <w:lvlText w:val="%1."/>
      <w:lvlJc w:val="left"/>
      <w:pPr>
        <w:ind w:left="1080" w:hanging="360"/>
      </w:pPr>
      <w:rPr>
        <w:rFonts w:hint="default"/>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3B631381"/>
    <w:multiLevelType w:val="hybridMultilevel"/>
    <w:tmpl w:val="57FCE600"/>
    <w:lvl w:ilvl="0" w:tplc="D9682E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3F184596"/>
    <w:multiLevelType w:val="hybridMultilevel"/>
    <w:tmpl w:val="DE32A158"/>
    <w:lvl w:ilvl="0" w:tplc="46EC4F6E">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443A2E56"/>
    <w:multiLevelType w:val="hybridMultilevel"/>
    <w:tmpl w:val="499683E8"/>
    <w:lvl w:ilvl="0" w:tplc="CC24261C">
      <w:numFmt w:val="bullet"/>
      <w:lvlText w:val="-"/>
      <w:lvlJc w:val="left"/>
      <w:pPr>
        <w:ind w:left="1770" w:hanging="360"/>
      </w:pPr>
      <w:rPr>
        <w:rFonts w:ascii="Times New Roman" w:eastAsia="Times New Roman" w:hAnsi="Times New Roman" w:cs="Times New Roman" w:hint="default"/>
        <w:i w:val="0"/>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24">
    <w:nsid w:val="48C5739C"/>
    <w:multiLevelType w:val="hybridMultilevel"/>
    <w:tmpl w:val="88D6DBDE"/>
    <w:lvl w:ilvl="0" w:tplc="19927D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4D381861"/>
    <w:multiLevelType w:val="multilevel"/>
    <w:tmpl w:val="C986B22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E555FE7"/>
    <w:multiLevelType w:val="hybridMultilevel"/>
    <w:tmpl w:val="FD8433B4"/>
    <w:lvl w:ilvl="0" w:tplc="8D3800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4F2E6D78"/>
    <w:multiLevelType w:val="hybridMultilevel"/>
    <w:tmpl w:val="4CBC56E6"/>
    <w:lvl w:ilvl="0" w:tplc="D026C2A8">
      <w:start w:val="1"/>
      <w:numFmt w:val="decimal"/>
      <w:pStyle w:val="NrList"/>
      <w:lvlText w:val="%1)"/>
      <w:lvlJc w:val="left"/>
      <w:pPr>
        <w:ind w:left="360" w:hanging="360"/>
      </w:pPr>
    </w:lvl>
    <w:lvl w:ilvl="1" w:tplc="3F700A50">
      <w:start w:val="1"/>
      <w:numFmt w:val="lowerLetter"/>
      <w:pStyle w:val="NrList2"/>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4F8A1EF8"/>
    <w:multiLevelType w:val="hybridMultilevel"/>
    <w:tmpl w:val="9530DA24"/>
    <w:lvl w:ilvl="0" w:tplc="8FAEA8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504E75FB"/>
    <w:multiLevelType w:val="multilevel"/>
    <w:tmpl w:val="6B54000C"/>
    <w:lvl w:ilvl="0">
      <w:start w:val="3"/>
      <w:numFmt w:val="decimal"/>
      <w:lvlText w:val="%1"/>
      <w:lvlJc w:val="left"/>
      <w:pPr>
        <w:ind w:left="432" w:hanging="432"/>
      </w:pPr>
      <w:rPr>
        <w:rFonts w:hint="default"/>
      </w:rPr>
    </w:lvl>
    <w:lvl w:ilvl="1">
      <w:start w:val="1"/>
      <w:numFmt w:val="decimal"/>
      <w:lvlText w:val="%1.%2"/>
      <w:lvlJc w:val="left"/>
      <w:pPr>
        <w:ind w:left="6247"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21363E6"/>
    <w:multiLevelType w:val="hybridMultilevel"/>
    <w:tmpl w:val="8406406E"/>
    <w:lvl w:ilvl="0" w:tplc="693813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55D4636B"/>
    <w:multiLevelType w:val="hybridMultilevel"/>
    <w:tmpl w:val="C2A4A098"/>
    <w:lvl w:ilvl="0" w:tplc="B0763BB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A2635AB"/>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C893D2D"/>
    <w:multiLevelType w:val="hybridMultilevel"/>
    <w:tmpl w:val="12B2BAA2"/>
    <w:lvl w:ilvl="0" w:tplc="A404A27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nsid w:val="5CB00CF2"/>
    <w:multiLevelType w:val="hybridMultilevel"/>
    <w:tmpl w:val="913C33DC"/>
    <w:lvl w:ilvl="0" w:tplc="DDE6548E">
      <w:start w:val="1"/>
      <w:numFmt w:val="decimal"/>
      <w:lvlText w:val="%1."/>
      <w:lvlJc w:val="left"/>
      <w:pPr>
        <w:ind w:left="1068" w:hanging="360"/>
      </w:pPr>
      <w:rPr>
        <w:rFonts w:hint="default"/>
        <w:b/>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5D3C0A95"/>
    <w:multiLevelType w:val="hybridMultilevel"/>
    <w:tmpl w:val="23EEB962"/>
    <w:lvl w:ilvl="0" w:tplc="4B1E0C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D6B2C95"/>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5413943"/>
    <w:multiLevelType w:val="hybridMultilevel"/>
    <w:tmpl w:val="F5D6CE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61F73F0"/>
    <w:multiLevelType w:val="hybridMultilevel"/>
    <w:tmpl w:val="3B8822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8B120B1"/>
    <w:multiLevelType w:val="hybridMultilevel"/>
    <w:tmpl w:val="D4705A24"/>
    <w:lvl w:ilvl="0" w:tplc="129C725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6AC85A02"/>
    <w:multiLevelType w:val="multilevel"/>
    <w:tmpl w:val="DBFA8C7E"/>
    <w:lvl w:ilvl="0">
      <w:start w:val="1"/>
      <w:numFmt w:val="decimal"/>
      <w:pStyle w:val="1"/>
      <w:suff w:val="space"/>
      <w:lvlText w:val="%1"/>
      <w:lvlJc w:val="left"/>
      <w:pPr>
        <w:ind w:left="720" w:firstLine="0"/>
      </w:pPr>
      <w:rPr>
        <w:rFonts w:hint="default"/>
        <w:b/>
        <w:i w:val="0"/>
        <w:color w:val="auto"/>
        <w:sz w:val="32"/>
        <w:szCs w:val="32"/>
        <w:u w:val="none"/>
      </w:rPr>
    </w:lvl>
    <w:lvl w:ilvl="1">
      <w:start w:val="1"/>
      <w:numFmt w:val="decimal"/>
      <w:pStyle w:val="2"/>
      <w:suff w:val="space"/>
      <w:lvlText w:val="%1.%2"/>
      <w:lvlJc w:val="left"/>
      <w:pPr>
        <w:ind w:left="0" w:firstLine="720"/>
      </w:pPr>
      <w:rPr>
        <w:rFonts w:hint="default"/>
        <w:b/>
        <w:i w:val="0"/>
        <w:color w:val="auto"/>
        <w:sz w:val="28"/>
        <w:szCs w:val="28"/>
        <w:u w:val="none"/>
      </w:rPr>
    </w:lvl>
    <w:lvl w:ilvl="2">
      <w:start w:val="1"/>
      <w:numFmt w:val="decimal"/>
      <w:pStyle w:val="3"/>
      <w:suff w:val="space"/>
      <w:lvlText w:val="%1.%2.%3"/>
      <w:lvlJc w:val="left"/>
      <w:pPr>
        <w:ind w:left="131" w:firstLine="720"/>
      </w:pPr>
      <w:rPr>
        <w:rFonts w:hint="default"/>
        <w:b/>
        <w:i w:val="0"/>
        <w:color w:val="auto"/>
        <w:sz w:val="24"/>
        <w:szCs w:val="26"/>
        <w:u w:val="none"/>
      </w:rPr>
    </w:lvl>
    <w:lvl w:ilvl="3">
      <w:start w:val="1"/>
      <w:numFmt w:val="decimal"/>
      <w:pStyle w:val="4"/>
      <w:suff w:val="space"/>
      <w:lvlText w:val="%1.%2.%3.%4"/>
      <w:lvlJc w:val="left"/>
      <w:pPr>
        <w:ind w:left="-578" w:firstLine="720"/>
      </w:pPr>
      <w:rPr>
        <w:rFonts w:hint="default"/>
        <w:b w:val="0"/>
        <w:i w:val="0"/>
        <w:color w:val="auto"/>
        <w:sz w:val="24"/>
        <w:szCs w:val="24"/>
        <w:u w:val="none"/>
      </w:rPr>
    </w:lvl>
    <w:lvl w:ilvl="4">
      <w:start w:val="1"/>
      <w:numFmt w:val="decimal"/>
      <w:pStyle w:val="5"/>
      <w:suff w:val="space"/>
      <w:lvlText w:val="%1.%2.%3.%4.%5"/>
      <w:lvlJc w:val="left"/>
      <w:pPr>
        <w:ind w:left="0" w:firstLine="720"/>
      </w:pPr>
      <w:rPr>
        <w:rFonts w:hint="default"/>
        <w:b w:val="0"/>
        <w:i w:val="0"/>
        <w:color w:val="auto"/>
        <w:sz w:val="24"/>
        <w:szCs w:val="24"/>
        <w:u w:val="none"/>
      </w:rPr>
    </w:lvl>
    <w:lvl w:ilvl="5">
      <w:start w:val="1"/>
      <w:numFmt w:val="decimal"/>
      <w:pStyle w:val="6"/>
      <w:suff w:val="space"/>
      <w:lvlText w:val="%1.%2.%3.%4.%5.%6"/>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pStyle w:val="7"/>
      <w:suff w:val="space"/>
      <w:lvlText w:val="%1.%2.%3.%4.%5.%6.%7"/>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pStyle w:val="8"/>
      <w:suff w:val="space"/>
      <w:lvlText w:val="%1.%2.%3.%4.%5.%6.%7.%8"/>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pStyle w:val="9"/>
      <w:suff w:val="space"/>
      <w:lvlText w:val="%1.%2.%3.%4.%5.%6.%7.%8.%9"/>
      <w:lvlJc w:val="left"/>
      <w:pPr>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41">
    <w:nsid w:val="6EA91267"/>
    <w:multiLevelType w:val="hybridMultilevel"/>
    <w:tmpl w:val="061481E8"/>
    <w:lvl w:ilvl="0" w:tplc="358233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2">
    <w:nsid w:val="72950246"/>
    <w:multiLevelType w:val="hybridMultilevel"/>
    <w:tmpl w:val="3DFEC4A0"/>
    <w:lvl w:ilvl="0" w:tplc="77906676">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3">
    <w:nsid w:val="732C2227"/>
    <w:multiLevelType w:val="hybridMultilevel"/>
    <w:tmpl w:val="E0FA921E"/>
    <w:lvl w:ilvl="0" w:tplc="900E04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nsid w:val="74663046"/>
    <w:multiLevelType w:val="hybridMultilevel"/>
    <w:tmpl w:val="6B0AB57C"/>
    <w:lvl w:ilvl="0" w:tplc="27BE0EA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6277D9A"/>
    <w:multiLevelType w:val="hybridMultilevel"/>
    <w:tmpl w:val="4AD8CA08"/>
    <w:lvl w:ilvl="0" w:tplc="301AD4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6">
    <w:nsid w:val="76515C09"/>
    <w:multiLevelType w:val="hybridMultilevel"/>
    <w:tmpl w:val="813078E6"/>
    <w:lvl w:ilvl="0" w:tplc="60C010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7">
    <w:nsid w:val="77B52EAC"/>
    <w:multiLevelType w:val="hybridMultilevel"/>
    <w:tmpl w:val="744047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0"/>
  </w:num>
  <w:num w:numId="2">
    <w:abstractNumId w:val="30"/>
  </w:num>
  <w:num w:numId="3">
    <w:abstractNumId w:val="45"/>
  </w:num>
  <w:num w:numId="4">
    <w:abstractNumId w:val="13"/>
  </w:num>
  <w:num w:numId="5">
    <w:abstractNumId w:val="24"/>
  </w:num>
  <w:num w:numId="6">
    <w:abstractNumId w:val="0"/>
  </w:num>
  <w:num w:numId="7">
    <w:abstractNumId w:val="4"/>
  </w:num>
  <w:num w:numId="8">
    <w:abstractNumId w:val="12"/>
  </w:num>
  <w:num w:numId="9">
    <w:abstractNumId w:val="33"/>
  </w:num>
  <w:num w:numId="10">
    <w:abstractNumId w:val="21"/>
  </w:num>
  <w:num w:numId="11">
    <w:abstractNumId w:val="46"/>
  </w:num>
  <w:num w:numId="12">
    <w:abstractNumId w:val="5"/>
  </w:num>
  <w:num w:numId="13">
    <w:abstractNumId w:val="15"/>
  </w:num>
  <w:num w:numId="14">
    <w:abstractNumId w:val="31"/>
  </w:num>
  <w:num w:numId="15">
    <w:abstractNumId w:val="1"/>
  </w:num>
  <w:num w:numId="16">
    <w:abstractNumId w:val="16"/>
  </w:num>
  <w:num w:numId="17">
    <w:abstractNumId w:val="11"/>
  </w:num>
  <w:num w:numId="18">
    <w:abstractNumId w:val="18"/>
  </w:num>
  <w:num w:numId="19">
    <w:abstractNumId w:val="10"/>
  </w:num>
  <w:num w:numId="20">
    <w:abstractNumId w:val="32"/>
  </w:num>
  <w:num w:numId="21">
    <w:abstractNumId w:val="36"/>
  </w:num>
  <w:num w:numId="22">
    <w:abstractNumId w:val="25"/>
  </w:num>
  <w:num w:numId="23">
    <w:abstractNumId w:val="17"/>
  </w:num>
  <w:num w:numId="24">
    <w:abstractNumId w:val="44"/>
  </w:num>
  <w:num w:numId="25">
    <w:abstractNumId w:val="29"/>
  </w:num>
  <w:num w:numId="26">
    <w:abstractNumId w:val="20"/>
  </w:num>
  <w:num w:numId="27">
    <w:abstractNumId w:val="47"/>
  </w:num>
  <w:num w:numId="28">
    <w:abstractNumId w:val="41"/>
  </w:num>
  <w:num w:numId="29">
    <w:abstractNumId w:val="23"/>
  </w:num>
  <w:num w:numId="30">
    <w:abstractNumId w:val="8"/>
  </w:num>
  <w:num w:numId="31">
    <w:abstractNumId w:val="42"/>
  </w:num>
  <w:num w:numId="32">
    <w:abstractNumId w:val="14"/>
  </w:num>
  <w:num w:numId="33">
    <w:abstractNumId w:val="35"/>
  </w:num>
  <w:num w:numId="34">
    <w:abstractNumId w:val="34"/>
  </w:num>
  <w:num w:numId="35">
    <w:abstractNumId w:val="6"/>
  </w:num>
  <w:num w:numId="36">
    <w:abstractNumId w:val="27"/>
  </w:num>
  <w:num w:numId="37">
    <w:abstractNumId w:val="39"/>
  </w:num>
  <w:num w:numId="38">
    <w:abstractNumId w:val="28"/>
  </w:num>
  <w:num w:numId="39">
    <w:abstractNumId w:val="9"/>
  </w:num>
  <w:num w:numId="40">
    <w:abstractNumId w:val="26"/>
  </w:num>
  <w:num w:numId="41">
    <w:abstractNumId w:val="22"/>
  </w:num>
  <w:num w:numId="42">
    <w:abstractNumId w:val="7"/>
  </w:num>
  <w:num w:numId="43">
    <w:abstractNumId w:val="2"/>
  </w:num>
  <w:num w:numId="44">
    <w:abstractNumId w:val="43"/>
  </w:num>
  <w:num w:numId="45">
    <w:abstractNumId w:val="3"/>
  </w:num>
  <w:num w:numId="46">
    <w:abstractNumId w:val="19"/>
  </w:num>
  <w:num w:numId="47">
    <w:abstractNumId w:val="37"/>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0A5"/>
    <w:rsid w:val="000002BA"/>
    <w:rsid w:val="0000051E"/>
    <w:rsid w:val="00001CCC"/>
    <w:rsid w:val="00001CEB"/>
    <w:rsid w:val="00006F73"/>
    <w:rsid w:val="00007A95"/>
    <w:rsid w:val="00011BCC"/>
    <w:rsid w:val="00015510"/>
    <w:rsid w:val="00020655"/>
    <w:rsid w:val="000219C4"/>
    <w:rsid w:val="00030FA9"/>
    <w:rsid w:val="00034AFB"/>
    <w:rsid w:val="00041244"/>
    <w:rsid w:val="00041F16"/>
    <w:rsid w:val="00046A6D"/>
    <w:rsid w:val="000472D0"/>
    <w:rsid w:val="00064ADB"/>
    <w:rsid w:val="00070642"/>
    <w:rsid w:val="00070BE5"/>
    <w:rsid w:val="00075435"/>
    <w:rsid w:val="00075820"/>
    <w:rsid w:val="0007651A"/>
    <w:rsid w:val="00077445"/>
    <w:rsid w:val="00082AFD"/>
    <w:rsid w:val="00083322"/>
    <w:rsid w:val="00086603"/>
    <w:rsid w:val="000910D4"/>
    <w:rsid w:val="000A0BE1"/>
    <w:rsid w:val="000A39B0"/>
    <w:rsid w:val="000B1013"/>
    <w:rsid w:val="000B30BB"/>
    <w:rsid w:val="000B550D"/>
    <w:rsid w:val="000B738B"/>
    <w:rsid w:val="000C2884"/>
    <w:rsid w:val="000C36D3"/>
    <w:rsid w:val="000C3A57"/>
    <w:rsid w:val="000D1ED4"/>
    <w:rsid w:val="000E391A"/>
    <w:rsid w:val="000F0945"/>
    <w:rsid w:val="000F3F74"/>
    <w:rsid w:val="000F7F63"/>
    <w:rsid w:val="001005B8"/>
    <w:rsid w:val="0010468E"/>
    <w:rsid w:val="00112906"/>
    <w:rsid w:val="0011421E"/>
    <w:rsid w:val="00114303"/>
    <w:rsid w:val="00115DED"/>
    <w:rsid w:val="00116A58"/>
    <w:rsid w:val="001339FC"/>
    <w:rsid w:val="00135892"/>
    <w:rsid w:val="00144FBB"/>
    <w:rsid w:val="00145BE8"/>
    <w:rsid w:val="00146238"/>
    <w:rsid w:val="00147D1E"/>
    <w:rsid w:val="00156E82"/>
    <w:rsid w:val="00161E76"/>
    <w:rsid w:val="001628C1"/>
    <w:rsid w:val="00164CE4"/>
    <w:rsid w:val="0016575C"/>
    <w:rsid w:val="00171714"/>
    <w:rsid w:val="001723E7"/>
    <w:rsid w:val="00181873"/>
    <w:rsid w:val="00184189"/>
    <w:rsid w:val="00186773"/>
    <w:rsid w:val="0019305A"/>
    <w:rsid w:val="001A0F50"/>
    <w:rsid w:val="001B17C1"/>
    <w:rsid w:val="001B5151"/>
    <w:rsid w:val="001B5812"/>
    <w:rsid w:val="001B6A7D"/>
    <w:rsid w:val="001B6EBA"/>
    <w:rsid w:val="001C0F08"/>
    <w:rsid w:val="001D18DD"/>
    <w:rsid w:val="001D7E87"/>
    <w:rsid w:val="001E1900"/>
    <w:rsid w:val="001E36C3"/>
    <w:rsid w:val="001E63F4"/>
    <w:rsid w:val="001E7AE3"/>
    <w:rsid w:val="001E7BF0"/>
    <w:rsid w:val="0020128C"/>
    <w:rsid w:val="00202404"/>
    <w:rsid w:val="002026E1"/>
    <w:rsid w:val="00211E28"/>
    <w:rsid w:val="0021504E"/>
    <w:rsid w:val="00217206"/>
    <w:rsid w:val="00222640"/>
    <w:rsid w:val="00224690"/>
    <w:rsid w:val="00224E06"/>
    <w:rsid w:val="00225821"/>
    <w:rsid w:val="00237CC3"/>
    <w:rsid w:val="00242AE2"/>
    <w:rsid w:val="00250034"/>
    <w:rsid w:val="00251D9D"/>
    <w:rsid w:val="00254FFE"/>
    <w:rsid w:val="00267920"/>
    <w:rsid w:val="00271996"/>
    <w:rsid w:val="002740C1"/>
    <w:rsid w:val="00274640"/>
    <w:rsid w:val="002762A4"/>
    <w:rsid w:val="002762A8"/>
    <w:rsid w:val="00277DEE"/>
    <w:rsid w:val="00280373"/>
    <w:rsid w:val="00283A99"/>
    <w:rsid w:val="00283B66"/>
    <w:rsid w:val="00291153"/>
    <w:rsid w:val="002937B2"/>
    <w:rsid w:val="0029442E"/>
    <w:rsid w:val="00295965"/>
    <w:rsid w:val="002A0457"/>
    <w:rsid w:val="002A1052"/>
    <w:rsid w:val="002A1104"/>
    <w:rsid w:val="002A23F9"/>
    <w:rsid w:val="002A41FA"/>
    <w:rsid w:val="002A72A4"/>
    <w:rsid w:val="002B1026"/>
    <w:rsid w:val="002B2978"/>
    <w:rsid w:val="002B6BD6"/>
    <w:rsid w:val="002C3920"/>
    <w:rsid w:val="002E27CE"/>
    <w:rsid w:val="002E38BF"/>
    <w:rsid w:val="002E5DD2"/>
    <w:rsid w:val="00321868"/>
    <w:rsid w:val="00324304"/>
    <w:rsid w:val="00324E8A"/>
    <w:rsid w:val="003354DD"/>
    <w:rsid w:val="00335525"/>
    <w:rsid w:val="00336D1E"/>
    <w:rsid w:val="00342F00"/>
    <w:rsid w:val="0034725A"/>
    <w:rsid w:val="003507B3"/>
    <w:rsid w:val="003527B1"/>
    <w:rsid w:val="00353132"/>
    <w:rsid w:val="00357699"/>
    <w:rsid w:val="00361702"/>
    <w:rsid w:val="00361B19"/>
    <w:rsid w:val="003646C9"/>
    <w:rsid w:val="00372BE3"/>
    <w:rsid w:val="00372F5D"/>
    <w:rsid w:val="003758BC"/>
    <w:rsid w:val="00376021"/>
    <w:rsid w:val="00377AA4"/>
    <w:rsid w:val="0038231A"/>
    <w:rsid w:val="003835B2"/>
    <w:rsid w:val="00390D66"/>
    <w:rsid w:val="00392229"/>
    <w:rsid w:val="00392C11"/>
    <w:rsid w:val="00393E3F"/>
    <w:rsid w:val="0039590A"/>
    <w:rsid w:val="0039732F"/>
    <w:rsid w:val="003B4D4F"/>
    <w:rsid w:val="003B6738"/>
    <w:rsid w:val="003C0C19"/>
    <w:rsid w:val="003D047F"/>
    <w:rsid w:val="003D2E31"/>
    <w:rsid w:val="003D3E89"/>
    <w:rsid w:val="003D454F"/>
    <w:rsid w:val="003D4907"/>
    <w:rsid w:val="003E3C1D"/>
    <w:rsid w:val="003E5AD3"/>
    <w:rsid w:val="003E6005"/>
    <w:rsid w:val="003F4C97"/>
    <w:rsid w:val="003F7E1E"/>
    <w:rsid w:val="004207BF"/>
    <w:rsid w:val="004215E9"/>
    <w:rsid w:val="00433719"/>
    <w:rsid w:val="00434262"/>
    <w:rsid w:val="00436899"/>
    <w:rsid w:val="00440641"/>
    <w:rsid w:val="00442C39"/>
    <w:rsid w:val="00445786"/>
    <w:rsid w:val="00455480"/>
    <w:rsid w:val="004577E3"/>
    <w:rsid w:val="004634BE"/>
    <w:rsid w:val="00463DD6"/>
    <w:rsid w:val="00465339"/>
    <w:rsid w:val="00466FE7"/>
    <w:rsid w:val="00467AD5"/>
    <w:rsid w:val="00471D65"/>
    <w:rsid w:val="004755F6"/>
    <w:rsid w:val="004771BF"/>
    <w:rsid w:val="0048115C"/>
    <w:rsid w:val="00481497"/>
    <w:rsid w:val="004841F3"/>
    <w:rsid w:val="00484770"/>
    <w:rsid w:val="00490861"/>
    <w:rsid w:val="00494AD4"/>
    <w:rsid w:val="004A784B"/>
    <w:rsid w:val="004B1F34"/>
    <w:rsid w:val="004B450B"/>
    <w:rsid w:val="004B48B1"/>
    <w:rsid w:val="004C1AFE"/>
    <w:rsid w:val="004C5754"/>
    <w:rsid w:val="004D04B3"/>
    <w:rsid w:val="004E033E"/>
    <w:rsid w:val="004E5C26"/>
    <w:rsid w:val="00502754"/>
    <w:rsid w:val="00505B7C"/>
    <w:rsid w:val="00507334"/>
    <w:rsid w:val="00507683"/>
    <w:rsid w:val="00522652"/>
    <w:rsid w:val="00522E27"/>
    <w:rsid w:val="00523B03"/>
    <w:rsid w:val="00525B86"/>
    <w:rsid w:val="00527543"/>
    <w:rsid w:val="00546510"/>
    <w:rsid w:val="00551260"/>
    <w:rsid w:val="005518E2"/>
    <w:rsid w:val="005528EC"/>
    <w:rsid w:val="00553E41"/>
    <w:rsid w:val="00554E4C"/>
    <w:rsid w:val="0055584F"/>
    <w:rsid w:val="00560EE3"/>
    <w:rsid w:val="0056334E"/>
    <w:rsid w:val="0056527F"/>
    <w:rsid w:val="005660BE"/>
    <w:rsid w:val="00567FA3"/>
    <w:rsid w:val="00573860"/>
    <w:rsid w:val="00573B09"/>
    <w:rsid w:val="0058057A"/>
    <w:rsid w:val="00587E83"/>
    <w:rsid w:val="0059111B"/>
    <w:rsid w:val="00595169"/>
    <w:rsid w:val="005A0B4F"/>
    <w:rsid w:val="005A15F2"/>
    <w:rsid w:val="005A427E"/>
    <w:rsid w:val="005B0CAF"/>
    <w:rsid w:val="005C2F76"/>
    <w:rsid w:val="005D180D"/>
    <w:rsid w:val="005D27C5"/>
    <w:rsid w:val="005D7D56"/>
    <w:rsid w:val="005F0667"/>
    <w:rsid w:val="005F34FC"/>
    <w:rsid w:val="005F753F"/>
    <w:rsid w:val="006124A2"/>
    <w:rsid w:val="00615F87"/>
    <w:rsid w:val="00617320"/>
    <w:rsid w:val="006224A3"/>
    <w:rsid w:val="006250DB"/>
    <w:rsid w:val="00631F95"/>
    <w:rsid w:val="00634885"/>
    <w:rsid w:val="00637587"/>
    <w:rsid w:val="00653908"/>
    <w:rsid w:val="0066107F"/>
    <w:rsid w:val="0066266C"/>
    <w:rsid w:val="00665339"/>
    <w:rsid w:val="00670698"/>
    <w:rsid w:val="006736B9"/>
    <w:rsid w:val="006750C0"/>
    <w:rsid w:val="006774EE"/>
    <w:rsid w:val="006830C6"/>
    <w:rsid w:val="006A0FAD"/>
    <w:rsid w:val="006A5683"/>
    <w:rsid w:val="006A5A93"/>
    <w:rsid w:val="006A675B"/>
    <w:rsid w:val="006B37E1"/>
    <w:rsid w:val="006B4033"/>
    <w:rsid w:val="006B6B83"/>
    <w:rsid w:val="006B76D5"/>
    <w:rsid w:val="006C0E35"/>
    <w:rsid w:val="006C185C"/>
    <w:rsid w:val="006D16F2"/>
    <w:rsid w:val="006D1CDF"/>
    <w:rsid w:val="006D25A7"/>
    <w:rsid w:val="006D33A4"/>
    <w:rsid w:val="006D6739"/>
    <w:rsid w:val="006D7C4C"/>
    <w:rsid w:val="006E0D4B"/>
    <w:rsid w:val="006E1DDB"/>
    <w:rsid w:val="006E247D"/>
    <w:rsid w:val="006F4B7B"/>
    <w:rsid w:val="006F5908"/>
    <w:rsid w:val="00701028"/>
    <w:rsid w:val="00701955"/>
    <w:rsid w:val="007264B6"/>
    <w:rsid w:val="00726E18"/>
    <w:rsid w:val="007270DB"/>
    <w:rsid w:val="00731EA6"/>
    <w:rsid w:val="007323A1"/>
    <w:rsid w:val="007334F8"/>
    <w:rsid w:val="00733FCB"/>
    <w:rsid w:val="0074386A"/>
    <w:rsid w:val="00744A21"/>
    <w:rsid w:val="00747FDF"/>
    <w:rsid w:val="00750ABF"/>
    <w:rsid w:val="00761FD8"/>
    <w:rsid w:val="00764DAE"/>
    <w:rsid w:val="007740C2"/>
    <w:rsid w:val="00775A5D"/>
    <w:rsid w:val="0077709B"/>
    <w:rsid w:val="00777306"/>
    <w:rsid w:val="00780BBA"/>
    <w:rsid w:val="00780BCC"/>
    <w:rsid w:val="007859A9"/>
    <w:rsid w:val="0079090C"/>
    <w:rsid w:val="007A3144"/>
    <w:rsid w:val="007A52DE"/>
    <w:rsid w:val="007A7353"/>
    <w:rsid w:val="007B1D74"/>
    <w:rsid w:val="007B4144"/>
    <w:rsid w:val="007B6DFF"/>
    <w:rsid w:val="007B6EC3"/>
    <w:rsid w:val="007B79B0"/>
    <w:rsid w:val="007C0D4A"/>
    <w:rsid w:val="007C185D"/>
    <w:rsid w:val="007C2996"/>
    <w:rsid w:val="007C3B7A"/>
    <w:rsid w:val="007C729B"/>
    <w:rsid w:val="007C793A"/>
    <w:rsid w:val="007D149F"/>
    <w:rsid w:val="007D1DE9"/>
    <w:rsid w:val="007D35C6"/>
    <w:rsid w:val="007D5AE4"/>
    <w:rsid w:val="007E0857"/>
    <w:rsid w:val="007E0DCC"/>
    <w:rsid w:val="007E0F07"/>
    <w:rsid w:val="007E269F"/>
    <w:rsid w:val="007E49A5"/>
    <w:rsid w:val="007F77EC"/>
    <w:rsid w:val="007F7E17"/>
    <w:rsid w:val="00801B3A"/>
    <w:rsid w:val="008025CA"/>
    <w:rsid w:val="008042AD"/>
    <w:rsid w:val="00806682"/>
    <w:rsid w:val="00806BC2"/>
    <w:rsid w:val="00820A19"/>
    <w:rsid w:val="00820C4F"/>
    <w:rsid w:val="008227E7"/>
    <w:rsid w:val="00825594"/>
    <w:rsid w:val="00826168"/>
    <w:rsid w:val="00826680"/>
    <w:rsid w:val="008270A1"/>
    <w:rsid w:val="00835992"/>
    <w:rsid w:val="0084662C"/>
    <w:rsid w:val="00846820"/>
    <w:rsid w:val="0085565B"/>
    <w:rsid w:val="008627C5"/>
    <w:rsid w:val="00873B14"/>
    <w:rsid w:val="00873CC6"/>
    <w:rsid w:val="00874410"/>
    <w:rsid w:val="0088146D"/>
    <w:rsid w:val="0088198D"/>
    <w:rsid w:val="00884585"/>
    <w:rsid w:val="008956D0"/>
    <w:rsid w:val="00896F99"/>
    <w:rsid w:val="008A1AB3"/>
    <w:rsid w:val="008A1D74"/>
    <w:rsid w:val="008A4BD0"/>
    <w:rsid w:val="008A5513"/>
    <w:rsid w:val="008A5E4E"/>
    <w:rsid w:val="008B10BA"/>
    <w:rsid w:val="008B28E8"/>
    <w:rsid w:val="008B7B0B"/>
    <w:rsid w:val="008C0948"/>
    <w:rsid w:val="008C104C"/>
    <w:rsid w:val="008C2980"/>
    <w:rsid w:val="008C4511"/>
    <w:rsid w:val="008C605A"/>
    <w:rsid w:val="008C686B"/>
    <w:rsid w:val="008C765B"/>
    <w:rsid w:val="008D09E3"/>
    <w:rsid w:val="008D30B8"/>
    <w:rsid w:val="008D3F9F"/>
    <w:rsid w:val="008D6D50"/>
    <w:rsid w:val="008E0D22"/>
    <w:rsid w:val="008E773E"/>
    <w:rsid w:val="00904100"/>
    <w:rsid w:val="00904C3B"/>
    <w:rsid w:val="00906552"/>
    <w:rsid w:val="00915A0C"/>
    <w:rsid w:val="0092578B"/>
    <w:rsid w:val="0092795A"/>
    <w:rsid w:val="0093583D"/>
    <w:rsid w:val="00935AA3"/>
    <w:rsid w:val="0094218C"/>
    <w:rsid w:val="00942A93"/>
    <w:rsid w:val="0094440D"/>
    <w:rsid w:val="00947F14"/>
    <w:rsid w:val="009519EE"/>
    <w:rsid w:val="00954EFF"/>
    <w:rsid w:val="009648CB"/>
    <w:rsid w:val="00970FD2"/>
    <w:rsid w:val="00973E4A"/>
    <w:rsid w:val="009748B4"/>
    <w:rsid w:val="00975D2E"/>
    <w:rsid w:val="00982153"/>
    <w:rsid w:val="0098454E"/>
    <w:rsid w:val="00992484"/>
    <w:rsid w:val="00995381"/>
    <w:rsid w:val="009956E6"/>
    <w:rsid w:val="009A5E96"/>
    <w:rsid w:val="009B0FFA"/>
    <w:rsid w:val="009B54AF"/>
    <w:rsid w:val="009C32ED"/>
    <w:rsid w:val="009C3D6F"/>
    <w:rsid w:val="009C4CDB"/>
    <w:rsid w:val="009D02AC"/>
    <w:rsid w:val="009D09A7"/>
    <w:rsid w:val="009D2B70"/>
    <w:rsid w:val="009E0195"/>
    <w:rsid w:val="009E1450"/>
    <w:rsid w:val="009E5DBA"/>
    <w:rsid w:val="009E6C12"/>
    <w:rsid w:val="009F0BA7"/>
    <w:rsid w:val="009F1C89"/>
    <w:rsid w:val="009F6686"/>
    <w:rsid w:val="009F7185"/>
    <w:rsid w:val="009F7473"/>
    <w:rsid w:val="009F7D27"/>
    <w:rsid w:val="00A01DE6"/>
    <w:rsid w:val="00A10A40"/>
    <w:rsid w:val="00A11C6C"/>
    <w:rsid w:val="00A13CA4"/>
    <w:rsid w:val="00A17492"/>
    <w:rsid w:val="00A246D1"/>
    <w:rsid w:val="00A25A3B"/>
    <w:rsid w:val="00A4091B"/>
    <w:rsid w:val="00A420F5"/>
    <w:rsid w:val="00A4221B"/>
    <w:rsid w:val="00A44633"/>
    <w:rsid w:val="00A454B0"/>
    <w:rsid w:val="00A54437"/>
    <w:rsid w:val="00A560E1"/>
    <w:rsid w:val="00A64C03"/>
    <w:rsid w:val="00A65A33"/>
    <w:rsid w:val="00A76CE8"/>
    <w:rsid w:val="00A85664"/>
    <w:rsid w:val="00A93B4B"/>
    <w:rsid w:val="00A93E5E"/>
    <w:rsid w:val="00A948BB"/>
    <w:rsid w:val="00AA12C1"/>
    <w:rsid w:val="00AA66C3"/>
    <w:rsid w:val="00AB3649"/>
    <w:rsid w:val="00AB6DED"/>
    <w:rsid w:val="00AB740B"/>
    <w:rsid w:val="00AD375D"/>
    <w:rsid w:val="00AE02B1"/>
    <w:rsid w:val="00AE453E"/>
    <w:rsid w:val="00AE51C5"/>
    <w:rsid w:val="00AE5D4C"/>
    <w:rsid w:val="00AF0A55"/>
    <w:rsid w:val="00B04607"/>
    <w:rsid w:val="00B07A4B"/>
    <w:rsid w:val="00B12126"/>
    <w:rsid w:val="00B201CD"/>
    <w:rsid w:val="00B20D7B"/>
    <w:rsid w:val="00B23BD8"/>
    <w:rsid w:val="00B25827"/>
    <w:rsid w:val="00B27383"/>
    <w:rsid w:val="00B3024D"/>
    <w:rsid w:val="00B30FA2"/>
    <w:rsid w:val="00B35F39"/>
    <w:rsid w:val="00B372CA"/>
    <w:rsid w:val="00B37DFF"/>
    <w:rsid w:val="00B43173"/>
    <w:rsid w:val="00B56C00"/>
    <w:rsid w:val="00B56D1E"/>
    <w:rsid w:val="00B57FE2"/>
    <w:rsid w:val="00B60720"/>
    <w:rsid w:val="00B625DD"/>
    <w:rsid w:val="00B655D7"/>
    <w:rsid w:val="00B72824"/>
    <w:rsid w:val="00B834AD"/>
    <w:rsid w:val="00B84F51"/>
    <w:rsid w:val="00B8664A"/>
    <w:rsid w:val="00B87F49"/>
    <w:rsid w:val="00B954B4"/>
    <w:rsid w:val="00BA74C2"/>
    <w:rsid w:val="00BB359C"/>
    <w:rsid w:val="00BB3F92"/>
    <w:rsid w:val="00BB4A12"/>
    <w:rsid w:val="00BB75F1"/>
    <w:rsid w:val="00BD25F3"/>
    <w:rsid w:val="00BD6CDA"/>
    <w:rsid w:val="00BF5688"/>
    <w:rsid w:val="00C03A40"/>
    <w:rsid w:val="00C10A2C"/>
    <w:rsid w:val="00C127DA"/>
    <w:rsid w:val="00C14AD5"/>
    <w:rsid w:val="00C1560E"/>
    <w:rsid w:val="00C161AB"/>
    <w:rsid w:val="00C2067E"/>
    <w:rsid w:val="00C2645A"/>
    <w:rsid w:val="00C30179"/>
    <w:rsid w:val="00C310DB"/>
    <w:rsid w:val="00C327F1"/>
    <w:rsid w:val="00C37053"/>
    <w:rsid w:val="00C37322"/>
    <w:rsid w:val="00C45ABF"/>
    <w:rsid w:val="00C550A5"/>
    <w:rsid w:val="00C57D4F"/>
    <w:rsid w:val="00C66CAE"/>
    <w:rsid w:val="00C81900"/>
    <w:rsid w:val="00C824DA"/>
    <w:rsid w:val="00C84F9D"/>
    <w:rsid w:val="00C93007"/>
    <w:rsid w:val="00CA0437"/>
    <w:rsid w:val="00CA0C87"/>
    <w:rsid w:val="00CA2647"/>
    <w:rsid w:val="00CA7040"/>
    <w:rsid w:val="00CA74DF"/>
    <w:rsid w:val="00CB1103"/>
    <w:rsid w:val="00CB45AF"/>
    <w:rsid w:val="00CC5A2D"/>
    <w:rsid w:val="00CC5C8E"/>
    <w:rsid w:val="00CC60FE"/>
    <w:rsid w:val="00CD038A"/>
    <w:rsid w:val="00CD0F8C"/>
    <w:rsid w:val="00CD1ECA"/>
    <w:rsid w:val="00CE6A6F"/>
    <w:rsid w:val="00CF71ED"/>
    <w:rsid w:val="00D04531"/>
    <w:rsid w:val="00D13A97"/>
    <w:rsid w:val="00D1623C"/>
    <w:rsid w:val="00D177B1"/>
    <w:rsid w:val="00D217DA"/>
    <w:rsid w:val="00D27ACE"/>
    <w:rsid w:val="00D32E86"/>
    <w:rsid w:val="00D517D3"/>
    <w:rsid w:val="00D5271D"/>
    <w:rsid w:val="00D54C50"/>
    <w:rsid w:val="00D76BA5"/>
    <w:rsid w:val="00D80537"/>
    <w:rsid w:val="00D835EB"/>
    <w:rsid w:val="00D84DB8"/>
    <w:rsid w:val="00DA47D7"/>
    <w:rsid w:val="00DA5FFA"/>
    <w:rsid w:val="00DB31DA"/>
    <w:rsid w:val="00DB78CB"/>
    <w:rsid w:val="00DC13BF"/>
    <w:rsid w:val="00DC5081"/>
    <w:rsid w:val="00DE18BC"/>
    <w:rsid w:val="00DF37B0"/>
    <w:rsid w:val="00DF6952"/>
    <w:rsid w:val="00E024B3"/>
    <w:rsid w:val="00E02F39"/>
    <w:rsid w:val="00E05092"/>
    <w:rsid w:val="00E06FC2"/>
    <w:rsid w:val="00E07704"/>
    <w:rsid w:val="00E12380"/>
    <w:rsid w:val="00E1442B"/>
    <w:rsid w:val="00E14985"/>
    <w:rsid w:val="00E16BD2"/>
    <w:rsid w:val="00E25338"/>
    <w:rsid w:val="00E271DB"/>
    <w:rsid w:val="00E34F08"/>
    <w:rsid w:val="00E3677B"/>
    <w:rsid w:val="00E37A19"/>
    <w:rsid w:val="00E40081"/>
    <w:rsid w:val="00E41A59"/>
    <w:rsid w:val="00E41B28"/>
    <w:rsid w:val="00E43B2E"/>
    <w:rsid w:val="00E50738"/>
    <w:rsid w:val="00E5197E"/>
    <w:rsid w:val="00E53492"/>
    <w:rsid w:val="00E60766"/>
    <w:rsid w:val="00E6151C"/>
    <w:rsid w:val="00E63CE7"/>
    <w:rsid w:val="00E656AE"/>
    <w:rsid w:val="00E65E9E"/>
    <w:rsid w:val="00E66725"/>
    <w:rsid w:val="00E70C3E"/>
    <w:rsid w:val="00E74A1E"/>
    <w:rsid w:val="00E770E0"/>
    <w:rsid w:val="00E859F6"/>
    <w:rsid w:val="00E87784"/>
    <w:rsid w:val="00E91258"/>
    <w:rsid w:val="00E9393E"/>
    <w:rsid w:val="00E9757C"/>
    <w:rsid w:val="00E97EA5"/>
    <w:rsid w:val="00EA5248"/>
    <w:rsid w:val="00EB5AC0"/>
    <w:rsid w:val="00EB7F02"/>
    <w:rsid w:val="00EC0CF7"/>
    <w:rsid w:val="00EC11A4"/>
    <w:rsid w:val="00EC4570"/>
    <w:rsid w:val="00EC55A3"/>
    <w:rsid w:val="00ED64FC"/>
    <w:rsid w:val="00ED6764"/>
    <w:rsid w:val="00EE16F4"/>
    <w:rsid w:val="00F020D3"/>
    <w:rsid w:val="00F0486E"/>
    <w:rsid w:val="00F0511C"/>
    <w:rsid w:val="00F10545"/>
    <w:rsid w:val="00F15635"/>
    <w:rsid w:val="00F25656"/>
    <w:rsid w:val="00F25C9B"/>
    <w:rsid w:val="00F26586"/>
    <w:rsid w:val="00F34208"/>
    <w:rsid w:val="00F36661"/>
    <w:rsid w:val="00F42BA3"/>
    <w:rsid w:val="00F51058"/>
    <w:rsid w:val="00F51DB3"/>
    <w:rsid w:val="00F6651B"/>
    <w:rsid w:val="00F8123E"/>
    <w:rsid w:val="00F81EC2"/>
    <w:rsid w:val="00F830FA"/>
    <w:rsid w:val="00F836AE"/>
    <w:rsid w:val="00F872DD"/>
    <w:rsid w:val="00F91D0D"/>
    <w:rsid w:val="00F92DEA"/>
    <w:rsid w:val="00F93A46"/>
    <w:rsid w:val="00F97103"/>
    <w:rsid w:val="00F975ED"/>
    <w:rsid w:val="00FC1CA6"/>
    <w:rsid w:val="00FD1033"/>
    <w:rsid w:val="00FD485C"/>
    <w:rsid w:val="00FD6E00"/>
    <w:rsid w:val="00FD7C72"/>
    <w:rsid w:val="00FE1391"/>
    <w:rsid w:val="00FE198E"/>
    <w:rsid w:val="00FE574B"/>
    <w:rsid w:val="00FF2EB3"/>
    <w:rsid w:val="00FF3CE2"/>
    <w:rsid w:val="00FF4D77"/>
    <w:rsid w:val="00FF5A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 w:type="paragraph" w:styleId="51">
    <w:name w:val="toc 5"/>
    <w:basedOn w:val="a"/>
    <w:next w:val="a"/>
    <w:autoRedefine/>
    <w:uiPriority w:val="39"/>
    <w:semiHidden/>
    <w:unhideWhenUsed/>
    <w:rsid w:val="003E5AD3"/>
    <w:pPr>
      <w:spacing w:after="100"/>
      <w:ind w:left="9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 w:type="paragraph" w:styleId="51">
    <w:name w:val="toc 5"/>
    <w:basedOn w:val="a"/>
    <w:next w:val="a"/>
    <w:autoRedefine/>
    <w:uiPriority w:val="39"/>
    <w:semiHidden/>
    <w:unhideWhenUsed/>
    <w:rsid w:val="003E5AD3"/>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2.emf"/><Relationship Id="rId26" Type="http://schemas.openxmlformats.org/officeDocument/2006/relationships/image" Target="media/image6.png"/><Relationship Id="rId39"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chart" Target="charts/chart2.xml"/><Relationship Id="rId38"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5.emf"/><Relationship Id="rId32" Type="http://schemas.openxmlformats.org/officeDocument/2006/relationships/chart" Target="charts/chart1.xml"/><Relationship Id="rId37" Type="http://schemas.openxmlformats.org/officeDocument/2006/relationships/chart" Target="charts/chart4.xml"/><Relationship Id="rId40" Type="http://schemas.openxmlformats.org/officeDocument/2006/relationships/footer" Target="footer2.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oleObject" Target="embeddings/oleObject4.bin"/><Relationship Id="rId28" Type="http://schemas.openxmlformats.org/officeDocument/2006/relationships/image" Target="media/image8.png"/><Relationship Id="rId36" Type="http://schemas.openxmlformats.org/officeDocument/2006/relationships/chart" Target="charts/chart3.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diagramColors" Target="diagrams/colors1.xml"/><Relationship Id="rId22" Type="http://schemas.openxmlformats.org/officeDocument/2006/relationships/image" Target="media/image4.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iplom\optimization\4%20&#1089;&#1077;&#1084;&#1077;&#1089;&#1090;&#1088;\&#1056;&#1055;&#1047;\&#1064;&#1072;&#1073;&#1083;&#1086;&#1085;_new.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Лист1!$I$1</c:f>
              <c:strCache>
                <c:ptCount val="1"/>
                <c:pt idx="0">
                  <c:v>"I4Plan"</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Лист1!$I$2:$I$6</c:f>
              <c:numCache>
                <c:formatCode>General</c:formatCode>
                <c:ptCount val="5"/>
                <c:pt idx="0">
                  <c:v>10.423</c:v>
                </c:pt>
                <c:pt idx="1">
                  <c:v>11.304</c:v>
                </c:pt>
                <c:pt idx="2">
                  <c:v>14.633000000000001</c:v>
                </c:pt>
                <c:pt idx="3">
                  <c:v>15.839</c:v>
                </c:pt>
                <c:pt idx="4">
                  <c:v>15.999000000000001</c:v>
                </c:pt>
              </c:numCache>
            </c:numRef>
          </c:yVal>
          <c:smooth val="1"/>
        </c:ser>
        <c:ser>
          <c:idx val="1"/>
          <c:order val="1"/>
          <c:tx>
            <c:strRef>
              <c:f>Лист1!$J$1</c:f>
              <c:strCache>
                <c:ptCount val="1"/>
                <c:pt idx="0">
                  <c:v>Разработанный программный комплекс</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Лист1!$J$2:$J$6</c:f>
              <c:numCache>
                <c:formatCode>General</c:formatCode>
                <c:ptCount val="5"/>
                <c:pt idx="0">
                  <c:v>10.24</c:v>
                </c:pt>
                <c:pt idx="1">
                  <c:v>11.1</c:v>
                </c:pt>
                <c:pt idx="2">
                  <c:v>14.39</c:v>
                </c:pt>
                <c:pt idx="3">
                  <c:v>15.56</c:v>
                </c:pt>
                <c:pt idx="4">
                  <c:v>15.72</c:v>
                </c:pt>
              </c:numCache>
            </c:numRef>
          </c:yVal>
          <c:smooth val="1"/>
        </c:ser>
        <c:dLbls>
          <c:showLegendKey val="0"/>
          <c:showVal val="0"/>
          <c:showCatName val="0"/>
          <c:showSerName val="0"/>
          <c:showPercent val="0"/>
          <c:showBubbleSize val="0"/>
        </c:dLbls>
        <c:axId val="198759168"/>
        <c:axId val="198761088"/>
      </c:scatterChart>
      <c:valAx>
        <c:axId val="198759168"/>
        <c:scaling>
          <c:orientation val="minMax"/>
          <c:max val="201"/>
          <c:min val="129"/>
        </c:scaling>
        <c:delete val="0"/>
        <c:axPos val="b"/>
        <c:title>
          <c:tx>
            <c:rich>
              <a:bodyPr/>
              <a:lstStyle/>
              <a:p>
                <a:pPr>
                  <a:defRPr/>
                </a:pPr>
                <a:r>
                  <a:rPr lang="ru-RU" sz="1100" b="0"/>
                  <a:t>Паровая</a:t>
                </a:r>
                <a:r>
                  <a:rPr lang="ru-RU" sz="1100" b="0" baseline="0"/>
                  <a:t> нагрузка на котел (тонн/час)</a:t>
                </a:r>
                <a:endParaRPr lang="ru-RU" sz="1100" b="0"/>
              </a:p>
            </c:rich>
          </c:tx>
          <c:overlay val="0"/>
        </c:title>
        <c:numFmt formatCode="General" sourceLinked="1"/>
        <c:majorTickMark val="out"/>
        <c:minorTickMark val="none"/>
        <c:tickLblPos val="nextTo"/>
        <c:crossAx val="198761088"/>
        <c:crosses val="autoZero"/>
        <c:crossBetween val="midCat"/>
        <c:majorUnit val="5"/>
      </c:valAx>
      <c:valAx>
        <c:axId val="198761088"/>
        <c:scaling>
          <c:orientation val="minMax"/>
          <c:max val="17"/>
          <c:min val="10"/>
        </c:scaling>
        <c:delete val="0"/>
        <c:axPos val="l"/>
        <c:majorGridlines/>
        <c:title>
          <c:tx>
            <c:rich>
              <a:bodyPr rot="-5400000" vert="horz"/>
              <a:lstStyle/>
              <a:p>
                <a:pPr>
                  <a:defRPr/>
                </a:pPr>
                <a:r>
                  <a:rPr lang="ru-RU" sz="1100" b="0">
                    <a:latin typeface="+mn-lt"/>
                  </a:rPr>
                  <a:t>Расход газа котлом, </a:t>
                </a:r>
                <a:r>
                  <a:rPr lang="en-US" sz="1100" b="0">
                    <a:latin typeface="+mn-lt"/>
                  </a:rPr>
                  <a:t>[</a:t>
                </a:r>
                <a:r>
                  <a:rPr lang="ru-RU" sz="1100" b="0">
                    <a:latin typeface="+mn-lt"/>
                  </a:rPr>
                  <a:t>тыс.нм3/час</a:t>
                </a:r>
                <a:r>
                  <a:rPr lang="en-US" sz="1100" b="0">
                    <a:latin typeface="+mn-lt"/>
                  </a:rPr>
                  <a:t>]</a:t>
                </a:r>
                <a:endParaRPr lang="ru-RU" sz="1100" b="0">
                  <a:latin typeface="+mn-lt"/>
                </a:endParaRPr>
              </a:p>
            </c:rich>
          </c:tx>
          <c:overlay val="0"/>
        </c:title>
        <c:numFmt formatCode="General" sourceLinked="1"/>
        <c:majorTickMark val="out"/>
        <c:minorTickMark val="none"/>
        <c:tickLblPos val="nextTo"/>
        <c:crossAx val="198759168"/>
        <c:crosses val="autoZero"/>
        <c:crossBetween val="midCat"/>
        <c:majorUnit val="0.8"/>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Лист2!$C$1</c:f>
              <c:strCache>
                <c:ptCount val="1"/>
                <c:pt idx="0">
                  <c:v>"I4Plan"</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Лист2!$C$2:$C$5</c:f>
              <c:numCache>
                <c:formatCode>General</c:formatCode>
                <c:ptCount val="4"/>
                <c:pt idx="0">
                  <c:v>10.417</c:v>
                </c:pt>
                <c:pt idx="1">
                  <c:v>11.206999999999999</c:v>
                </c:pt>
                <c:pt idx="2">
                  <c:v>15.103999999999999</c:v>
                </c:pt>
                <c:pt idx="3">
                  <c:v>17.506</c:v>
                </c:pt>
              </c:numCache>
            </c:numRef>
          </c:yVal>
          <c:smooth val="1"/>
        </c:ser>
        <c:ser>
          <c:idx val="1"/>
          <c:order val="1"/>
          <c:tx>
            <c:strRef>
              <c:f>Лист2!$D$1</c:f>
              <c:strCache>
                <c:ptCount val="1"/>
                <c:pt idx="0">
                  <c:v>Разработанная программный комплекс</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Лист2!$D$2:$D$5</c:f>
              <c:numCache>
                <c:formatCode>General</c:formatCode>
                <c:ptCount val="4"/>
                <c:pt idx="0">
                  <c:v>10.24</c:v>
                </c:pt>
                <c:pt idx="1">
                  <c:v>11.03</c:v>
                </c:pt>
                <c:pt idx="2">
                  <c:v>14.84</c:v>
                </c:pt>
                <c:pt idx="3">
                  <c:v>17.2</c:v>
                </c:pt>
              </c:numCache>
            </c:numRef>
          </c:yVal>
          <c:smooth val="1"/>
        </c:ser>
        <c:dLbls>
          <c:showLegendKey val="0"/>
          <c:showVal val="0"/>
          <c:showCatName val="0"/>
          <c:showSerName val="0"/>
          <c:showPercent val="0"/>
          <c:showBubbleSize val="0"/>
        </c:dLbls>
        <c:axId val="198844416"/>
        <c:axId val="198846336"/>
      </c:scatterChart>
      <c:valAx>
        <c:axId val="198844416"/>
        <c:scaling>
          <c:orientation val="minMax"/>
          <c:max val="220"/>
          <c:min val="129"/>
        </c:scaling>
        <c:delete val="0"/>
        <c:axPos val="b"/>
        <c:title>
          <c:tx>
            <c:rich>
              <a:bodyPr/>
              <a:lstStyle/>
              <a:p>
                <a:pPr>
                  <a:defRPr/>
                </a:pPr>
                <a:r>
                  <a:rPr lang="ru-RU" sz="1100" b="0"/>
                  <a:t>Паровая</a:t>
                </a:r>
                <a:r>
                  <a:rPr lang="ru-RU" sz="1100" b="0" baseline="0"/>
                  <a:t> нагрузка, </a:t>
                </a:r>
                <a:r>
                  <a:rPr lang="en-US" sz="1100" b="0" baseline="0"/>
                  <a:t>[</a:t>
                </a:r>
                <a:r>
                  <a:rPr lang="ru-RU" sz="1100" b="0" baseline="0"/>
                  <a:t>тонн/час</a:t>
                </a:r>
                <a:r>
                  <a:rPr lang="en-US" sz="1100" b="0" baseline="0"/>
                  <a:t>]</a:t>
                </a:r>
                <a:endParaRPr lang="ru-RU" sz="1100" b="0"/>
              </a:p>
            </c:rich>
          </c:tx>
          <c:overlay val="0"/>
        </c:title>
        <c:numFmt formatCode="General" sourceLinked="1"/>
        <c:majorTickMark val="out"/>
        <c:minorTickMark val="none"/>
        <c:tickLblPos val="nextTo"/>
        <c:crossAx val="198846336"/>
        <c:crosses val="autoZero"/>
        <c:crossBetween val="midCat"/>
        <c:majorUnit val="10"/>
      </c:valAx>
      <c:valAx>
        <c:axId val="198846336"/>
        <c:scaling>
          <c:orientation val="minMax"/>
          <c:max val="19"/>
          <c:min val="10"/>
        </c:scaling>
        <c:delete val="0"/>
        <c:axPos val="l"/>
        <c:majorGridlines/>
        <c:title>
          <c:tx>
            <c:rich>
              <a:bodyPr rot="-5400000" vert="horz"/>
              <a:lstStyle/>
              <a:p>
                <a:pPr>
                  <a:defRPr/>
                </a:pPr>
                <a:r>
                  <a:rPr lang="ru-RU" sz="1100" b="0"/>
                  <a:t>Расход газа, </a:t>
                </a:r>
                <a:r>
                  <a:rPr lang="en-US" sz="1100" b="0"/>
                  <a:t>[</a:t>
                </a:r>
                <a:r>
                  <a:rPr lang="ru-RU" sz="1100" b="0"/>
                  <a:t>тыс.нм3/час</a:t>
                </a:r>
                <a:r>
                  <a:rPr lang="en-US" sz="1100" b="0"/>
                  <a:t>]</a:t>
                </a:r>
                <a:endParaRPr lang="ru-RU" sz="1100" b="0"/>
              </a:p>
            </c:rich>
          </c:tx>
          <c:overlay val="0"/>
        </c:title>
        <c:numFmt formatCode="General" sourceLinked="1"/>
        <c:majorTickMark val="out"/>
        <c:minorTickMark val="none"/>
        <c:tickLblPos val="nextTo"/>
        <c:crossAx val="198844416"/>
        <c:crosses val="autoZero"/>
        <c:crossBetween val="midCat"/>
        <c:majorUnit val="0.8"/>
      </c:valAx>
    </c:plotArea>
    <c:legend>
      <c:legendPos val="b"/>
      <c:layout>
        <c:manualLayout>
          <c:xMode val="edge"/>
          <c:yMode val="edge"/>
          <c:x val="9.3944444444444442E-2"/>
          <c:y val="0.83134653204941611"/>
          <c:w val="0.8843333333333333"/>
          <c:h val="0.1408755834588043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Лист3!$B$1</c:f>
              <c:strCache>
                <c:ptCount val="1"/>
                <c:pt idx="0">
                  <c:v>Расход газа</c:v>
                </c:pt>
              </c:strCache>
            </c:strRef>
          </c:tx>
          <c:marker>
            <c:symbol val="none"/>
          </c:marker>
          <c:xVal>
            <c:numRef>
              <c:f>Лист3!$A$2:$A$10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Лист3!$B$2:$B$10</c:f>
              <c:numCache>
                <c:formatCode>0.00</c:formatCode>
                <c:ptCount val="9"/>
                <c:pt idx="0">
                  <c:v>39.29</c:v>
                </c:pt>
                <c:pt idx="1">
                  <c:v>37.6</c:v>
                </c:pt>
                <c:pt idx="2">
                  <c:v>37.450000000000003</c:v>
                </c:pt>
                <c:pt idx="3">
                  <c:v>36.9</c:v>
                </c:pt>
                <c:pt idx="4">
                  <c:v>14.84</c:v>
                </c:pt>
                <c:pt idx="5">
                  <c:v>14.3</c:v>
                </c:pt>
                <c:pt idx="6">
                  <c:v>11.9</c:v>
                </c:pt>
                <c:pt idx="7">
                  <c:v>11.25</c:v>
                </c:pt>
                <c:pt idx="8">
                  <c:v>10.8</c:v>
                </c:pt>
              </c:numCache>
            </c:numRef>
          </c:yVal>
          <c:smooth val="0"/>
        </c:ser>
        <c:dLbls>
          <c:showLegendKey val="0"/>
          <c:showVal val="0"/>
          <c:showCatName val="0"/>
          <c:showSerName val="0"/>
          <c:showPercent val="0"/>
          <c:showBubbleSize val="0"/>
        </c:dLbls>
        <c:axId val="198859392"/>
        <c:axId val="198865664"/>
      </c:scatterChart>
      <c:valAx>
        <c:axId val="198859392"/>
        <c:scaling>
          <c:orientation val="minMax"/>
        </c:scaling>
        <c:delete val="0"/>
        <c:axPos val="b"/>
        <c:title>
          <c:tx>
            <c:rich>
              <a:bodyPr/>
              <a:lstStyle/>
              <a:p>
                <a:pPr>
                  <a:defRPr/>
                </a:pPr>
                <a:r>
                  <a:rPr lang="ru-RU" b="0"/>
                  <a:t>Коэффициент</a:t>
                </a:r>
                <a:r>
                  <a:rPr lang="ru-RU" b="0" baseline="0"/>
                  <a:t> относительной важности расхода газа по отношению к другим критериям, </a:t>
                </a:r>
                <a:r>
                  <a:rPr lang="en-US" b="0" baseline="0"/>
                  <a:t>[%]</a:t>
                </a:r>
                <a:endParaRPr lang="ru-RU" b="0"/>
              </a:p>
            </c:rich>
          </c:tx>
          <c:overlay val="0"/>
        </c:title>
        <c:numFmt formatCode="General" sourceLinked="1"/>
        <c:majorTickMark val="out"/>
        <c:minorTickMark val="none"/>
        <c:tickLblPos val="nextTo"/>
        <c:crossAx val="198865664"/>
        <c:crosses val="autoZero"/>
        <c:crossBetween val="midCat"/>
        <c:majorUnit val="10"/>
      </c:valAx>
      <c:valAx>
        <c:axId val="198865664"/>
        <c:scaling>
          <c:orientation val="minMax"/>
          <c:max val="40"/>
          <c:min val="9"/>
        </c:scaling>
        <c:delete val="0"/>
        <c:axPos val="l"/>
        <c:majorGridlines/>
        <c:title>
          <c:tx>
            <c:rich>
              <a:bodyPr rot="-5400000" vert="horz"/>
              <a:lstStyle/>
              <a:p>
                <a:pPr>
                  <a:defRPr/>
                </a:pPr>
                <a:r>
                  <a:rPr lang="ru-RU" b="0"/>
                  <a:t>Расход</a:t>
                </a:r>
                <a:r>
                  <a:rPr lang="ru-RU" b="0" baseline="0"/>
                  <a:t> газа, </a:t>
                </a:r>
                <a:r>
                  <a:rPr lang="en-US" b="0" baseline="0"/>
                  <a:t>[</a:t>
                </a:r>
                <a:r>
                  <a:rPr lang="ru-RU" b="0" baseline="0"/>
                  <a:t>тыс.нм3/час</a:t>
                </a:r>
                <a:r>
                  <a:rPr lang="en-US" b="0" baseline="0"/>
                  <a:t>]</a:t>
                </a:r>
                <a:endParaRPr lang="ru-RU" b="0"/>
              </a:p>
            </c:rich>
          </c:tx>
          <c:overlay val="0"/>
        </c:title>
        <c:numFmt formatCode="0.00" sourceLinked="1"/>
        <c:majorTickMark val="out"/>
        <c:minorTickMark val="none"/>
        <c:tickLblPos val="nextTo"/>
        <c:crossAx val="198859392"/>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Лист3!$F$1</c:f>
              <c:strCache>
                <c:ptCount val="1"/>
                <c:pt idx="0">
                  <c:v>Расход мазута</c:v>
                </c:pt>
              </c:strCache>
            </c:strRef>
          </c:tx>
          <c:marker>
            <c:symbol val="none"/>
          </c:marker>
          <c:xVal>
            <c:numRef>
              <c:f>Лист3!$E$2:$E$10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Лист3!$F$2:$F$10</c:f>
              <c:numCache>
                <c:formatCode>General</c:formatCode>
                <c:ptCount val="9"/>
                <c:pt idx="0">
                  <c:v>9.25</c:v>
                </c:pt>
                <c:pt idx="1">
                  <c:v>10.75</c:v>
                </c:pt>
                <c:pt idx="2">
                  <c:v>10.88</c:v>
                </c:pt>
                <c:pt idx="3">
                  <c:v>11.23</c:v>
                </c:pt>
                <c:pt idx="4">
                  <c:v>29.9</c:v>
                </c:pt>
                <c:pt idx="5">
                  <c:v>30.5</c:v>
                </c:pt>
                <c:pt idx="6">
                  <c:v>32.6</c:v>
                </c:pt>
                <c:pt idx="7">
                  <c:v>33.06</c:v>
                </c:pt>
                <c:pt idx="8">
                  <c:v>33.4</c:v>
                </c:pt>
              </c:numCache>
            </c:numRef>
          </c:yVal>
          <c:smooth val="0"/>
        </c:ser>
        <c:dLbls>
          <c:showLegendKey val="0"/>
          <c:showVal val="0"/>
          <c:showCatName val="0"/>
          <c:showSerName val="0"/>
          <c:showPercent val="0"/>
          <c:showBubbleSize val="0"/>
        </c:dLbls>
        <c:axId val="198882816"/>
        <c:axId val="198884736"/>
      </c:scatterChart>
      <c:valAx>
        <c:axId val="198882816"/>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198884736"/>
        <c:crosses val="autoZero"/>
        <c:crossBetween val="midCat"/>
        <c:majorUnit val="10"/>
      </c:valAx>
      <c:valAx>
        <c:axId val="198884736"/>
        <c:scaling>
          <c:orientation val="minMax"/>
          <c:max val="34"/>
          <c:min val="9"/>
        </c:scaling>
        <c:delete val="0"/>
        <c:axPos val="l"/>
        <c:majorGridlines/>
        <c:title>
          <c:tx>
            <c:rich>
              <a:bodyPr rot="-5400000" vert="horz"/>
              <a:lstStyle/>
              <a:p>
                <a:pPr>
                  <a:defRPr/>
                </a:pPr>
                <a:r>
                  <a:rPr lang="ru-RU" b="0"/>
                  <a:t>Расход мазута, </a:t>
                </a:r>
                <a:r>
                  <a:rPr lang="en-US" b="0"/>
                  <a:t>[</a:t>
                </a:r>
                <a:r>
                  <a:rPr lang="ru-RU" b="0"/>
                  <a:t>т./час</a:t>
                </a:r>
                <a:r>
                  <a:rPr lang="en-US" b="0"/>
                  <a:t>]</a:t>
                </a:r>
                <a:endParaRPr lang="ru-RU" b="0"/>
              </a:p>
            </c:rich>
          </c:tx>
          <c:overlay val="0"/>
        </c:title>
        <c:numFmt formatCode="#,##0.00" sourceLinked="0"/>
        <c:majorTickMark val="out"/>
        <c:minorTickMark val="none"/>
        <c:tickLblPos val="nextTo"/>
        <c:crossAx val="198882816"/>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Лист3!$J$1</c:f>
              <c:strCache>
                <c:ptCount val="1"/>
                <c:pt idx="0">
                  <c:v>Финансовые затраты на топливо</c:v>
                </c:pt>
              </c:strCache>
            </c:strRef>
          </c:tx>
          <c:marker>
            <c:symbol val="none"/>
          </c:marker>
          <c:xVal>
            <c:numRef>
              <c:f>Лист3!$I$2:$I$10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Лист3!$J$2:$J$10</c:f>
              <c:numCache>
                <c:formatCode>General</c:formatCode>
                <c:ptCount val="9"/>
                <c:pt idx="0">
                  <c:v>196.9</c:v>
                </c:pt>
                <c:pt idx="1">
                  <c:v>200.9</c:v>
                </c:pt>
                <c:pt idx="2">
                  <c:v>201.1</c:v>
                </c:pt>
                <c:pt idx="3">
                  <c:v>201.5</c:v>
                </c:pt>
                <c:pt idx="4">
                  <c:v>246.7</c:v>
                </c:pt>
                <c:pt idx="5">
                  <c:v>247.8</c:v>
                </c:pt>
                <c:pt idx="6">
                  <c:v>253.23</c:v>
                </c:pt>
                <c:pt idx="7">
                  <c:v>254.1</c:v>
                </c:pt>
                <c:pt idx="8">
                  <c:v>254.6</c:v>
                </c:pt>
              </c:numCache>
            </c:numRef>
          </c:yVal>
          <c:smooth val="0"/>
        </c:ser>
        <c:dLbls>
          <c:showLegendKey val="0"/>
          <c:showVal val="0"/>
          <c:showCatName val="0"/>
          <c:showSerName val="0"/>
          <c:showPercent val="0"/>
          <c:showBubbleSize val="0"/>
        </c:dLbls>
        <c:axId val="199110656"/>
        <c:axId val="199112576"/>
      </c:scatterChart>
      <c:valAx>
        <c:axId val="199110656"/>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199112576"/>
        <c:crosses val="autoZero"/>
        <c:crossBetween val="midCat"/>
        <c:majorUnit val="10"/>
      </c:valAx>
      <c:valAx>
        <c:axId val="199112576"/>
        <c:scaling>
          <c:orientation val="minMax"/>
          <c:max val="255"/>
          <c:min val="195"/>
        </c:scaling>
        <c:delete val="0"/>
        <c:axPos val="l"/>
        <c:majorGridlines/>
        <c:title>
          <c:tx>
            <c:rich>
              <a:bodyPr rot="-5400000" vert="horz"/>
              <a:lstStyle/>
              <a:p>
                <a:pPr>
                  <a:defRPr/>
                </a:pPr>
                <a:r>
                  <a:rPr lang="ru-RU" b="0"/>
                  <a:t>Финансовые затраты на топливо, </a:t>
                </a:r>
                <a:r>
                  <a:rPr lang="en-US" b="0"/>
                  <a:t>[</a:t>
                </a:r>
                <a:r>
                  <a:rPr lang="ru-RU" b="0"/>
                  <a:t>тыс.руб./час</a:t>
                </a:r>
                <a:r>
                  <a:rPr lang="en-US" b="0"/>
                  <a:t>]</a:t>
                </a:r>
                <a:endParaRPr lang="ru-RU" b="0"/>
              </a:p>
            </c:rich>
          </c:tx>
          <c:overlay val="0"/>
        </c:title>
        <c:numFmt formatCode="General" sourceLinked="1"/>
        <c:majorTickMark val="out"/>
        <c:minorTickMark val="none"/>
        <c:tickLblPos val="nextTo"/>
        <c:crossAx val="199110656"/>
        <c:crosses val="autoZero"/>
        <c:crossBetween val="midCat"/>
        <c:majorUnit val="5"/>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Лист3!$N$1</c:f>
              <c:strCache>
                <c:ptCount val="1"/>
                <c:pt idx="0">
                  <c:v>КПД очереди котлоагрегатов</c:v>
                </c:pt>
              </c:strCache>
            </c:strRef>
          </c:tx>
          <c:marker>
            <c:symbol val="none"/>
          </c:marker>
          <c:xVal>
            <c:numRef>
              <c:f>Лист3!$M$2:$M$10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Лист3!$N$2:$N$10</c:f>
              <c:numCache>
                <c:formatCode>General</c:formatCode>
                <c:ptCount val="9"/>
                <c:pt idx="0">
                  <c:v>93.1</c:v>
                </c:pt>
                <c:pt idx="1">
                  <c:v>92.7</c:v>
                </c:pt>
                <c:pt idx="2">
                  <c:v>92.8</c:v>
                </c:pt>
                <c:pt idx="3">
                  <c:v>92.1</c:v>
                </c:pt>
                <c:pt idx="4">
                  <c:v>92</c:v>
                </c:pt>
                <c:pt idx="5">
                  <c:v>92</c:v>
                </c:pt>
                <c:pt idx="6">
                  <c:v>91.7</c:v>
                </c:pt>
                <c:pt idx="7">
                  <c:v>91.8</c:v>
                </c:pt>
                <c:pt idx="8">
                  <c:v>92</c:v>
                </c:pt>
              </c:numCache>
            </c:numRef>
          </c:yVal>
          <c:smooth val="0"/>
        </c:ser>
        <c:dLbls>
          <c:showLegendKey val="0"/>
          <c:showVal val="0"/>
          <c:showCatName val="0"/>
          <c:showSerName val="0"/>
          <c:showPercent val="0"/>
          <c:showBubbleSize val="0"/>
        </c:dLbls>
        <c:axId val="199149824"/>
        <c:axId val="199164288"/>
      </c:scatterChart>
      <c:valAx>
        <c:axId val="199149824"/>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199164288"/>
        <c:crosses val="autoZero"/>
        <c:crossBetween val="midCat"/>
        <c:majorUnit val="10"/>
      </c:valAx>
      <c:valAx>
        <c:axId val="199164288"/>
        <c:scaling>
          <c:orientation val="minMax"/>
        </c:scaling>
        <c:delete val="0"/>
        <c:axPos val="l"/>
        <c:majorGridlines/>
        <c:title>
          <c:tx>
            <c:rich>
              <a:bodyPr rot="-5400000" vert="horz"/>
              <a:lstStyle/>
              <a:p>
                <a:pPr>
                  <a:defRPr/>
                </a:pPr>
                <a:r>
                  <a:rPr lang="ru-RU" b="0"/>
                  <a:t>КПД очереди котлоагрегатов, </a:t>
                </a:r>
                <a:r>
                  <a:rPr lang="en-US" b="0"/>
                  <a:t>[%]</a:t>
                </a:r>
                <a:endParaRPr lang="ru-RU" b="0"/>
              </a:p>
            </c:rich>
          </c:tx>
          <c:overlay val="0"/>
        </c:title>
        <c:numFmt formatCode="General" sourceLinked="1"/>
        <c:majorTickMark val="out"/>
        <c:minorTickMark val="none"/>
        <c:tickLblPos val="nextTo"/>
        <c:crossAx val="199149824"/>
        <c:crosses val="autoZero"/>
        <c:crossBetween val="midCat"/>
        <c:majorUnit val="0.1"/>
      </c:valAx>
    </c:plotArea>
    <c:legend>
      <c:legendPos val="b"/>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BA13F-EB67-4509-9007-C4CF9DBD0AB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mc:AlternateContent xmlns:mc="http://schemas.openxmlformats.org/markup-compatibility/2006" xmlns:a14="http://schemas.microsoft.com/office/drawing/2010/main">
      <mc:Choice Requires="a14">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14:m>
                <m:oMath xmlns:m="http://schemas.openxmlformats.org/officeDocument/2006/math">
                  <m:r>
                    <a:rPr lang="en-US" sz="800" b="1" i="1">
                      <a:ln w="3175">
                        <a:noFill/>
                      </a:ln>
                      <a:latin typeface="Cambria Math"/>
                    </a:rPr>
                    <m:t>𝑩</m:t>
                  </m:r>
                </m:oMath>
              </a14:m>
              <a:endParaRPr lang="ru-RU" sz="800" b="1">
                <a:ln w="3175">
                  <a:noFill/>
                </a:ln>
              </a:endParaRPr>
            </a:p>
          </dgm:t>
        </dgm:pt>
      </mc:Choice>
      <mc:Fallback xmlns="">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r>
                <a:rPr lang="en-US" sz="800" b="1" i="0">
                  <a:ln w="3175">
                    <a:noFill/>
                  </a:ln>
                  <a:latin typeface="Cambria Math"/>
                </a:rPr>
                <a:t>𝑩</a:t>
              </a:r>
              <a:endParaRPr lang="ru-RU" sz="800" b="1">
                <a:ln w="3175">
                  <a:noFill/>
                </a:ln>
              </a:endParaRPr>
            </a:p>
          </dgm:t>
        </dgm:pt>
      </mc:Fallback>
    </mc:AlternateContent>
    <dgm:pt modelId="{1B32D1AF-B57E-41D4-A1F0-1C9D125DF2A1}" type="parTrans" cxnId="{E315D20B-7938-4021-B18A-CF13AEEE83A3}">
      <dgm:prSet/>
      <dgm:spPr/>
      <dgm:t>
        <a:bodyPr/>
        <a:lstStyle/>
        <a:p>
          <a:endParaRPr lang="ru-RU"/>
        </a:p>
      </dgm:t>
    </dgm:pt>
    <dgm:pt modelId="{91C4A51F-C9DE-4ACF-B50E-357565241D89}" type="sibTrans" cxnId="{E315D20B-7938-4021-B18A-CF13AEEE83A3}">
      <dgm:prSet/>
      <dgm:spPr/>
      <dgm:t>
        <a:bodyPr/>
        <a:lstStyle/>
        <a:p>
          <a:endParaRPr lang="ru-RU"/>
        </a:p>
      </dgm:t>
    </dgm:pt>
    <mc:AlternateContent xmlns:mc="http://schemas.openxmlformats.org/markup-compatibility/2006" xmlns:a14="http://schemas.microsoft.com/office/drawing/2010/main">
      <mc:Choice Requires="a14">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𝑲</m:t>
                      </m:r>
                    </m:sub>
                    <m:sup>
                      <m:r>
                        <a:rPr lang="ru-RU" sz="800" b="1" i="1">
                          <a:ln w="3175">
                            <a:noFill/>
                          </a:ln>
                          <a:latin typeface="Cambria Math"/>
                        </a:rPr>
                        <m:t>бр</m:t>
                      </m:r>
                    </m:sup>
                  </m:sSubSup>
                </m:oMath>
              </a14:m>
              <a:endParaRPr lang="ru-RU" sz="800" b="1">
                <a:ln w="3175">
                  <a:noFill/>
                </a:ln>
              </a:endParaRPr>
            </a:p>
          </dgm:t>
        </dgm:pt>
      </mc:Choice>
      <mc:Fallback xmlns="">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𝑲^</a:t>
              </a:r>
              <a:r>
                <a:rPr lang="ru-RU" sz="800" b="1" i="0">
                  <a:ln w="3175">
                    <a:noFill/>
                  </a:ln>
                  <a:latin typeface="Cambria Math"/>
                </a:rPr>
                <a:t>бр</a:t>
              </a:r>
              <a:endParaRPr lang="ru-RU" sz="800" b="1">
                <a:ln w="3175">
                  <a:noFill/>
                </a:ln>
              </a:endParaRPr>
            </a:p>
          </dgm:t>
        </dgm:pt>
      </mc:Fallback>
    </mc:AlternateContent>
    <dgm:pt modelId="{963F1CA5-A79B-49F1-AB67-77B531DFEB4C}" type="parTrans" cxnId="{61F433BB-B359-469D-A195-310FE414902F}">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886BA970-AE54-42CD-89BC-CC7831F4F9DB}" type="sibTrans" cxnId="{61F433BB-B359-469D-A195-310FE414902F}">
      <dgm:prSet/>
      <dgm:spPr/>
      <dgm:t>
        <a:bodyPr/>
        <a:lstStyle/>
        <a:p>
          <a:endParaRPr lang="ru-RU"/>
        </a:p>
      </dgm:t>
    </dgm:pt>
    <mc:AlternateContent xmlns:mc="http://schemas.openxmlformats.org/markup-compatibility/2006" xmlns:a14="http://schemas.microsoft.com/office/drawing/2010/main">
      <mc:Choice Requires="a14">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ru-RU" sz="800" b="1" i="1">
                          <a:ln w="3175">
                            <a:noFill/>
                          </a:ln>
                          <a:latin typeface="Cambria Math"/>
                          <a:ea typeface="Cambria Math"/>
                        </a:rPr>
                        <m:t>𝜼</m:t>
                      </m:r>
                    </m:e>
                    <m:sub>
                      <m:r>
                        <a:rPr lang="en-US" sz="800" b="1" i="1">
                          <a:ln w="3175">
                            <a:noFill/>
                          </a:ln>
                          <a:latin typeface="Cambria Math"/>
                        </a:rPr>
                        <m:t>𝑲</m:t>
                      </m:r>
                    </m:sub>
                    <m:sup>
                      <m:r>
                        <a:rPr lang="ru-RU" sz="800" b="1" i="1">
                          <a:ln w="3175">
                            <a:noFill/>
                          </a:ln>
                          <a:latin typeface="Cambria Math"/>
                        </a:rPr>
                        <m:t>бр</m:t>
                      </m:r>
                    </m:sup>
                  </m:sSubSup>
                </m:oMath>
              </a14:m>
              <a:r>
                <a:rPr lang="en-US" sz="800" b="1">
                  <a:ln w="3175">
                    <a:noFill/>
                  </a:ln>
                </a:rPr>
                <a:t> </a:t>
              </a:r>
              <a:endParaRPr lang="ru-RU" sz="800" b="1">
                <a:ln w="3175">
                  <a:noFill/>
                </a:ln>
              </a:endParaRPr>
            </a:p>
          </dgm:t>
        </dgm:pt>
      </mc:Choice>
      <mc:Fallback xmlns="">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r>
                <a:rPr lang="ru-RU" sz="800" b="1" i="0">
                  <a:ln w="3175">
                    <a:noFill/>
                  </a:ln>
                  <a:latin typeface="Cambria Math"/>
                  <a:ea typeface="Cambria Math"/>
                </a:rPr>
                <a:t>𝜼_</a:t>
              </a:r>
              <a:r>
                <a:rPr lang="en-US" sz="800" b="1" i="0">
                  <a:ln w="3175">
                    <a:noFill/>
                  </a:ln>
                  <a:latin typeface="Cambria Math"/>
                </a:rPr>
                <a:t>𝑲^</a:t>
              </a:r>
              <a:r>
                <a:rPr lang="ru-RU" sz="800" b="1" i="0">
                  <a:ln w="3175">
                    <a:noFill/>
                  </a:ln>
                  <a:latin typeface="Cambria Math"/>
                </a:rPr>
                <a:t>бр</a:t>
              </a:r>
              <a:r>
                <a:rPr lang="en-US" sz="800" b="1">
                  <a:ln w="3175">
                    <a:noFill/>
                  </a:ln>
                </a:rPr>
                <a:t> </a:t>
              </a:r>
              <a:endParaRPr lang="ru-RU" sz="800" b="1">
                <a:ln w="3175">
                  <a:noFill/>
                </a:ln>
              </a:endParaRPr>
            </a:p>
          </dgm:t>
        </dgm:pt>
      </mc:Fallback>
    </mc:AlternateContent>
    <dgm:pt modelId="{A4640B9B-7858-4AE6-8F15-931BD2821C65}" type="parTrans" cxnId="{1917C4BB-1E28-4131-AB63-2C0DE4505ACE}">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F671DCEB-435C-4B19-A484-EE583CC553B2}" type="sibTrans" cxnId="{1917C4BB-1E28-4131-AB63-2C0DE4505ACE}">
      <dgm:prSet/>
      <dgm:spPr/>
      <dgm:t>
        <a:bodyPr/>
        <a:lstStyle/>
        <a:p>
          <a:endParaRPr lang="ru-RU"/>
        </a:p>
      </dgm:t>
    </dgm:pt>
    <mc:AlternateContent xmlns:mc="http://schemas.openxmlformats.org/markup-compatibility/2006" xmlns:a14="http://schemas.microsoft.com/office/drawing/2010/main">
      <mc:Choice Requires="a14">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𝒑</m:t>
                      </m:r>
                    </m:sub>
                    <m:sup>
                      <m:r>
                        <a:rPr lang="en-US" sz="800" b="1" i="1">
                          <a:ln w="3175">
                            <a:noFill/>
                          </a:ln>
                          <a:latin typeface="Cambria Math"/>
                        </a:rPr>
                        <m:t>𝒑</m:t>
                      </m:r>
                    </m:sup>
                  </m:sSubSup>
                </m:oMath>
              </a14:m>
              <a:endParaRPr lang="ru-RU" sz="800" b="1">
                <a:ln w="3175">
                  <a:noFill/>
                </a:ln>
              </a:endParaRPr>
            </a:p>
          </dgm:t>
        </dgm:pt>
      </mc:Choice>
      <mc:Fallback xmlns="">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r>
                <a:rPr lang="en-US" sz="800" b="1" i="0">
                  <a:ln w="3175">
                    <a:noFill/>
                  </a:ln>
                  <a:latin typeface="Cambria Math"/>
                </a:rPr>
                <a:t>𝑸_𝒑^𝒑</a:t>
              </a:r>
              <a:endParaRPr lang="ru-RU" sz="800" b="1">
                <a:ln w="3175">
                  <a:noFill/>
                </a:ln>
              </a:endParaRPr>
            </a:p>
          </dgm:t>
        </dgm:pt>
      </mc:Fallback>
    </mc:AlternateContent>
    <dgm:pt modelId="{E43723AE-1B46-4CB2-A36D-D6D9F11A706C}" type="parTrans" cxnId="{FBED7B4B-3A8E-411C-9BDA-F9E7E7E5CA18}">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58812836-38D2-433D-85FD-2C0BCBFBAEE9}" type="sibTrans" cxnId="{FBED7B4B-3A8E-411C-9BDA-F9E7E7E5CA18}">
      <dgm:prSet/>
      <dgm:spPr/>
      <dgm:t>
        <a:bodyPr/>
        <a:lstStyle/>
        <a:p>
          <a:endParaRPr lang="ru-RU"/>
        </a:p>
      </dgm:t>
    </dgm:pt>
    <mc:AlternateContent xmlns:mc="http://schemas.openxmlformats.org/markup-compatibility/2006" xmlns:a14="http://schemas.microsoft.com/office/drawing/2010/main">
      <mc:Choice Requires="a14">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en-US" sz="800">
                  <a:ln w="3175">
                    <a:noFill/>
                  </a:ln>
                </a:rPr>
                <a:t> </a:t>
              </a:r>
              <a:endParaRPr lang="ru-RU" sz="800">
                <a:ln w="3175">
                  <a:noFill/>
                </a:ln>
              </a:endParaRPr>
            </a:p>
          </dgm:t>
        </dgm:pt>
      </mc:Choice>
      <mc:Fallback xmlns="">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en-US" sz="800">
                  <a:ln w="3175">
                    <a:noFill/>
                  </a:ln>
                </a:rPr>
                <a:t> </a:t>
              </a:r>
              <a:endParaRPr lang="ru-RU" sz="800">
                <a:ln w="3175">
                  <a:noFill/>
                </a:ln>
              </a:endParaRPr>
            </a:p>
          </dgm:t>
        </dgm:pt>
      </mc:Fallback>
    </mc:AlternateContent>
    <dgm:pt modelId="{C978DA30-EB2C-4A8B-A7F3-5DDF613B9936}" type="parTrans" cxnId="{4C97C8FB-D174-4765-8D9E-F1B8626E80E9}">
      <dgm:prSet/>
      <dgm:spPr>
        <a:solidFill>
          <a:schemeClr val="bg1"/>
        </a:solidFill>
        <a:ln w="3175"/>
      </dgm:spPr>
      <dgm:t>
        <a:bodyPr/>
        <a:lstStyle/>
        <a:p>
          <a:endParaRPr lang="ru-RU" sz="800">
            <a:ln w="3175">
              <a:noFill/>
            </a:ln>
          </a:endParaRPr>
        </a:p>
      </dgm:t>
    </dgm:pt>
    <dgm:pt modelId="{340D4F76-96B0-4135-943C-529E29CD9831}" type="sibTrans" cxnId="{4C97C8FB-D174-4765-8D9E-F1B8626E80E9}">
      <dgm:prSet/>
      <dgm:spPr/>
      <dgm:t>
        <a:bodyPr/>
        <a:lstStyle/>
        <a:p>
          <a:endParaRPr lang="ru-RU"/>
        </a:p>
      </dgm:t>
    </dgm:pt>
    <mc:AlternateContent xmlns:mc="http://schemas.openxmlformats.org/markup-compatibility/2006" xmlns:a14="http://schemas.microsoft.com/office/drawing/2010/main">
      <mc:Choice Requires="a14">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𝒏𝒆</m:t>
                      </m:r>
                    </m:sub>
                  </m:sSub>
                </m:oMath>
              </a14:m>
              <a:endParaRPr lang="ru-RU" sz="800" b="1">
                <a:ln w="3175">
                  <a:noFill/>
                </a:ln>
              </a:endParaRPr>
            </a:p>
          </dgm:t>
        </dgm:pt>
      </mc:Choice>
      <mc:Fallback xmlns="">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r>
                <a:rPr lang="en-US" sz="800" b="1" i="0">
                  <a:ln w="3175">
                    <a:noFill/>
                  </a:ln>
                  <a:latin typeface="Cambria Math"/>
                </a:rPr>
                <a:t>𝒊_𝒏𝒆</a:t>
              </a:r>
              <a:endParaRPr lang="ru-RU" sz="800" b="1">
                <a:ln w="3175">
                  <a:noFill/>
                </a:ln>
              </a:endParaRPr>
            </a:p>
          </dgm:t>
        </dgm:pt>
      </mc:Fallback>
    </mc:AlternateContent>
    <dgm:pt modelId="{618637BA-DA65-4D40-81BE-C3D5F350F75E}" type="parTrans" cxnId="{58C678D3-F21B-4018-A8CB-8F65778EA6F9}">
      <dgm:prSet/>
      <dgm:spPr>
        <a:solidFill>
          <a:schemeClr val="bg1"/>
        </a:solidFill>
        <a:ln w="3175"/>
      </dgm:spPr>
      <dgm:t>
        <a:bodyPr/>
        <a:lstStyle/>
        <a:p>
          <a:endParaRPr lang="ru-RU" sz="800">
            <a:ln w="3175">
              <a:noFill/>
            </a:ln>
          </a:endParaRPr>
        </a:p>
      </dgm:t>
    </dgm:pt>
    <dgm:pt modelId="{144A8AC6-E546-4CFD-A469-7EEAD0B7B915}" type="sibTrans" cxnId="{58C678D3-F21B-4018-A8CB-8F65778EA6F9}">
      <dgm:prSet/>
      <dgm:spPr/>
      <dgm:t>
        <a:bodyPr/>
        <a:lstStyle/>
        <a:p>
          <a:endParaRPr lang="ru-RU"/>
        </a:p>
      </dgm:t>
    </dgm:pt>
    <mc:AlternateContent xmlns:mc="http://schemas.openxmlformats.org/markup-compatibility/2006" xmlns:a14="http://schemas.microsoft.com/office/drawing/2010/main">
      <mc:Choice Requires="a14">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m:t>
                      </m:r>
                      <m:r>
                        <a:rPr lang="ru-RU" sz="800" b="1" i="1">
                          <a:ln w="3175">
                            <a:noFill/>
                          </a:ln>
                          <a:latin typeface="Cambria Math"/>
                        </a:rPr>
                        <m:t>в</m:t>
                      </m:r>
                    </m:sub>
                  </m:sSub>
                </m:oMath>
              </a14:m>
              <a:endParaRPr lang="ru-RU" sz="800" b="1">
                <a:ln w="3175">
                  <a:noFill/>
                </a:ln>
              </a:endParaRPr>
            </a:p>
          </dgm:t>
        </dgm:pt>
      </mc:Choice>
      <mc:Fallback xmlns="">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r>
                <a:rPr lang="en-US" sz="800" b="1" i="0">
                  <a:ln w="3175">
                    <a:noFill/>
                  </a:ln>
                  <a:latin typeface="Cambria Math"/>
                </a:rPr>
                <a:t>𝒊_𝒏</a:t>
              </a:r>
              <a:r>
                <a:rPr lang="ru-RU" sz="800" b="1" i="0">
                  <a:ln w="3175">
                    <a:noFill/>
                  </a:ln>
                  <a:latin typeface="Cambria Math"/>
                </a:rPr>
                <a:t>в</a:t>
              </a:r>
              <a:endParaRPr lang="ru-RU" sz="800" b="1">
                <a:ln w="3175">
                  <a:noFill/>
                </a:ln>
              </a:endParaRPr>
            </a:p>
          </dgm:t>
        </dgm:pt>
      </mc:Fallback>
    </mc:AlternateContent>
    <dgm:pt modelId="{5E8139E6-E693-4D54-960F-A6A12F92B170}" type="parTrans" cxnId="{AF82BB24-738C-4210-A66E-F103E5D63D14}">
      <dgm:prSet/>
      <dgm:spPr>
        <a:solidFill>
          <a:schemeClr val="bg1"/>
        </a:solidFill>
        <a:ln w="3175"/>
      </dgm:spPr>
      <dgm:t>
        <a:bodyPr/>
        <a:lstStyle/>
        <a:p>
          <a:endParaRPr lang="ru-RU" sz="800">
            <a:ln w="3175">
              <a:noFill/>
            </a:ln>
          </a:endParaRPr>
        </a:p>
      </dgm:t>
    </dgm:pt>
    <dgm:pt modelId="{4A11000B-3B62-4C68-A00B-B472CF49ABB6}" type="sibTrans" cxnId="{AF82BB24-738C-4210-A66E-F103E5D63D14}">
      <dgm:prSet/>
      <dgm:spPr/>
      <dgm:t>
        <a:bodyPr/>
        <a:lstStyle/>
        <a:p>
          <a:endParaRPr lang="ru-RU"/>
        </a:p>
      </dgm:t>
    </dgm:pt>
    <mc:AlternateContent xmlns:mc="http://schemas.openxmlformats.org/markup-compatibility/2006" xmlns:a14="http://schemas.microsoft.com/office/drawing/2010/main">
      <mc:Choice Requires="a14">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𝒊</m:t>
                      </m:r>
                    </m:e>
                    <m:sub>
                      <m:r>
                        <a:rPr lang="ru-RU" sz="800" b="1" i="1">
                          <a:ln w="3175">
                            <a:noFill/>
                          </a:ln>
                          <a:latin typeface="Cambria Math"/>
                        </a:rPr>
                        <m:t>кв</m:t>
                      </m:r>
                    </m:sub>
                  </m:sSub>
                </m:oMath>
              </a14:m>
              <a:endParaRPr lang="ru-RU" sz="800" b="1">
                <a:ln w="3175">
                  <a:noFill/>
                </a:ln>
              </a:endParaRPr>
            </a:p>
          </dgm:t>
        </dgm:pt>
      </mc:Choice>
      <mc:Fallback xmlns="">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r>
                <a:rPr lang="en-US" sz="800" b="1" i="0">
                  <a:ln w="3175">
                    <a:noFill/>
                  </a:ln>
                  <a:latin typeface="Cambria Math"/>
                </a:rPr>
                <a:t>𝒊</a:t>
              </a:r>
              <a:r>
                <a:rPr lang="ru-RU" sz="800" b="1" i="0">
                  <a:ln w="3175">
                    <a:noFill/>
                  </a:ln>
                  <a:latin typeface="Cambria Math"/>
                </a:rPr>
                <a:t>_кв</a:t>
              </a:r>
              <a:endParaRPr lang="ru-RU" sz="800" b="1">
                <a:ln w="3175">
                  <a:noFill/>
                </a:ln>
              </a:endParaRPr>
            </a:p>
          </dgm:t>
        </dgm:pt>
      </mc:Fallback>
    </mc:AlternateContent>
    <dgm:pt modelId="{F6091F86-E964-46A2-8D65-9F1B4DA23768}" type="parTrans" cxnId="{B25B85D5-2292-4E71-A47A-5BCA50DA9C53}">
      <dgm:prSet/>
      <dgm:spPr>
        <a:solidFill>
          <a:schemeClr val="bg1"/>
        </a:solidFill>
        <a:ln w="3175"/>
      </dgm:spPr>
      <dgm:t>
        <a:bodyPr/>
        <a:lstStyle/>
        <a:p>
          <a:endParaRPr lang="ru-RU" sz="800">
            <a:ln w="3175">
              <a:noFill/>
            </a:ln>
          </a:endParaRPr>
        </a:p>
      </dgm:t>
    </dgm:pt>
    <dgm:pt modelId="{D54AE126-3F7F-4B91-97BE-71E85D9A573F}" type="sibTrans" cxnId="{B25B85D5-2292-4E71-A47A-5BCA50DA9C53}">
      <dgm:prSet/>
      <dgm:spPr/>
      <dgm:t>
        <a:bodyPr/>
        <a:lstStyle/>
        <a:p>
          <a:endParaRPr lang="ru-RU"/>
        </a:p>
      </dgm:t>
    </dgm:pt>
    <mc:AlternateContent xmlns:mc="http://schemas.openxmlformats.org/markup-compatibility/2006" xmlns:a14="http://schemas.microsoft.com/office/drawing/2010/main">
      <mc:Choice Requires="a14">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𝟐</m:t>
                      </m:r>
                    </m:sub>
                  </m:sSub>
                </m:oMath>
              </a14:m>
              <a:endParaRPr lang="ru-RU" sz="800" b="1">
                <a:ln w="3175">
                  <a:noFill/>
                </a:ln>
              </a:endParaRPr>
            </a:p>
          </dgm:t>
        </dgm:pt>
      </mc:Choice>
      <mc:Fallback xmlns="">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r>
                <a:rPr lang="en-US" sz="800" b="1" i="0">
                  <a:ln w="3175">
                    <a:noFill/>
                  </a:ln>
                  <a:latin typeface="Cambria Math"/>
                </a:rPr>
                <a:t>𝒒</a:t>
              </a:r>
              <a:r>
                <a:rPr lang="ru-RU" sz="800" b="1" i="0">
                  <a:ln w="3175">
                    <a:noFill/>
                  </a:ln>
                  <a:latin typeface="Cambria Math"/>
                </a:rPr>
                <a:t>_</a:t>
              </a:r>
              <a:r>
                <a:rPr lang="en-US" sz="800" b="1" i="0">
                  <a:ln w="3175">
                    <a:noFill/>
                  </a:ln>
                  <a:latin typeface="Cambria Math"/>
                </a:rPr>
                <a:t>𝟐</a:t>
              </a:r>
              <a:endParaRPr lang="ru-RU" sz="800" b="1">
                <a:ln w="3175">
                  <a:noFill/>
                </a:ln>
              </a:endParaRPr>
            </a:p>
          </dgm:t>
        </dgm:pt>
      </mc:Fallback>
    </mc:AlternateContent>
    <dgm:pt modelId="{54941BE1-8D0D-435E-98E9-F63AB4E020E5}" type="parTrans" cxnId="{5544CB0E-2D0A-40E6-A0BB-D8CDDE0FFDAF}">
      <dgm:prSet/>
      <dgm:spPr>
        <a:solidFill>
          <a:schemeClr val="bg1"/>
        </a:solidFill>
        <a:ln w="3175"/>
      </dgm:spPr>
      <dgm:t>
        <a:bodyPr/>
        <a:lstStyle/>
        <a:p>
          <a:endParaRPr lang="ru-RU" sz="800">
            <a:ln w="3175">
              <a:noFill/>
            </a:ln>
          </a:endParaRPr>
        </a:p>
      </dgm:t>
    </dgm:pt>
    <dgm:pt modelId="{07CCCBCF-575E-4DDD-A53E-A413700D5841}" type="sibTrans" cxnId="{5544CB0E-2D0A-40E6-A0BB-D8CDDE0FFDAF}">
      <dgm:prSet/>
      <dgm:spPr/>
      <dgm:t>
        <a:bodyPr/>
        <a:lstStyle/>
        <a:p>
          <a:endParaRPr lang="ru-RU"/>
        </a:p>
      </dgm:t>
    </dgm:pt>
    <mc:AlternateContent xmlns:mc="http://schemas.openxmlformats.org/markup-compatibility/2006" xmlns:a14="http://schemas.microsoft.com/office/drawing/2010/main">
      <mc:Choice Requires="a14">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𝟑</m:t>
                      </m:r>
                    </m:sub>
                  </m:sSub>
                </m:oMath>
              </a14:m>
              <a:endParaRPr lang="ru-RU" sz="800" b="1">
                <a:ln w="3175">
                  <a:noFill/>
                </a:ln>
              </a:endParaRPr>
            </a:p>
          </dgm:t>
        </dgm:pt>
      </mc:Choice>
      <mc:Fallback xmlns="">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r>
                <a:rPr lang="en-US" sz="800" b="1" i="0">
                  <a:ln w="3175">
                    <a:noFill/>
                  </a:ln>
                  <a:latin typeface="Cambria Math"/>
                </a:rPr>
                <a:t>𝒒_𝟑</a:t>
              </a:r>
              <a:endParaRPr lang="ru-RU" sz="800" b="1">
                <a:ln w="3175">
                  <a:noFill/>
                </a:ln>
              </a:endParaRPr>
            </a:p>
          </dgm:t>
        </dgm:pt>
      </mc:Fallback>
    </mc:AlternateContent>
    <dgm:pt modelId="{10731323-C6EA-4B18-B477-175F8DC05644}" type="parTrans" cxnId="{2F1B0F80-CE81-4716-986D-4C4788188254}">
      <dgm:prSet/>
      <dgm:spPr>
        <a:solidFill>
          <a:schemeClr val="bg1"/>
        </a:solidFill>
        <a:ln w="3175"/>
      </dgm:spPr>
      <dgm:t>
        <a:bodyPr/>
        <a:lstStyle/>
        <a:p>
          <a:endParaRPr lang="ru-RU" sz="800">
            <a:ln w="3175">
              <a:noFill/>
            </a:ln>
          </a:endParaRPr>
        </a:p>
      </dgm:t>
    </dgm:pt>
    <dgm:pt modelId="{2826D0AE-F06B-483B-A1B6-5D88C771F226}" type="sibTrans" cxnId="{2F1B0F80-CE81-4716-986D-4C4788188254}">
      <dgm:prSet/>
      <dgm:spPr/>
      <dgm:t>
        <a:bodyPr/>
        <a:lstStyle/>
        <a:p>
          <a:endParaRPr lang="ru-RU"/>
        </a:p>
      </dgm:t>
    </dgm:pt>
    <mc:AlternateContent xmlns:mc="http://schemas.openxmlformats.org/markup-compatibility/2006" xmlns:a14="http://schemas.microsoft.com/office/drawing/2010/main">
      <mc:Choice Requires="a14">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𝟒</m:t>
                      </m:r>
                    </m:sub>
                  </m:sSub>
                </m:oMath>
              </a14:m>
              <a:endParaRPr lang="ru-RU" sz="800" b="1">
                <a:ln w="3175">
                  <a:noFill/>
                </a:ln>
              </a:endParaRPr>
            </a:p>
          </dgm:t>
        </dgm:pt>
      </mc:Choice>
      <mc:Fallback xmlns="">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r>
                <a:rPr lang="en-US" sz="800" b="1" i="0">
                  <a:ln w="3175">
                    <a:noFill/>
                  </a:ln>
                  <a:latin typeface="Cambria Math"/>
                </a:rPr>
                <a:t>𝒒_𝟒</a:t>
              </a:r>
              <a:endParaRPr lang="ru-RU" sz="800" b="1">
                <a:ln w="3175">
                  <a:noFill/>
                </a:ln>
              </a:endParaRPr>
            </a:p>
          </dgm:t>
        </dgm:pt>
      </mc:Fallback>
    </mc:AlternateContent>
    <dgm:pt modelId="{B84E1AD8-D1C1-44F5-8EDA-3FA9F2E23AF0}" type="parTrans" cxnId="{D3B6C3BD-464B-42AE-A567-5AD359D01F1B}">
      <dgm:prSet/>
      <dgm:spPr>
        <a:solidFill>
          <a:schemeClr val="bg1"/>
        </a:solidFill>
        <a:ln w="3175"/>
      </dgm:spPr>
      <dgm:t>
        <a:bodyPr/>
        <a:lstStyle/>
        <a:p>
          <a:endParaRPr lang="ru-RU" sz="800">
            <a:ln w="3175">
              <a:noFill/>
            </a:ln>
          </a:endParaRPr>
        </a:p>
      </dgm:t>
    </dgm:pt>
    <dgm:pt modelId="{8F49438B-2298-4E0D-A026-6CB4BC8BF971}" type="sibTrans" cxnId="{D3B6C3BD-464B-42AE-A567-5AD359D01F1B}">
      <dgm:prSet/>
      <dgm:spPr/>
      <dgm:t>
        <a:bodyPr/>
        <a:lstStyle/>
        <a:p>
          <a:endParaRPr lang="ru-RU"/>
        </a:p>
      </dgm:t>
    </dgm:pt>
    <mc:AlternateContent xmlns:mc="http://schemas.openxmlformats.org/markup-compatibility/2006" xmlns:a14="http://schemas.microsoft.com/office/drawing/2010/main">
      <mc:Choice Requires="a14">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𝟓</m:t>
                      </m:r>
                    </m:sub>
                  </m:sSub>
                </m:oMath>
              </a14:m>
              <a:endParaRPr lang="ru-RU" sz="800" b="1">
                <a:ln w="3175">
                  <a:noFill/>
                </a:ln>
              </a:endParaRPr>
            </a:p>
          </dgm:t>
        </dgm:pt>
      </mc:Choice>
      <mc:Fallback xmlns="">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r>
                <a:rPr lang="en-US" sz="800" b="1" i="0">
                  <a:ln w="3175">
                    <a:noFill/>
                  </a:ln>
                  <a:latin typeface="Cambria Math"/>
                </a:rPr>
                <a:t>𝒒_𝟓</a:t>
              </a:r>
              <a:endParaRPr lang="ru-RU" sz="800" b="1">
                <a:ln w="3175">
                  <a:noFill/>
                </a:ln>
              </a:endParaRPr>
            </a:p>
          </dgm:t>
        </dgm:pt>
      </mc:Fallback>
    </mc:AlternateContent>
    <dgm:pt modelId="{F2A330E9-A55C-4144-81FD-8F05BFE9BC63}" type="parTrans" cxnId="{82657A19-CEB4-4CD3-92D8-BF72089C7B0E}">
      <dgm:prSet/>
      <dgm:spPr>
        <a:solidFill>
          <a:schemeClr val="bg1"/>
        </a:solidFill>
        <a:ln w="3175"/>
      </dgm:spPr>
      <dgm:t>
        <a:bodyPr/>
        <a:lstStyle/>
        <a:p>
          <a:endParaRPr lang="ru-RU" sz="800">
            <a:ln w="3175">
              <a:noFill/>
            </a:ln>
          </a:endParaRPr>
        </a:p>
      </dgm:t>
    </dgm:pt>
    <dgm:pt modelId="{5A6E4977-08C8-4598-BD26-C039E35F3329}" type="sibTrans" cxnId="{82657A19-CEB4-4CD3-92D8-BF72089C7B0E}">
      <dgm:prSet/>
      <dgm:spPr/>
      <dgm:t>
        <a:bodyPr/>
        <a:lstStyle/>
        <a:p>
          <a:endParaRPr lang="ru-RU"/>
        </a:p>
      </dgm:t>
    </dgm:pt>
    <mc:AlternateContent xmlns:mc="http://schemas.openxmlformats.org/markup-compatibility/2006" xmlns:a14="http://schemas.microsoft.com/office/drawing/2010/main">
      <mc:Choice Requires="a14">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endParaRPr lang="ru-RU" sz="800" b="1">
                <a:ln w="3175">
                  <a:noFill/>
                </a:ln>
              </a:endParaRPr>
            </a:p>
          </dgm:t>
        </dgm:pt>
      </mc:Choice>
      <mc:Fallback xmlns="">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endParaRPr lang="ru-RU" sz="800" b="1">
                <a:ln w="3175">
                  <a:noFill/>
                </a:ln>
              </a:endParaRPr>
            </a:p>
          </dgm:t>
        </dgm:pt>
      </mc:Fallback>
    </mc:AlternateContent>
    <dgm:pt modelId="{1614F1D0-DB41-422C-90FE-8B1B0D464A0F}" type="parTrans" cxnId="{B67E3D4E-15C7-4728-BC11-EB138EF87D6A}">
      <dgm:prSet/>
      <dgm:spPr>
        <a:solidFill>
          <a:schemeClr val="bg1"/>
        </a:solidFill>
        <a:ln w="3175"/>
      </dgm:spPr>
      <dgm:t>
        <a:bodyPr/>
        <a:lstStyle/>
        <a:p>
          <a:endParaRPr lang="ru-RU" sz="800">
            <a:ln w="3175">
              <a:noFill/>
            </a:ln>
          </a:endParaRPr>
        </a:p>
      </dgm:t>
    </dgm:pt>
    <dgm:pt modelId="{547D8439-224E-465B-A522-856690765321}" type="sibTrans" cxnId="{B67E3D4E-15C7-4728-BC11-EB138EF87D6A}">
      <dgm:prSet/>
      <dgm:spPr/>
      <dgm:t>
        <a:bodyPr/>
        <a:lstStyle/>
        <a:p>
          <a:endParaRPr lang="ru-RU"/>
        </a:p>
      </dgm:t>
    </dgm:pt>
    <mc:AlternateContent xmlns:mc="http://schemas.openxmlformats.org/markup-compatibility/2006" xmlns:a14="http://schemas.microsoft.com/office/drawing/2010/main">
      <mc:Choice Requires="a14">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r>
                <a:rPr lang="en-US" sz="800" b="1" i="0">
                  <a:ln w="3175">
                    <a:noFill/>
                  </a:ln>
                  <a:latin typeface="Cambria Math"/>
                </a:rPr>
                <a:t>𝑸_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39E73021-3CCB-486D-89E4-DEE8EAD2C5FC}" type="parTrans" cxnId="{DF92A923-D845-4F15-99DA-11476FD0B1CC}">
      <dgm:prSet/>
      <dgm:spPr>
        <a:solidFill>
          <a:schemeClr val="bg1"/>
        </a:solidFill>
        <a:ln w="3175"/>
      </dgm:spPr>
      <dgm:t>
        <a:bodyPr/>
        <a:lstStyle/>
        <a:p>
          <a:endParaRPr lang="ru-RU" sz="800">
            <a:ln w="3175">
              <a:noFill/>
            </a:ln>
          </a:endParaRPr>
        </a:p>
      </dgm:t>
    </dgm:pt>
    <dgm:pt modelId="{F205014E-7E51-4EE1-AC7D-DA05B04A50F9}" type="sibTrans" cxnId="{DF92A923-D845-4F15-99DA-11476FD0B1CC}">
      <dgm:prSet/>
      <dgm:spPr/>
      <dgm:t>
        <a:bodyPr/>
        <a:lstStyle/>
        <a:p>
          <a:endParaRPr lang="ru-RU"/>
        </a:p>
      </dgm:t>
    </dgm:pt>
    <mc:AlternateContent xmlns:mc="http://schemas.openxmlformats.org/markup-compatibility/2006" xmlns:a14="http://schemas.microsoft.com/office/drawing/2010/main">
      <mc:Choice Requires="a14">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ф</m:t>
                      </m:r>
                    </m:sub>
                    <m:sup>
                      <m:r>
                        <a:rPr lang="en-US" sz="800" b="1" i="1">
                          <a:ln w="3175">
                            <a:noFill/>
                          </a:ln>
                          <a:latin typeface="Cambria Math"/>
                        </a:rPr>
                        <m:t>′</m:t>
                      </m:r>
                    </m:sup>
                  </m:sSubSup>
                </m:oMath>
              </a14:m>
              <a:endParaRPr lang="ru-RU" sz="800" b="1">
                <a:ln w="3175">
                  <a:noFill/>
                </a:ln>
              </a:endParaRPr>
            </a:p>
          </dgm:t>
        </dgm:pt>
      </mc:Choice>
      <mc:Fallback xmlns="">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r>
                <a:rPr lang="en-US" sz="800" b="1" i="0">
                  <a:ln w="3175">
                    <a:noFill/>
                  </a:ln>
                  <a:latin typeface="Cambria Math"/>
                </a:rPr>
                <a:t>𝑸_</a:t>
              </a:r>
              <a:r>
                <a:rPr lang="ru-RU" sz="800" b="1" i="0">
                  <a:ln w="3175">
                    <a:noFill/>
                  </a:ln>
                  <a:latin typeface="Cambria Math"/>
                </a:rPr>
                <a:t>ф^</a:t>
              </a:r>
              <a:r>
                <a:rPr lang="en-US" sz="800" b="1" i="0">
                  <a:ln w="3175">
                    <a:noFill/>
                  </a:ln>
                  <a:latin typeface="Cambria Math"/>
                </a:rPr>
                <a:t>′</a:t>
              </a:r>
              <a:endParaRPr lang="ru-RU" sz="800" b="1">
                <a:ln w="3175">
                  <a:noFill/>
                </a:ln>
              </a:endParaRPr>
            </a:p>
          </dgm:t>
        </dgm:pt>
      </mc:Fallback>
    </mc:AlternateContent>
    <dgm:pt modelId="{1179461E-9552-4758-88FD-416B3E19CF1F}" type="parTrans" cxnId="{902BE201-C680-4B86-A2FB-37B7FAF31982}">
      <dgm:prSet/>
      <dgm:spPr>
        <a:solidFill>
          <a:schemeClr val="bg1"/>
        </a:solidFill>
        <a:ln w="3175"/>
      </dgm:spPr>
      <dgm:t>
        <a:bodyPr/>
        <a:lstStyle/>
        <a:p>
          <a:endParaRPr lang="ru-RU" sz="800">
            <a:ln w="3175">
              <a:noFill/>
            </a:ln>
          </a:endParaRPr>
        </a:p>
      </dgm:t>
    </dgm:pt>
    <dgm:pt modelId="{20588714-0824-4159-9420-2079B33C1D0E}" type="sibTrans" cxnId="{902BE201-C680-4B86-A2FB-37B7FAF31982}">
      <dgm:prSet/>
      <dgm:spPr/>
      <dgm:t>
        <a:bodyPr/>
        <a:lstStyle/>
        <a:p>
          <a:endParaRPr lang="ru-RU"/>
        </a:p>
      </dgm:t>
    </dgm:pt>
    <mc:AlternateContent xmlns:mc="http://schemas.openxmlformats.org/markup-compatibility/2006" xmlns:a14="http://schemas.microsoft.com/office/drawing/2010/main">
      <mc:Choice Requires="a14">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ух</m:t>
                      </m:r>
                    </m:sub>
                  </m:sSub>
                </m:oMath>
              </a14:m>
              <a:endParaRPr lang="ru-RU" sz="800" b="1">
                <a:ln w="3175">
                  <a:noFill/>
                </a:ln>
              </a:endParaRPr>
            </a:p>
          </dgm:t>
        </dgm:pt>
      </mc:Choice>
      <mc:Fallback xmlns="">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r>
                <a:rPr lang="en-US" sz="800" b="1" i="0">
                  <a:ln w="3175">
                    <a:noFill/>
                  </a:ln>
                  <a:latin typeface="Cambria Math"/>
                </a:rPr>
                <a:t>𝒕_</a:t>
              </a:r>
              <a:r>
                <a:rPr lang="ru-RU" sz="800" b="1" i="0">
                  <a:ln w="3175">
                    <a:noFill/>
                  </a:ln>
                  <a:latin typeface="Cambria Math"/>
                </a:rPr>
                <a:t>ух</a:t>
              </a:r>
              <a:endParaRPr lang="ru-RU" sz="800" b="1">
                <a:ln w="3175">
                  <a:noFill/>
                </a:ln>
              </a:endParaRPr>
            </a:p>
          </dgm:t>
        </dgm:pt>
      </mc:Fallback>
    </mc:AlternateContent>
    <dgm:pt modelId="{3FFADFAA-A044-4883-9732-18E796FC5FA9}" type="parTrans" cxnId="{4BE4431C-85E8-407C-A837-5F04D8978C25}">
      <dgm:prSet/>
      <dgm:spPr>
        <a:solidFill>
          <a:schemeClr val="bg1"/>
        </a:solidFill>
        <a:ln w="3175"/>
      </dgm:spPr>
      <dgm:t>
        <a:bodyPr/>
        <a:lstStyle/>
        <a:p>
          <a:endParaRPr lang="ru-RU" sz="800">
            <a:ln w="3175">
              <a:noFill/>
            </a:ln>
          </a:endParaRPr>
        </a:p>
      </dgm:t>
    </dgm:pt>
    <dgm:pt modelId="{D81019D3-C572-45B3-B72C-E174B156C293}" type="sibTrans" cxnId="{4BE4431C-85E8-407C-A837-5F04D8978C25}">
      <dgm:prSet/>
      <dgm:spPr/>
      <dgm:t>
        <a:bodyPr/>
        <a:lstStyle/>
        <a:p>
          <a:endParaRPr lang="ru-RU"/>
        </a:p>
      </dgm:t>
    </dgm:pt>
    <mc:AlternateContent xmlns:mc="http://schemas.openxmlformats.org/markup-compatibility/2006" xmlns:a14="http://schemas.microsoft.com/office/drawing/2010/main">
      <mc:Choice Requires="a14">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ru-RU" sz="800" b="1" i="1">
                          <a:ln w="3175">
                            <a:noFill/>
                          </a:ln>
                          <a:latin typeface="Cambria Math"/>
                        </a:rPr>
                        <m:t>ух</m:t>
                      </m:r>
                    </m:sub>
                  </m:sSub>
                </m:oMath>
              </a14:m>
              <a:endParaRPr lang="ru-RU" sz="800" b="1">
                <a:ln w="3175">
                  <a:noFill/>
                </a:ln>
              </a:endParaRPr>
            </a:p>
          </dgm:t>
        </dgm:pt>
      </mc:Choice>
      <mc:Fallback xmlns="">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r>
                <a:rPr lang="en-US" sz="800" b="1" i="0">
                  <a:ln w="3175">
                    <a:noFill/>
                  </a:ln>
                  <a:latin typeface="Cambria Math"/>
                </a:rPr>
                <a:t>𝒂_</a:t>
              </a:r>
              <a:r>
                <a:rPr lang="ru-RU" sz="800" b="1" i="0">
                  <a:ln w="3175">
                    <a:noFill/>
                  </a:ln>
                  <a:latin typeface="Cambria Math"/>
                </a:rPr>
                <a:t>ух</a:t>
              </a:r>
              <a:endParaRPr lang="ru-RU" sz="800" b="1">
                <a:ln w="3175">
                  <a:noFill/>
                </a:ln>
              </a:endParaRPr>
            </a:p>
          </dgm:t>
        </dgm:pt>
      </mc:Fallback>
    </mc:AlternateContent>
    <dgm:pt modelId="{B26201A9-65AB-47A0-B049-AA76AE93DA0F}" type="parTrans" cxnId="{16E5A409-126B-463E-96DA-298643EDAEA4}">
      <dgm:prSet/>
      <dgm:spPr>
        <a:solidFill>
          <a:schemeClr val="bg1"/>
        </a:solidFill>
        <a:ln w="3175"/>
      </dgm:spPr>
      <dgm:t>
        <a:bodyPr/>
        <a:lstStyle/>
        <a:p>
          <a:endParaRPr lang="ru-RU" sz="800">
            <a:ln w="3175">
              <a:noFill/>
            </a:ln>
          </a:endParaRPr>
        </a:p>
      </dgm:t>
    </dgm:pt>
    <dgm:pt modelId="{462F80B4-E98C-4163-B86D-62E7789A98A2}" type="sibTrans" cxnId="{16E5A409-126B-463E-96DA-298643EDAEA4}">
      <dgm:prSet/>
      <dgm:spPr/>
      <dgm:t>
        <a:bodyPr/>
        <a:lstStyle/>
        <a:p>
          <a:endParaRPr lang="ru-RU"/>
        </a:p>
      </dgm:t>
    </dgm:pt>
    <mc:AlternateContent xmlns:mc="http://schemas.openxmlformats.org/markup-compatibility/2006" xmlns:a14="http://schemas.microsoft.com/office/drawing/2010/main">
      <mc:Choice Requires="a14">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r>
                <a:rPr lang="en-US" sz="800" b="1">
                  <a:ln w="3175">
                    <a:noFill/>
                  </a:ln>
                </a:rPr>
                <a:t> </a:t>
              </a:r>
              <a:endParaRPr lang="ru-RU" sz="800" b="1">
                <a:ln w="3175">
                  <a:noFill/>
                </a:ln>
              </a:endParaRPr>
            </a:p>
          </dgm:t>
        </dgm:pt>
      </mc:Choice>
      <mc:Fallback xmlns="">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r>
                <a:rPr lang="en-US" sz="800" b="1">
                  <a:ln w="3175">
                    <a:noFill/>
                  </a:ln>
                </a:rPr>
                <a:t> </a:t>
              </a:r>
              <a:endParaRPr lang="ru-RU" sz="800" b="1">
                <a:ln w="3175">
                  <a:noFill/>
                </a:ln>
              </a:endParaRPr>
            </a:p>
          </dgm:t>
        </dgm:pt>
      </mc:Fallback>
    </mc:AlternateContent>
    <dgm:pt modelId="{03935271-AA23-4951-A1FC-13953F25AC5C}" type="parTrans" cxnId="{67425BB1-6E9C-4247-BB1A-5893B9DA95BF}">
      <dgm:prSet/>
      <dgm:spPr>
        <a:solidFill>
          <a:schemeClr val="bg1"/>
        </a:solidFill>
        <a:ln w="3175"/>
      </dgm:spPr>
      <dgm:t>
        <a:bodyPr/>
        <a:lstStyle/>
        <a:p>
          <a:endParaRPr lang="ru-RU" sz="800">
            <a:ln w="3175">
              <a:noFill/>
            </a:ln>
          </a:endParaRPr>
        </a:p>
      </dgm:t>
    </dgm:pt>
    <dgm:pt modelId="{EF7CA5C6-7D4C-476B-9A56-46C13E62ADEF}" type="sibTrans" cxnId="{67425BB1-6E9C-4247-BB1A-5893B9DA95BF}">
      <dgm:prSet/>
      <dgm:spPr/>
      <dgm:t>
        <a:bodyPr/>
        <a:lstStyle/>
        <a:p>
          <a:endParaRPr lang="ru-RU"/>
        </a:p>
      </dgm:t>
    </dgm:pt>
    <mc:AlternateContent xmlns:mc="http://schemas.openxmlformats.org/markup-compatibility/2006" xmlns:a14="http://schemas.microsoft.com/office/drawing/2010/main">
      <mc:Choice Requires="a14">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𝑾</m:t>
                      </m:r>
                    </m:e>
                    <m:sub>
                      <m:r>
                        <a:rPr lang="en-US" sz="800" b="1" i="1">
                          <a:ln w="3175">
                            <a:noFill/>
                          </a:ln>
                          <a:latin typeface="Cambria Math"/>
                        </a:rPr>
                        <m:t>𝒑</m:t>
                      </m:r>
                    </m:sub>
                  </m:sSub>
                </m:oMath>
              </a14:m>
              <a:r>
                <a:rPr lang="en-US" sz="800">
                  <a:ln w="3175">
                    <a:noFill/>
                  </a:ln>
                </a:rPr>
                <a:t> </a:t>
              </a:r>
              <a:endParaRPr lang="ru-RU" sz="800">
                <a:ln w="3175">
                  <a:noFill/>
                </a:ln>
              </a:endParaRPr>
            </a:p>
          </dgm:t>
        </dgm:pt>
      </mc:Choice>
      <mc:Fallback xmlns="">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r>
                <a:rPr lang="en-US" sz="800" b="1" i="0">
                  <a:ln w="3175">
                    <a:noFill/>
                  </a:ln>
                  <a:latin typeface="Cambria Math"/>
                </a:rPr>
                <a:t>𝑾_𝒑</a:t>
              </a:r>
              <a:r>
                <a:rPr lang="en-US" sz="800">
                  <a:ln w="3175">
                    <a:noFill/>
                  </a:ln>
                </a:rPr>
                <a:t> </a:t>
              </a:r>
              <a:endParaRPr lang="ru-RU" sz="800">
                <a:ln w="3175">
                  <a:noFill/>
                </a:ln>
              </a:endParaRPr>
            </a:p>
          </dgm:t>
        </dgm:pt>
      </mc:Fallback>
    </mc:AlternateContent>
    <dgm:pt modelId="{DB4C5625-0B78-469D-B226-58E5B3DFEA76}" type="parTrans" cxnId="{5CFE91BC-9D65-4E45-BC71-612A4267A1FF}">
      <dgm:prSet/>
      <dgm:spPr>
        <a:solidFill>
          <a:schemeClr val="bg1"/>
        </a:solidFill>
        <a:ln w="3175"/>
      </dgm:spPr>
      <dgm:t>
        <a:bodyPr/>
        <a:lstStyle/>
        <a:p>
          <a:endParaRPr lang="ru-RU" sz="800">
            <a:ln w="3175">
              <a:noFill/>
            </a:ln>
          </a:endParaRPr>
        </a:p>
      </dgm:t>
    </dgm:pt>
    <dgm:pt modelId="{0CC6E04F-6ABB-4761-8917-A1B6A83B4030}" type="sibTrans" cxnId="{5CFE91BC-9D65-4E45-BC71-612A4267A1FF}">
      <dgm:prSet/>
      <dgm:spPr/>
      <dgm:t>
        <a:bodyPr/>
        <a:lstStyle/>
        <a:p>
          <a:endParaRPr lang="ru-RU"/>
        </a:p>
      </dgm:t>
    </dgm:pt>
    <mc:AlternateContent xmlns:mc="http://schemas.openxmlformats.org/markup-compatibility/2006" xmlns:a14="http://schemas.microsoft.com/office/drawing/2010/main">
      <mc:Choice Requires="a14">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𝒒</m:t>
                      </m:r>
                    </m:e>
                    <m:sub>
                      <m:r>
                        <a:rPr lang="en-US" sz="800" b="1" i="1">
                          <a:ln w="3175">
                            <a:noFill/>
                          </a:ln>
                          <a:latin typeface="Cambria Math"/>
                        </a:rPr>
                        <m:t>𝟓</m:t>
                      </m:r>
                    </m:sub>
                    <m:sup>
                      <m:r>
                        <a:rPr lang="en-US" sz="800" b="1" i="1">
                          <a:ln w="3175">
                            <a:noFill/>
                          </a:ln>
                          <a:latin typeface="Cambria Math"/>
                        </a:rPr>
                        <m:t>𝑯</m:t>
                      </m:r>
                    </m:sup>
                  </m:sSubSup>
                </m:oMath>
              </a14:m>
              <a:endParaRPr lang="ru-RU" sz="800" b="1">
                <a:ln w="3175">
                  <a:noFill/>
                </a:ln>
              </a:endParaRPr>
            </a:p>
          </dgm:t>
        </dgm:pt>
      </mc:Choice>
      <mc:Fallback xmlns="">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r>
                <a:rPr lang="en-US" sz="800" b="1" i="0">
                  <a:ln w="3175">
                    <a:noFill/>
                  </a:ln>
                  <a:latin typeface="Cambria Math"/>
                </a:rPr>
                <a:t>𝒒_𝟓^𝑯</a:t>
              </a:r>
              <a:endParaRPr lang="ru-RU" sz="800" b="1">
                <a:ln w="3175">
                  <a:noFill/>
                </a:ln>
              </a:endParaRPr>
            </a:p>
          </dgm:t>
        </dgm:pt>
      </mc:Fallback>
    </mc:AlternateContent>
    <dgm:pt modelId="{0C38C83E-79D0-4700-8E33-1811D5C4C66B}" type="parTrans" cxnId="{A12F7263-FBEA-4663-9A24-8463C62B5767}">
      <dgm:prSet/>
      <dgm:spPr>
        <a:solidFill>
          <a:schemeClr val="bg1"/>
        </a:solidFill>
        <a:ln w="3175"/>
      </dgm:spPr>
      <dgm:t>
        <a:bodyPr/>
        <a:lstStyle/>
        <a:p>
          <a:endParaRPr lang="ru-RU" sz="800">
            <a:ln w="3175">
              <a:noFill/>
            </a:ln>
          </a:endParaRPr>
        </a:p>
      </dgm:t>
    </dgm:pt>
    <dgm:pt modelId="{D8EB7830-CF36-419A-9137-2CF1EEC3E26F}" type="sibTrans" cxnId="{A12F7263-FBEA-4663-9A24-8463C62B5767}">
      <dgm:prSet/>
      <dgm:spPr/>
      <dgm:t>
        <a:bodyPr/>
        <a:lstStyle/>
        <a:p>
          <a:endParaRPr lang="ru-RU"/>
        </a:p>
      </dgm:t>
    </dgm:pt>
    <mc:AlternateContent xmlns:mc="http://schemas.openxmlformats.org/markup-compatibility/2006" xmlns:a14="http://schemas.microsoft.com/office/drawing/2010/main">
      <mc:Choice Requires="a14">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4E05CFEB-1F85-49E7-B666-B9130E7E6C11}" type="parTrans" cxnId="{7F48DE0E-8609-4D39-B8CC-E9B1101AA6B4}">
      <dgm:prSet/>
      <dgm:spPr>
        <a:solidFill>
          <a:schemeClr val="bg1"/>
        </a:solidFill>
        <a:ln w="3175"/>
      </dgm:spPr>
      <dgm:t>
        <a:bodyPr/>
        <a:lstStyle/>
        <a:p>
          <a:endParaRPr lang="ru-RU" sz="800">
            <a:ln w="3175">
              <a:noFill/>
            </a:ln>
          </a:endParaRPr>
        </a:p>
      </dgm:t>
    </dgm:pt>
    <dgm:pt modelId="{D32485E1-3457-410C-813E-BCD46010C4BE}" type="sibTrans" cxnId="{7F48DE0E-8609-4D39-B8CC-E9B1101AA6B4}">
      <dgm:prSet/>
      <dgm:spPr/>
      <dgm:t>
        <a:bodyPr/>
        <a:lstStyle/>
        <a:p>
          <a:endParaRPr lang="ru-RU"/>
        </a:p>
      </dgm:t>
    </dgm:pt>
    <mc:AlternateContent xmlns:mc="http://schemas.openxmlformats.org/markup-compatibility/2006" xmlns:a14="http://schemas.microsoft.com/office/drawing/2010/main">
      <mc:Choice Requires="a14">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EAC1BA8D-B5CF-47A6-9881-572338B81EA8}" type="parTrans" cxnId="{F3E2F24F-E5D6-40CC-A972-F95446E77F91}">
      <dgm:prSet/>
      <dgm:spPr>
        <a:solidFill>
          <a:schemeClr val="bg1"/>
        </a:solidFill>
        <a:ln w="3175"/>
      </dgm:spPr>
      <dgm:t>
        <a:bodyPr/>
        <a:lstStyle/>
        <a:p>
          <a:endParaRPr lang="ru-RU" sz="800">
            <a:ln w="3175">
              <a:noFill/>
            </a:ln>
          </a:endParaRPr>
        </a:p>
      </dgm:t>
    </dgm:pt>
    <dgm:pt modelId="{FF9AEB50-B780-41E9-8854-8FEFF9EA50CE}" type="sibTrans" cxnId="{F3E2F24F-E5D6-40CC-A972-F95446E77F91}">
      <dgm:prSet/>
      <dgm:spPr/>
      <dgm:t>
        <a:bodyPr/>
        <a:lstStyle/>
        <a:p>
          <a:endParaRPr lang="ru-RU"/>
        </a:p>
      </dgm:t>
    </dgm:pt>
    <mc:AlternateContent xmlns:mc="http://schemas.openxmlformats.org/markup-compatibility/2006" xmlns:a14="http://schemas.microsoft.com/office/drawing/2010/main">
      <mc:Choice Requires="a14">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𝑪</m:t>
                      </m:r>
                    </m:e>
                    <m:sub>
                      <m:r>
                        <a:rPr lang="ru-RU" sz="800" b="1" i="1">
                          <a:ln w="3175">
                            <a:noFill/>
                          </a:ln>
                          <a:latin typeface="Cambria Math"/>
                        </a:rPr>
                        <m:t>В</m:t>
                      </m:r>
                    </m:sub>
                  </m:sSub>
                </m:oMath>
              </a14:m>
              <a:r>
                <a:rPr lang="en-US" sz="800">
                  <a:ln w="3175">
                    <a:noFill/>
                  </a:ln>
                </a:rPr>
                <a:t> </a:t>
              </a:r>
              <a:endParaRPr lang="ru-RU" sz="800">
                <a:ln w="3175">
                  <a:noFill/>
                </a:ln>
              </a:endParaRPr>
            </a:p>
          </dgm:t>
        </dgm:pt>
      </mc:Choice>
      <mc:Fallback xmlns="">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r>
                <a:rPr lang="en-US" sz="800" b="1" i="0">
                  <a:ln w="3175">
                    <a:noFill/>
                  </a:ln>
                  <a:latin typeface="Cambria Math"/>
                </a:rPr>
                <a:t>𝑪_</a:t>
              </a:r>
              <a:r>
                <a:rPr lang="ru-RU" sz="800" b="1" i="0">
                  <a:ln w="3175">
                    <a:noFill/>
                  </a:ln>
                  <a:latin typeface="Cambria Math"/>
                </a:rPr>
                <a:t>В</a:t>
              </a:r>
              <a:r>
                <a:rPr lang="en-US" sz="800">
                  <a:ln w="3175">
                    <a:noFill/>
                  </a:ln>
                </a:rPr>
                <a:t> </a:t>
              </a:r>
              <a:endParaRPr lang="ru-RU" sz="800">
                <a:ln w="3175">
                  <a:noFill/>
                </a:ln>
              </a:endParaRPr>
            </a:p>
          </dgm:t>
        </dgm:pt>
      </mc:Fallback>
    </mc:AlternateContent>
    <dgm:pt modelId="{062A5605-E34A-4CEE-A271-BC394F2AC00E}" type="parTrans" cxnId="{4D6A63A5-C5A2-44C1-BFDA-B9FE5E1D6593}">
      <dgm:prSet/>
      <dgm:spPr>
        <a:solidFill>
          <a:schemeClr val="bg1"/>
        </a:solidFill>
        <a:ln w="3175"/>
      </dgm:spPr>
      <dgm:t>
        <a:bodyPr/>
        <a:lstStyle/>
        <a:p>
          <a:endParaRPr lang="ru-RU" sz="800">
            <a:ln w="3175">
              <a:noFill/>
            </a:ln>
          </a:endParaRPr>
        </a:p>
      </dgm:t>
    </dgm:pt>
    <dgm:pt modelId="{4B474A2E-3A46-42A4-B818-B99C8CE4321F}" type="sibTrans" cxnId="{4D6A63A5-C5A2-44C1-BFDA-B9FE5E1D6593}">
      <dgm:prSet/>
      <dgm:spPr/>
      <dgm:t>
        <a:bodyPr/>
        <a:lstStyle/>
        <a:p>
          <a:endParaRPr lang="ru-RU"/>
        </a:p>
      </dgm:t>
    </dgm:pt>
    <mc:AlternateContent xmlns:mc="http://schemas.openxmlformats.org/markup-compatibility/2006" xmlns:a14="http://schemas.microsoft.com/office/drawing/2010/main">
      <mc:Choice Requires="a14">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14:m>
                <m:oMath xmlns:m="http://schemas.openxmlformats.org/officeDocument/2006/math">
                  <m:sSup>
                    <m:sSupPr>
                      <m:ctrlPr>
                        <a:rPr lang="ru-RU" sz="800" b="1" i="1">
                          <a:ln w="3175">
                            <a:noFill/>
                          </a:ln>
                          <a:latin typeface="Cambria Math"/>
                        </a:rPr>
                      </m:ctrlPr>
                    </m:sSupPr>
                    <m:e>
                      <m:r>
                        <a:rPr lang="en-US" sz="800" b="1" i="1">
                          <a:ln w="3175">
                            <a:noFill/>
                          </a:ln>
                          <a:latin typeface="Cambria Math"/>
                        </a:rPr>
                        <m:t>𝑽</m:t>
                      </m:r>
                    </m:e>
                    <m:sup>
                      <m:r>
                        <a:rPr lang="en-US" sz="800" b="1" i="1">
                          <a:ln w="3175">
                            <a:noFill/>
                          </a:ln>
                          <a:latin typeface="Cambria Math"/>
                        </a:rPr>
                        <m:t>𝟎</m:t>
                      </m:r>
                    </m:sup>
                  </m:sSup>
                </m:oMath>
              </a14:m>
              <a:endParaRPr lang="ru-RU" sz="800" b="1">
                <a:ln w="3175">
                  <a:noFill/>
                </a:ln>
              </a:endParaRPr>
            </a:p>
          </dgm:t>
        </dgm:pt>
      </mc:Choice>
      <mc:Fallback xmlns="">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r>
                <a:rPr lang="en-US" sz="800" b="1" i="0">
                  <a:ln w="3175">
                    <a:noFill/>
                  </a:ln>
                  <a:latin typeface="Cambria Math"/>
                </a:rPr>
                <a:t>𝑽</a:t>
              </a:r>
              <a:r>
                <a:rPr lang="ru-RU" sz="800" b="1" i="0">
                  <a:ln w="3175">
                    <a:noFill/>
                  </a:ln>
                  <a:latin typeface="Cambria Math"/>
                </a:rPr>
                <a:t>^</a:t>
              </a:r>
              <a:r>
                <a:rPr lang="en-US" sz="800" b="1" i="0">
                  <a:ln w="3175">
                    <a:noFill/>
                  </a:ln>
                  <a:latin typeface="Cambria Math"/>
                </a:rPr>
                <a:t>𝟎</a:t>
              </a:r>
              <a:endParaRPr lang="ru-RU" sz="800" b="1">
                <a:ln w="3175">
                  <a:noFill/>
                </a:ln>
              </a:endParaRPr>
            </a:p>
          </dgm:t>
        </dgm:pt>
      </mc:Fallback>
    </mc:AlternateContent>
    <dgm:pt modelId="{075389E4-D627-42EA-871A-14711D8E1086}" type="parTrans" cxnId="{437D40DB-5AD0-463D-9441-1AF815C39B28}">
      <dgm:prSet/>
      <dgm:spPr>
        <a:solidFill>
          <a:schemeClr val="bg1"/>
        </a:solidFill>
        <a:ln w="3175"/>
      </dgm:spPr>
      <dgm:t>
        <a:bodyPr/>
        <a:lstStyle/>
        <a:p>
          <a:endParaRPr lang="ru-RU" sz="800">
            <a:ln w="3175">
              <a:noFill/>
            </a:ln>
          </a:endParaRPr>
        </a:p>
      </dgm:t>
    </dgm:pt>
    <dgm:pt modelId="{BFC6BE7B-E6C1-43C7-A0B4-FC7CE58F3A6F}" type="sibTrans" cxnId="{437D40DB-5AD0-463D-9441-1AF815C39B28}">
      <dgm:prSet/>
      <dgm:spPr/>
      <dgm:t>
        <a:bodyPr/>
        <a:lstStyle/>
        <a:p>
          <a:endParaRPr lang="ru-RU"/>
        </a:p>
      </dgm:t>
    </dgm:pt>
    <mc:AlternateContent xmlns:mc="http://schemas.openxmlformats.org/markup-compatibility/2006" xmlns:a14="http://schemas.microsoft.com/office/drawing/2010/main">
      <mc:Choice Requires="a14">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𝒂</m:t>
                      </m:r>
                    </m:e>
                    <m:sub>
                      <m:r>
                        <a:rPr lang="ru-RU" sz="800" b="1" i="1">
                          <a:ln w="3175">
                            <a:noFill/>
                          </a:ln>
                          <a:latin typeface="Cambria Math"/>
                        </a:rPr>
                        <m:t>вп</m:t>
                      </m:r>
                    </m:sub>
                    <m:sup>
                      <m:r>
                        <a:rPr lang="en-US" sz="800" b="1" i="1">
                          <a:ln w="3175">
                            <a:noFill/>
                          </a:ln>
                          <a:latin typeface="Cambria Math"/>
                        </a:rPr>
                        <m:t>′</m:t>
                      </m:r>
                    </m:sup>
                  </m:sSubSup>
                </m:oMath>
              </a14:m>
              <a:endParaRPr lang="ru-RU" sz="800" b="1">
                <a:ln w="3175">
                  <a:noFill/>
                </a:ln>
              </a:endParaRPr>
            </a:p>
          </dgm:t>
        </dgm:pt>
      </mc:Choice>
      <mc:Fallback xmlns="">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r>
                <a:rPr lang="en-US" sz="800" b="1" i="0">
                  <a:ln w="3175">
                    <a:noFill/>
                  </a:ln>
                  <a:latin typeface="Cambria Math"/>
                </a:rPr>
                <a:t>𝒂_</a:t>
              </a:r>
              <a:r>
                <a:rPr lang="ru-RU" sz="800" b="1" i="0">
                  <a:ln w="3175">
                    <a:noFill/>
                  </a:ln>
                  <a:latin typeface="Cambria Math"/>
                </a:rPr>
                <a:t>вп^</a:t>
              </a:r>
              <a:r>
                <a:rPr lang="en-US" sz="800" b="1" i="0">
                  <a:ln w="3175">
                    <a:noFill/>
                  </a:ln>
                  <a:latin typeface="Cambria Math"/>
                </a:rPr>
                <a:t>′</a:t>
              </a:r>
              <a:endParaRPr lang="ru-RU" sz="800" b="1">
                <a:ln w="3175">
                  <a:noFill/>
                </a:ln>
              </a:endParaRPr>
            </a:p>
          </dgm:t>
        </dgm:pt>
      </mc:Fallback>
    </mc:AlternateContent>
    <dgm:pt modelId="{F4BC465D-A40D-49CB-92FF-E1607939CB24}" type="parTrans" cxnId="{117A68FB-5CDE-4573-BC49-5C4CE836C9C5}">
      <dgm:prSet/>
      <dgm:spPr>
        <a:solidFill>
          <a:schemeClr val="bg1"/>
        </a:solidFill>
        <a:ln w="3175"/>
      </dgm:spPr>
      <dgm:t>
        <a:bodyPr/>
        <a:lstStyle/>
        <a:p>
          <a:endParaRPr lang="ru-RU" sz="800">
            <a:ln w="3175">
              <a:noFill/>
            </a:ln>
          </a:endParaRPr>
        </a:p>
      </dgm:t>
    </dgm:pt>
    <dgm:pt modelId="{DC0A9F6B-1E23-4A5B-A217-273CB733F808}" type="sibTrans" cxnId="{117A68FB-5CDE-4573-BC49-5C4CE836C9C5}">
      <dgm:prSet/>
      <dgm:spPr/>
      <dgm:t>
        <a:bodyPr/>
        <a:lstStyle/>
        <a:p>
          <a:endParaRPr lang="ru-RU"/>
        </a:p>
      </dgm:t>
    </dgm:pt>
    <mc:AlternateContent xmlns:mc="http://schemas.openxmlformats.org/markup-compatibility/2006" xmlns:a14="http://schemas.microsoft.com/office/drawing/2010/main">
      <mc:Choice Requires="a14">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96F92575-6AF6-46D2-B568-C3FF35A4BF9C}" type="parTrans" cxnId="{40DE3B6A-D637-4FCA-8FBB-DD4CB62EBCBC}">
      <dgm:prSet/>
      <dgm:spPr>
        <a:solidFill>
          <a:schemeClr val="bg1"/>
        </a:solidFill>
        <a:ln w="3175"/>
      </dgm:spPr>
      <dgm:t>
        <a:bodyPr/>
        <a:lstStyle/>
        <a:p>
          <a:endParaRPr lang="ru-RU" sz="800">
            <a:ln w="3175">
              <a:noFill/>
            </a:ln>
          </a:endParaRPr>
        </a:p>
      </dgm:t>
    </dgm:pt>
    <dgm:pt modelId="{8DB9AC49-8738-4FBD-A9AA-33829A2E5A76}" type="sibTrans" cxnId="{40DE3B6A-D637-4FCA-8FBB-DD4CB62EBCBC}">
      <dgm:prSet/>
      <dgm:spPr/>
      <dgm:t>
        <a:bodyPr/>
        <a:lstStyle/>
        <a:p>
          <a:endParaRPr lang="ru-RU"/>
        </a:p>
      </dgm:t>
    </dgm:pt>
    <mc:AlternateContent xmlns:mc="http://schemas.openxmlformats.org/markup-compatibility/2006" xmlns:a14="http://schemas.microsoft.com/office/drawing/2010/main">
      <mc:Choice Requires="a14">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𝒎</m:t>
                      </m:r>
                      <m:r>
                        <a:rPr lang="ru-RU" sz="800" b="1" i="1">
                          <a:ln w="3175">
                            <a:noFill/>
                          </a:ln>
                          <a:latin typeface="Cambria Math"/>
                        </a:rPr>
                        <m:t>л</m:t>
                      </m:r>
                    </m:sub>
                    <m:sup>
                      <m:r>
                        <a:rPr lang="en-US" sz="800" b="1" i="1">
                          <a:ln w="3175">
                            <a:noFill/>
                          </a:ln>
                          <a:latin typeface="Cambria Math"/>
                        </a:rPr>
                        <m:t>′</m:t>
                      </m:r>
                    </m:sup>
                  </m:sSubSup>
                </m:oMath>
              </a14:m>
              <a:endParaRPr lang="ru-RU" sz="800" b="1">
                <a:ln w="3175">
                  <a:noFill/>
                </a:ln>
              </a:endParaRPr>
            </a:p>
          </dgm:t>
        </dgm:pt>
      </mc:Choice>
      <mc:Fallback xmlns="">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𝒎</a:t>
              </a:r>
              <a:r>
                <a:rPr lang="ru-RU" sz="800" b="1" i="0">
                  <a:ln w="3175">
                    <a:noFill/>
                  </a:ln>
                  <a:latin typeface="Cambria Math"/>
                </a:rPr>
                <a:t>л^</a:t>
              </a:r>
              <a:r>
                <a:rPr lang="en-US" sz="800" b="1" i="0">
                  <a:ln w="3175">
                    <a:noFill/>
                  </a:ln>
                  <a:latin typeface="Cambria Math"/>
                </a:rPr>
                <a:t>′</a:t>
              </a:r>
              <a:endParaRPr lang="ru-RU" sz="800" b="1">
                <a:ln w="3175">
                  <a:noFill/>
                </a:ln>
              </a:endParaRPr>
            </a:p>
          </dgm:t>
        </dgm:pt>
      </mc:Fallback>
    </mc:AlternateContent>
    <dgm:pt modelId="{980029C9-00B5-4290-8313-4B2AEDC5F939}" type="sibTrans" cxnId="{63A0490B-109D-47CF-A366-2F617CC6AB2A}">
      <dgm:prSet/>
      <dgm:spPr/>
      <dgm:t>
        <a:bodyPr/>
        <a:lstStyle/>
        <a:p>
          <a:endParaRPr lang="ru-RU"/>
        </a:p>
      </dgm:t>
    </dgm:pt>
    <dgm:pt modelId="{4378811A-379B-46D3-82A2-F3FB09073A09}" type="parTrans" cxnId="{63A0490B-109D-47CF-A366-2F617CC6AB2A}">
      <dgm:prSet/>
      <dgm:spPr>
        <a:solidFill>
          <a:schemeClr val="bg1"/>
        </a:solidFill>
        <a:ln w="3175"/>
      </dgm:spPr>
      <dgm:t>
        <a:bodyPr/>
        <a:lstStyle/>
        <a:p>
          <a:endParaRPr lang="ru-RU" sz="800">
            <a:ln w="3175">
              <a:noFill/>
            </a:ln>
          </a:endParaRPr>
        </a:p>
      </dgm:t>
    </dgm:pt>
    <mc:AlternateContent xmlns:mc="http://schemas.openxmlformats.org/markup-compatibility/2006" xmlns:a14="http://schemas.microsoft.com/office/drawing/2010/main">
      <mc:Choice Requires="a14">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en-US" sz="800" b="1" i="1">
                          <a:ln w="3175">
                            <a:noFill/>
                          </a:ln>
                          <a:latin typeface="Cambria Math"/>
                        </a:rPr>
                        <m:t>𝒎</m:t>
                      </m:r>
                      <m:r>
                        <a:rPr lang="ru-RU" sz="800" b="1" i="1">
                          <a:ln w="3175">
                            <a:noFill/>
                          </a:ln>
                          <a:latin typeface="Cambria Math"/>
                        </a:rPr>
                        <m:t>л</m:t>
                      </m:r>
                    </m:sub>
                  </m:sSub>
                </m:oMath>
              </a14:m>
              <a:endParaRPr lang="ru-RU" sz="800" b="1">
                <a:ln w="3175">
                  <a:noFill/>
                </a:ln>
              </a:endParaRPr>
            </a:p>
          </dgm:t>
        </dgm:pt>
      </mc:Choice>
      <mc:Fallback xmlns="">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r>
                <a:rPr lang="en-US" sz="800" b="1" i="0">
                  <a:ln w="3175">
                    <a:noFill/>
                  </a:ln>
                  <a:latin typeface="Cambria Math"/>
                </a:rPr>
                <a:t>𝒕_𝒎</a:t>
              </a:r>
              <a:r>
                <a:rPr lang="ru-RU" sz="800" b="1" i="0">
                  <a:ln w="3175">
                    <a:noFill/>
                  </a:ln>
                  <a:latin typeface="Cambria Math"/>
                </a:rPr>
                <a:t>л</a:t>
              </a:r>
              <a:endParaRPr lang="ru-RU" sz="800" b="1">
                <a:ln w="3175">
                  <a:noFill/>
                </a:ln>
              </a:endParaRPr>
            </a:p>
          </dgm:t>
        </dgm:pt>
      </mc:Fallback>
    </mc:AlternateContent>
    <dgm:pt modelId="{D91022D4-8FA4-40B9-860B-FE7A326E817F}" type="parTrans" cxnId="{C7BFBD40-5F73-427A-B032-BA96D5C64266}">
      <dgm:prSet/>
      <dgm:spPr>
        <a:solidFill>
          <a:schemeClr val="bg1"/>
        </a:solidFill>
        <a:ln w="3175"/>
      </dgm:spPr>
      <dgm:t>
        <a:bodyPr/>
        <a:lstStyle/>
        <a:p>
          <a:endParaRPr lang="ru-RU" sz="800">
            <a:ln w="3175">
              <a:noFill/>
            </a:ln>
          </a:endParaRPr>
        </a:p>
      </dgm:t>
    </dgm:pt>
    <dgm:pt modelId="{5CDDA931-87D1-492C-8CDF-14AE99105AC1}" type="sibTrans" cxnId="{C7BFBD40-5F73-427A-B032-BA96D5C64266}">
      <dgm:prSet/>
      <dgm:spPr/>
      <dgm:t>
        <a:bodyPr/>
        <a:lstStyle/>
        <a:p>
          <a:endParaRPr lang="ru-RU"/>
        </a:p>
      </dgm:t>
    </dgm:pt>
    <dgm:pt modelId="{458B4506-379F-4239-B765-57785EA11F2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Удельный раход пара на распыливание мазута, </a:t>
          </a:r>
          <a:r>
            <a:rPr lang="en-US" sz="800" b="1" i="1">
              <a:ln w="3175">
                <a:noFill/>
              </a:ln>
            </a:rPr>
            <a:t>d</a:t>
          </a:r>
          <a:endParaRPr lang="ru-RU" sz="800" b="1" i="1">
            <a:ln w="3175">
              <a:noFill/>
            </a:ln>
          </a:endParaRPr>
        </a:p>
      </dgm:t>
    </dgm:pt>
    <dgm:pt modelId="{49E8F892-8498-4323-BB16-F844E95BA0B8}" type="parTrans" cxnId="{127522CA-6A4A-4655-A91C-4F188027C035}">
      <dgm:prSet/>
      <dgm:spPr>
        <a:solidFill>
          <a:schemeClr val="bg1"/>
        </a:solidFill>
        <a:ln w="3175"/>
      </dgm:spPr>
      <dgm:t>
        <a:bodyPr/>
        <a:lstStyle/>
        <a:p>
          <a:endParaRPr lang="ru-RU" sz="800">
            <a:ln w="3175">
              <a:noFill/>
            </a:ln>
          </a:endParaRPr>
        </a:p>
      </dgm:t>
    </dgm:pt>
    <dgm:pt modelId="{A447EA9E-B086-42F4-A500-CD79AD1422CE}" type="sibTrans" cxnId="{127522CA-6A4A-4655-A91C-4F188027C035}">
      <dgm:prSet/>
      <dgm:spPr/>
      <dgm:t>
        <a:bodyPr/>
        <a:lstStyle/>
        <a:p>
          <a:endParaRPr lang="ru-RU"/>
        </a:p>
      </dgm:t>
    </dgm:pt>
    <mc:AlternateContent xmlns:mc="http://schemas.openxmlformats.org/markup-compatibility/2006" xmlns:a14="http://schemas.microsoft.com/office/drawing/2010/main">
      <mc:Choice Requires="a14">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ru-RU" sz="800" b="1" i="1">
                          <a:ln w="3175">
                            <a:noFill/>
                          </a:ln>
                          <a:latin typeface="Cambria Math"/>
                        </a:rPr>
                        <m:t>ф</m:t>
                      </m:r>
                    </m:sub>
                  </m:sSub>
                </m:oMath>
              </a14:m>
              <a:endParaRPr lang="ru-RU" sz="800" b="1">
                <a:ln w="3175">
                  <a:noFill/>
                </a:ln>
              </a:endParaRPr>
            </a:p>
          </dgm:t>
        </dgm:pt>
      </mc:Choice>
      <mc:Fallback xmlns="">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r>
                <a:rPr lang="en-US" sz="800" b="1" i="0">
                  <a:ln w="3175">
                    <a:noFill/>
                  </a:ln>
                  <a:latin typeface="Cambria Math"/>
                </a:rPr>
                <a:t>𝒊_</a:t>
              </a:r>
              <a:r>
                <a:rPr lang="ru-RU" sz="800" b="1" i="0">
                  <a:ln w="3175">
                    <a:noFill/>
                  </a:ln>
                  <a:latin typeface="Cambria Math"/>
                </a:rPr>
                <a:t>ф</a:t>
              </a:r>
              <a:endParaRPr lang="ru-RU" sz="800" b="1">
                <a:ln w="3175">
                  <a:noFill/>
                </a:ln>
              </a:endParaRPr>
            </a:p>
          </dgm:t>
        </dgm:pt>
      </mc:Fallback>
    </mc:AlternateContent>
    <dgm:pt modelId="{30DA9CCB-32AA-4952-AD74-DDDBE4F9424E}" type="parTrans" cxnId="{96C9D444-1612-4DDD-9C7E-A55098D27C05}">
      <dgm:prSet/>
      <dgm:spPr>
        <a:solidFill>
          <a:schemeClr val="bg1"/>
        </a:solidFill>
        <a:ln w="3175"/>
      </dgm:spPr>
      <dgm:t>
        <a:bodyPr/>
        <a:lstStyle/>
        <a:p>
          <a:endParaRPr lang="ru-RU" sz="800">
            <a:ln w="3175">
              <a:noFill/>
            </a:ln>
          </a:endParaRPr>
        </a:p>
      </dgm:t>
    </dgm:pt>
    <dgm:pt modelId="{D0A11956-3017-4880-862B-1D0C409BECC7}" type="sibTrans" cxnId="{96C9D444-1612-4DDD-9C7E-A55098D27C05}">
      <dgm:prSet/>
      <dgm:spPr/>
      <dgm:t>
        <a:bodyPr/>
        <a:lstStyle/>
        <a:p>
          <a:endParaRPr lang="ru-RU"/>
        </a:p>
      </dgm:t>
    </dgm:pt>
    <mc:AlternateContent xmlns:mc="http://schemas.openxmlformats.org/markup-compatibility/2006" xmlns:a14="http://schemas.microsoft.com/office/drawing/2010/main">
      <mc:Choice Requires="a14">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𝑯</m:t>
                      </m:r>
                    </m:sub>
                  </m:sSub>
                </m:oMath>
              </a14:m>
              <a:endParaRPr lang="ru-RU" sz="800" b="1">
                <a:ln w="3175">
                  <a:noFill/>
                </a:ln>
              </a:endParaRPr>
            </a:p>
          </dgm:t>
        </dgm:pt>
      </mc:Choice>
      <mc:Fallback xmlns="">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r>
                <a:rPr lang="en-US" sz="800" b="1" i="0">
                  <a:ln w="3175">
                    <a:noFill/>
                  </a:ln>
                  <a:latin typeface="Cambria Math"/>
                </a:rPr>
                <a:t>𝒊_𝑯</a:t>
              </a:r>
              <a:endParaRPr lang="ru-RU" sz="800" b="1">
                <a:ln w="3175">
                  <a:noFill/>
                </a:ln>
              </a:endParaRPr>
            </a:p>
          </dgm:t>
        </dgm:pt>
      </mc:Fallback>
    </mc:AlternateContent>
    <dgm:pt modelId="{3424473F-24EC-4DDC-8B61-BEA33BED05F4}" type="parTrans" cxnId="{46BF91C4-FE84-4006-964B-80170A35400E}">
      <dgm:prSet/>
      <dgm:spPr>
        <a:solidFill>
          <a:schemeClr val="bg1"/>
        </a:solidFill>
        <a:ln w="3175"/>
      </dgm:spPr>
      <dgm:t>
        <a:bodyPr/>
        <a:lstStyle/>
        <a:p>
          <a:endParaRPr lang="ru-RU" sz="800">
            <a:ln w="3175">
              <a:noFill/>
            </a:ln>
          </a:endParaRPr>
        </a:p>
      </dgm:t>
    </dgm:pt>
    <dgm:pt modelId="{742F6FA9-8346-4379-9A0C-72CD45E41598}" type="sibTrans" cxnId="{46BF91C4-FE84-4006-964B-80170A35400E}">
      <dgm:prSet/>
      <dgm:spPr/>
      <dgm:t>
        <a:bodyPr/>
        <a:lstStyle/>
        <a:p>
          <a:endParaRPr lang="ru-RU"/>
        </a:p>
      </dgm:t>
    </dgm:pt>
    <mc:AlternateContent xmlns:mc="http://schemas.openxmlformats.org/markup-compatibility/2006" xmlns:a14="http://schemas.microsoft.com/office/drawing/2010/main">
      <mc:Choice Requires="a14">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en-US" sz="800" b="1" i="1">
                          <a:ln w="3175">
                            <a:noFill/>
                          </a:ln>
                          <a:latin typeface="Cambria Math"/>
                        </a:rPr>
                        <m:t>𝒑𝒄</m:t>
                      </m:r>
                    </m:sub>
                  </m:sSub>
                </m:oMath>
              </a14:m>
              <a:endParaRPr lang="ru-RU" sz="800" b="1">
                <a:ln w="3175">
                  <a:noFill/>
                </a:ln>
              </a:endParaRPr>
            </a:p>
          </dgm:t>
        </dgm:pt>
      </mc:Choice>
      <mc:Fallback xmlns="">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r>
                <a:rPr lang="en-US" sz="800" b="1" i="0">
                  <a:ln w="3175">
                    <a:noFill/>
                  </a:ln>
                  <a:latin typeface="Cambria Math"/>
                </a:rPr>
                <a:t>𝒂_𝒑𝒄</a:t>
              </a:r>
              <a:endParaRPr lang="ru-RU" sz="800" b="1">
                <a:ln w="3175">
                  <a:noFill/>
                </a:ln>
              </a:endParaRPr>
            </a:p>
          </dgm:t>
        </dgm:pt>
      </mc:Fallback>
    </mc:AlternateContent>
    <dgm:pt modelId="{2BD60E0C-5FE1-477B-A9C7-95AB67A20BD8}" type="parTrans" cxnId="{C365E353-355C-4102-8E3D-D81B0682F56D}">
      <dgm:prSet/>
      <dgm:spPr>
        <a:solidFill>
          <a:schemeClr val="bg1"/>
        </a:solidFill>
        <a:ln w="3175"/>
      </dgm:spPr>
      <dgm:t>
        <a:bodyPr/>
        <a:lstStyle/>
        <a:p>
          <a:endParaRPr lang="ru-RU" sz="800">
            <a:ln w="3175">
              <a:noFill/>
            </a:ln>
          </a:endParaRPr>
        </a:p>
      </dgm:t>
    </dgm:pt>
    <dgm:pt modelId="{536C3D91-2D8E-4FD0-A8A0-1B45A9F14BD1}" type="sibTrans" cxnId="{C365E353-355C-4102-8E3D-D81B0682F56D}">
      <dgm:prSet/>
      <dgm:spPr/>
      <dgm:t>
        <a:bodyPr/>
        <a:lstStyle/>
        <a:p>
          <a:endParaRPr lang="ru-RU"/>
        </a:p>
      </dgm:t>
    </dgm:pt>
    <mc:AlternateContent xmlns:mc="http://schemas.openxmlformats.org/markup-compatibility/2006" xmlns:a14="http://schemas.microsoft.com/office/drawing/2010/main">
      <mc:Choice Requires="a14">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14:m>
                <m:oMath xmlns:m="http://schemas.openxmlformats.org/officeDocument/2006/math">
                  <m:sSup>
                    <m:sSupPr>
                      <m:ctrlPr>
                        <a:rPr lang="ru-RU" sz="800" b="1" i="1">
                          <a:ln w="3175">
                            <a:noFill/>
                          </a:ln>
                          <a:latin typeface="Cambria Math"/>
                        </a:rPr>
                      </m:ctrlPr>
                    </m:sSupPr>
                    <m:e>
                      <m:r>
                        <a:rPr lang="el-GR" sz="800" b="1" i="1">
                          <a:ln w="3175">
                            <a:noFill/>
                          </a:ln>
                          <a:latin typeface="Cambria Math"/>
                          <a:ea typeface="Cambria Math"/>
                        </a:rPr>
                        <m:t>𝜟</m:t>
                      </m:r>
                      <m:r>
                        <a:rPr lang="en-US" sz="800" b="1" i="1">
                          <a:ln w="3175">
                            <a:noFill/>
                          </a:ln>
                          <a:latin typeface="Cambria Math"/>
                          <a:ea typeface="Cambria Math"/>
                        </a:rPr>
                        <m:t>𝒂</m:t>
                      </m:r>
                    </m:e>
                    <m:sup>
                      <m:r>
                        <a:rPr lang="en-US" sz="800" b="1" i="1">
                          <a:ln w="3175">
                            <a:noFill/>
                          </a:ln>
                          <a:latin typeface="Cambria Math"/>
                        </a:rPr>
                        <m:t>𝑻</m:t>
                      </m:r>
                    </m:sup>
                  </m:sSup>
                </m:oMath>
              </a14:m>
              <a:r>
                <a:rPr lang="en-US" sz="800">
                  <a:ln w="3175">
                    <a:noFill/>
                  </a:ln>
                </a:rPr>
                <a:t> </a:t>
              </a:r>
              <a:endParaRPr lang="ru-RU" sz="800">
                <a:ln w="3175">
                  <a:noFill/>
                </a:ln>
              </a:endParaRPr>
            </a:p>
          </dgm:t>
        </dgm:pt>
      </mc:Choice>
      <mc:Fallback xmlns="">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r>
                <a:rPr lang="ru-RU"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a:t>
              </a:r>
              <a:r>
                <a:rPr lang="ru-RU" sz="800" b="1" i="0">
                  <a:ln w="3175">
                    <a:noFill/>
                  </a:ln>
                  <a:latin typeface="Cambria Math"/>
                  <a:ea typeface="Cambria Math"/>
                </a:rPr>
                <a:t>〗^</a:t>
              </a:r>
              <a:r>
                <a:rPr lang="en-US" sz="800" b="1" i="0">
                  <a:ln w="3175">
                    <a:noFill/>
                  </a:ln>
                  <a:latin typeface="Cambria Math"/>
                </a:rPr>
                <a:t>𝑻</a:t>
              </a:r>
              <a:r>
                <a:rPr lang="en-US" sz="800">
                  <a:ln w="3175">
                    <a:noFill/>
                  </a:ln>
                </a:rPr>
                <a:t> </a:t>
              </a:r>
              <a:endParaRPr lang="ru-RU" sz="800">
                <a:ln w="3175">
                  <a:noFill/>
                </a:ln>
              </a:endParaRPr>
            </a:p>
          </dgm:t>
        </dgm:pt>
      </mc:Fallback>
    </mc:AlternateContent>
    <dgm:pt modelId="{3F0936AE-3E61-473D-83EE-52CF69944644}" type="parTrans" cxnId="{3A65495E-56AF-40EF-AA0D-85510AB14A48}">
      <dgm:prSet/>
      <dgm:spPr>
        <a:solidFill>
          <a:schemeClr val="bg1"/>
        </a:solidFill>
        <a:ln w="3175"/>
      </dgm:spPr>
      <dgm:t>
        <a:bodyPr/>
        <a:lstStyle/>
        <a:p>
          <a:endParaRPr lang="ru-RU" sz="800">
            <a:ln w="3175">
              <a:noFill/>
            </a:ln>
          </a:endParaRPr>
        </a:p>
      </dgm:t>
    </dgm:pt>
    <dgm:pt modelId="{EDD1D4F2-9329-4879-B116-9F5093C1C792}" type="sibTrans" cxnId="{3A65495E-56AF-40EF-AA0D-85510AB14A48}">
      <dgm:prSet/>
      <dgm:spPr/>
      <dgm:t>
        <a:bodyPr/>
        <a:lstStyle/>
        <a:p>
          <a:endParaRPr lang="ru-RU"/>
        </a:p>
      </dgm:t>
    </dgm:pt>
    <mc:AlternateContent xmlns:mc="http://schemas.openxmlformats.org/markup-compatibility/2006" xmlns:a14="http://schemas.microsoft.com/office/drawing/2010/main">
      <mc:Choice Requires="a14">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14:m>
                <m:oMath xmlns:m="http://schemas.openxmlformats.org/officeDocument/2006/math">
                  <m:r>
                    <a:rPr lang="el-GR" sz="800" b="1" i="1">
                      <a:ln w="3175">
                        <a:noFill/>
                      </a:ln>
                      <a:latin typeface="Cambria Math"/>
                      <a:ea typeface="Cambria Math"/>
                    </a:rPr>
                    <m:t>𝜟</m:t>
                  </m:r>
                  <m:r>
                    <a:rPr lang="en-US" sz="800" b="1" i="1">
                      <a:ln w="3175">
                        <a:noFill/>
                      </a:ln>
                      <a:latin typeface="Cambria Math"/>
                      <a:ea typeface="Cambria Math"/>
                    </a:rPr>
                    <m:t>𝒂</m:t>
                  </m:r>
                </m:oMath>
              </a14:m>
              <a:endParaRPr lang="ru-RU" sz="800" b="1">
                <a:ln w="3175">
                  <a:noFill/>
                </a:ln>
              </a:endParaRPr>
            </a:p>
          </dgm:t>
        </dgm:pt>
      </mc:Choice>
      <mc:Fallback xmlns="">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r>
                <a:rPr lang="el-GR" sz="800" b="1" i="0">
                  <a:ln w="3175">
                    <a:noFill/>
                  </a:ln>
                  <a:latin typeface="Cambria Math"/>
                  <a:ea typeface="Cambria Math"/>
                </a:rPr>
                <a:t>𝜟</a:t>
              </a:r>
              <a:r>
                <a:rPr lang="en-US" sz="800" b="1" i="0">
                  <a:ln w="3175">
                    <a:noFill/>
                  </a:ln>
                  <a:latin typeface="Cambria Math"/>
                  <a:ea typeface="Cambria Math"/>
                </a:rPr>
                <a:t>𝒂</a:t>
              </a:r>
              <a:endParaRPr lang="ru-RU" sz="800" b="1">
                <a:ln w="3175">
                  <a:noFill/>
                </a:ln>
              </a:endParaRPr>
            </a:p>
          </dgm:t>
        </dgm:pt>
      </mc:Fallback>
    </mc:AlternateContent>
    <dgm:pt modelId="{CAD2AEC0-0A65-495C-931F-45F7DB5DE60F}" type="parTrans" cxnId="{C9ED65FF-8E3E-4912-9745-6A1AD82FBC24}">
      <dgm:prSet/>
      <dgm:spPr>
        <a:solidFill>
          <a:schemeClr val="bg1"/>
        </a:solidFill>
        <a:ln w="3175"/>
      </dgm:spPr>
      <dgm:t>
        <a:bodyPr/>
        <a:lstStyle/>
        <a:p>
          <a:endParaRPr lang="ru-RU" sz="800">
            <a:ln w="3175">
              <a:noFill/>
            </a:ln>
          </a:endParaRPr>
        </a:p>
      </dgm:t>
    </dgm:pt>
    <dgm:pt modelId="{F1DEBAA2-B8CF-4B51-97DF-C1429E592C88}" type="sibTrans" cxnId="{C9ED65FF-8E3E-4912-9745-6A1AD82FBC24}">
      <dgm:prSet/>
      <dgm:spPr/>
      <dgm:t>
        <a:bodyPr/>
        <a:lstStyle/>
        <a:p>
          <a:endParaRPr lang="ru-RU"/>
        </a:p>
      </dgm:t>
    </dgm:pt>
    <mc:AlternateContent xmlns:mc="http://schemas.openxmlformats.org/markup-compatibility/2006" xmlns:a14="http://schemas.microsoft.com/office/drawing/2010/main">
      <mc:Choice Requires="a14">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х.в.</m:t>
                      </m:r>
                    </m:sub>
                  </m:sSub>
                </m:oMath>
              </a14:m>
              <a:r>
                <a:rPr lang="en-US" sz="800">
                  <a:ln w="3175">
                    <a:noFill/>
                  </a:ln>
                </a:rPr>
                <a:t> </a:t>
              </a:r>
              <a:endParaRPr lang="ru-RU" sz="800">
                <a:ln w="3175">
                  <a:noFill/>
                </a:ln>
              </a:endParaRPr>
            </a:p>
          </dgm:t>
        </dgm:pt>
      </mc:Choice>
      <mc:Fallback xmlns="">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r>
                <a:rPr lang="en-US" sz="800" b="1" i="0">
                  <a:ln w="3175">
                    <a:noFill/>
                  </a:ln>
                  <a:latin typeface="Cambria Math"/>
                </a:rPr>
                <a:t>𝒕_(</a:t>
              </a:r>
              <a:r>
                <a:rPr lang="ru-RU" sz="800" b="1" i="0">
                  <a:ln w="3175">
                    <a:noFill/>
                  </a:ln>
                  <a:latin typeface="Cambria Math"/>
                </a:rPr>
                <a:t>х.в.</a:t>
              </a:r>
              <a:r>
                <a:rPr lang="en-US" sz="800" b="1" i="0">
                  <a:ln w="3175">
                    <a:noFill/>
                  </a:ln>
                  <a:latin typeface="Cambria Math"/>
                </a:rPr>
                <a:t>)</a:t>
              </a:r>
              <a:r>
                <a:rPr lang="en-US" sz="800">
                  <a:ln w="3175">
                    <a:noFill/>
                  </a:ln>
                </a:rPr>
                <a:t> </a:t>
              </a:r>
              <a:endParaRPr lang="ru-RU" sz="800">
                <a:ln w="3175">
                  <a:noFill/>
                </a:ln>
              </a:endParaRPr>
            </a:p>
          </dgm:t>
        </dgm:pt>
      </mc:Fallback>
    </mc:AlternateContent>
    <dgm:pt modelId="{6E5F0845-D2FA-4F27-9A73-BD419EEA0C30}" type="parTrans" cxnId="{0375F886-B9A8-449F-B585-CCF68BA5BA8A}">
      <dgm:prSet/>
      <dgm:spPr>
        <a:solidFill>
          <a:schemeClr val="bg1"/>
        </a:solidFill>
        <a:ln w="3175"/>
      </dgm:spPr>
      <dgm:t>
        <a:bodyPr/>
        <a:lstStyle/>
        <a:p>
          <a:endParaRPr lang="ru-RU" sz="800">
            <a:ln w="3175">
              <a:noFill/>
            </a:ln>
          </a:endParaRPr>
        </a:p>
      </dgm:t>
    </dgm:pt>
    <dgm:pt modelId="{6B673F54-67A5-43A9-A308-D48721745A5D}" type="sibTrans" cxnId="{0375F886-B9A8-449F-B585-CCF68BA5BA8A}">
      <dgm:prSet/>
      <dgm:spPr/>
      <dgm:t>
        <a:bodyPr/>
        <a:lstStyle/>
        <a:p>
          <a:endParaRPr lang="ru-RU"/>
        </a:p>
      </dgm:t>
    </dgm:pt>
    <mc:AlternateContent xmlns:mc="http://schemas.openxmlformats.org/markup-compatibility/2006" xmlns:a14="http://schemas.microsoft.com/office/drawing/2010/main">
      <mc:Choice Requires="a14">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14:m>
                <m:oMath xmlns:m="http://schemas.openxmlformats.org/officeDocument/2006/math">
                  <m:sSub>
                    <m:sSubPr>
                      <m:ctrlPr>
                        <a:rPr lang="en-US" sz="800" b="1" i="1">
                          <a:ln w="3175">
                            <a:noFill/>
                          </a:ln>
                          <a:latin typeface="Cambria Math"/>
                        </a:rPr>
                      </m:ctrlPr>
                    </m:sSubPr>
                    <m:e>
                      <m:r>
                        <a:rPr lang="el-GR" sz="800" b="1" i="1">
                          <a:ln w="3175">
                            <a:noFill/>
                          </a:ln>
                          <a:latin typeface="Cambria Math"/>
                          <a:ea typeface="Cambria Math"/>
                        </a:rPr>
                        <m:t>𝜟</m:t>
                      </m:r>
                      <m:r>
                        <a:rPr lang="en-US" sz="800" b="1" i="1">
                          <a:ln w="3175">
                            <a:noFill/>
                          </a:ln>
                          <a:latin typeface="Cambria Math"/>
                        </a:rPr>
                        <m:t>𝒕</m:t>
                      </m:r>
                    </m:e>
                    <m:sub>
                      <m:r>
                        <a:rPr lang="ru-RU" sz="800" b="1" i="1">
                          <a:ln w="3175">
                            <a:noFill/>
                          </a:ln>
                          <a:latin typeface="Cambria Math"/>
                        </a:rPr>
                        <m:t>дв</m:t>
                      </m:r>
                    </m:sub>
                  </m:sSub>
                </m:oMath>
              </a14:m>
              <a:endParaRPr lang="ru-RU" sz="800" b="1">
                <a:ln w="3175">
                  <a:noFill/>
                </a:ln>
              </a:endParaRPr>
            </a:p>
          </dgm:t>
        </dgm:pt>
      </mc:Choice>
      <mc:Fallback xmlns="">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rPr>
                <a:t>𝒕〗_</a:t>
              </a:r>
              <a:r>
                <a:rPr lang="ru-RU" sz="800" b="1" i="0">
                  <a:ln w="3175">
                    <a:noFill/>
                  </a:ln>
                  <a:latin typeface="Cambria Math"/>
                </a:rPr>
                <a:t>дв</a:t>
              </a:r>
              <a:endParaRPr lang="ru-RU" sz="800" b="1">
                <a:ln w="3175">
                  <a:noFill/>
                </a:ln>
              </a:endParaRPr>
            </a:p>
          </dgm:t>
        </dgm:pt>
      </mc:Fallback>
    </mc:AlternateContent>
    <dgm:pt modelId="{28ED67AA-1CE5-48B6-B2F8-4F7DB924147E}" type="parTrans" cxnId="{2381570E-7E83-4C7D-8243-A75BC248257D}">
      <dgm:prSet/>
      <dgm:spPr>
        <a:solidFill>
          <a:schemeClr val="bg1"/>
        </a:solidFill>
        <a:ln w="3175"/>
      </dgm:spPr>
      <dgm:t>
        <a:bodyPr/>
        <a:lstStyle/>
        <a:p>
          <a:endParaRPr lang="ru-RU" sz="800">
            <a:ln w="3175">
              <a:noFill/>
            </a:ln>
          </a:endParaRPr>
        </a:p>
      </dgm:t>
    </dgm:pt>
    <dgm:pt modelId="{007A8EBA-0FD6-442E-AA40-D7EF235217A0}" type="sibTrans" cxnId="{2381570E-7E83-4C7D-8243-A75BC248257D}">
      <dgm:prSet/>
      <dgm:spPr/>
      <dgm:t>
        <a:bodyPr/>
        <a:lstStyle/>
        <a:p>
          <a:endParaRPr lang="ru-RU"/>
        </a:p>
      </dgm:t>
    </dgm:pt>
    <mc:AlternateContent xmlns:mc="http://schemas.openxmlformats.org/markup-compatibility/2006" xmlns:a14="http://schemas.microsoft.com/office/drawing/2010/main">
      <mc:Choice Requires="a14">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5673A376-3219-436A-BB65-5518A94898AD}" type="parTrans" cxnId="{953751C4-FE31-4F52-A401-93E0DF6DA420}">
      <dgm:prSet/>
      <dgm:spPr>
        <a:solidFill>
          <a:schemeClr val="bg1"/>
        </a:solidFill>
        <a:ln w="3175"/>
      </dgm:spPr>
      <dgm:t>
        <a:bodyPr/>
        <a:lstStyle/>
        <a:p>
          <a:endParaRPr lang="ru-RU" sz="800">
            <a:ln w="3175">
              <a:noFill/>
            </a:ln>
          </a:endParaRPr>
        </a:p>
      </dgm:t>
    </dgm:pt>
    <dgm:pt modelId="{55547064-EA91-45C4-8F18-61781F9CBFA5}" type="sibTrans" cxnId="{953751C4-FE31-4F52-A401-93E0DF6DA420}">
      <dgm:prSet/>
      <dgm:spPr/>
      <dgm:t>
        <a:bodyPr/>
        <a:lstStyle/>
        <a:p>
          <a:endParaRPr lang="ru-RU"/>
        </a:p>
      </dgm:t>
    </dgm:pt>
    <mc:AlternateContent xmlns:mc="http://schemas.openxmlformats.org/markup-compatibility/2006" xmlns:a14="http://schemas.microsoft.com/office/drawing/2010/main">
      <mc:Choice Requires="a14">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AFF19EAD-0C32-4456-970A-30E095535FCE}" type="parTrans" cxnId="{805A3169-D864-4D4B-9541-D1BC36507D83}">
      <dgm:prSet/>
      <dgm:spPr>
        <a:solidFill>
          <a:schemeClr val="bg1"/>
        </a:solidFill>
        <a:ln w="3175"/>
      </dgm:spPr>
      <dgm:t>
        <a:bodyPr/>
        <a:lstStyle/>
        <a:p>
          <a:endParaRPr lang="ru-RU" sz="800">
            <a:ln w="3175">
              <a:noFill/>
            </a:ln>
          </a:endParaRPr>
        </a:p>
      </dgm:t>
    </dgm:pt>
    <dgm:pt modelId="{4BB472FB-481C-4E7D-81D2-21DED4F15165}" type="sibTrans" cxnId="{805A3169-D864-4D4B-9541-D1BC36507D83}">
      <dgm:prSet/>
      <dgm:spPr/>
      <dgm:t>
        <a:bodyPr/>
        <a:lstStyle/>
        <a:p>
          <a:endParaRPr lang="ru-RU"/>
        </a:p>
      </dgm:t>
    </dgm:pt>
    <mc:AlternateContent xmlns:mc="http://schemas.openxmlformats.org/markup-compatibility/2006" xmlns:a14="http://schemas.microsoft.com/office/drawing/2010/main">
      <mc:Choice Requires="a14">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0F78D5C1-B86E-4C0A-8DCE-BE08B8F2CB11}" type="parTrans" cxnId="{39E6E7A5-9D0C-4C2F-BECC-32B3682E0FF7}">
      <dgm:prSet/>
      <dgm:spPr>
        <a:solidFill>
          <a:schemeClr val="bg1"/>
        </a:solidFill>
        <a:ln w="3175"/>
      </dgm:spPr>
      <dgm:t>
        <a:bodyPr/>
        <a:lstStyle/>
        <a:p>
          <a:endParaRPr lang="ru-RU" sz="800">
            <a:ln w="3175">
              <a:noFill/>
            </a:ln>
          </a:endParaRPr>
        </a:p>
      </dgm:t>
    </dgm:pt>
    <dgm:pt modelId="{E369D007-89A3-4BC4-980E-5588DABF6B0E}" type="sibTrans" cxnId="{39E6E7A5-9D0C-4C2F-BECC-32B3682E0FF7}">
      <dgm:prSet/>
      <dgm:spPr/>
      <dgm:t>
        <a:bodyPr/>
        <a:lstStyle/>
        <a:p>
          <a:endParaRPr lang="ru-RU"/>
        </a:p>
      </dgm:t>
    </dgm:pt>
    <mc:AlternateContent xmlns:mc="http://schemas.openxmlformats.org/markup-compatibility/2006" xmlns:a14="http://schemas.microsoft.com/office/drawing/2010/main">
      <mc:Choice Requires="a14">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34F7F596-4BBF-4A1B-BB26-3E646F7E127A}" type="parTrans" cxnId="{08B5F0C4-96DA-43C5-AFC0-6EB53EF78766}">
      <dgm:prSet/>
      <dgm:spPr>
        <a:solidFill>
          <a:schemeClr val="bg1"/>
        </a:solidFill>
        <a:ln w="3175"/>
      </dgm:spPr>
      <dgm:t>
        <a:bodyPr/>
        <a:lstStyle/>
        <a:p>
          <a:endParaRPr lang="ru-RU" sz="800">
            <a:ln w="3175">
              <a:noFill/>
            </a:ln>
          </a:endParaRPr>
        </a:p>
      </dgm:t>
    </dgm:pt>
    <dgm:pt modelId="{D8B26FE1-7D46-4E54-8ED2-9EDB1184018D}" type="sibTrans" cxnId="{08B5F0C4-96DA-43C5-AFC0-6EB53EF78766}">
      <dgm:prSet/>
      <dgm:spPr/>
      <dgm:t>
        <a:bodyPr/>
        <a:lstStyle/>
        <a:p>
          <a:endParaRPr lang="ru-RU"/>
        </a:p>
      </dgm:t>
    </dgm:pt>
    <mc:AlternateContent xmlns:mc="http://schemas.openxmlformats.org/markup-compatibility/2006" xmlns:a14="http://schemas.microsoft.com/office/drawing/2010/main">
      <mc:Choice Requires="a14">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r>
                <a:rPr lang="en-US" sz="800" b="1" i="0">
                  <a:ln w="3175">
                    <a:noFill/>
                  </a:ln>
                  <a:latin typeface="Cambria Math"/>
                </a:rPr>
                <a:t>𝑫_𝑲^𝑯</a:t>
              </a:r>
              <a:endParaRPr lang="ru-RU" sz="800" b="1">
                <a:ln w="3175">
                  <a:noFill/>
                </a:ln>
              </a:endParaRPr>
            </a:p>
          </dgm:t>
        </dgm:pt>
      </mc:Fallback>
    </mc:AlternateContent>
    <dgm:pt modelId="{8E4BE5A3-C14F-4C54-BA51-EB46C62CEAD7}" type="parTrans" cxnId="{5003908B-1601-4699-97B0-795D9CCC4779}">
      <dgm:prSet/>
      <dgm:spPr>
        <a:solidFill>
          <a:schemeClr val="bg1"/>
        </a:solidFill>
        <a:ln w="3175"/>
      </dgm:spPr>
      <dgm:t>
        <a:bodyPr/>
        <a:lstStyle/>
        <a:p>
          <a:endParaRPr lang="ru-RU" sz="800">
            <a:ln w="3175">
              <a:noFill/>
            </a:ln>
          </a:endParaRPr>
        </a:p>
      </dgm:t>
    </dgm:pt>
    <dgm:pt modelId="{818A520E-BEE4-496B-BB45-241DDA17B296}" type="sibTrans" cxnId="{5003908B-1601-4699-97B0-795D9CCC4779}">
      <dgm:prSet/>
      <dgm:spPr/>
      <dgm:t>
        <a:bodyPr/>
        <a:lstStyle/>
        <a:p>
          <a:endParaRPr lang="ru-RU"/>
        </a:p>
      </dgm:t>
    </dgm:pt>
    <mc:AlternateContent xmlns:mc="http://schemas.openxmlformats.org/markup-compatibility/2006" xmlns:a14="http://schemas.microsoft.com/office/drawing/2010/main">
      <mc:Choice Requires="a14">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ru-RU" sz="800">
                  <a:ln w="3175">
                    <a:noFill/>
                  </a:ln>
                </a:rPr>
                <a:t> </a:t>
              </a:r>
            </a:p>
          </dgm:t>
        </dgm:pt>
      </mc:Choice>
      <mc:Fallback xmlns="">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ru-RU" sz="800">
                  <a:ln w="3175">
                    <a:noFill/>
                  </a:ln>
                </a:rPr>
                <a:t> </a:t>
              </a:r>
            </a:p>
          </dgm:t>
        </dgm:pt>
      </mc:Fallback>
    </mc:AlternateContent>
    <dgm:pt modelId="{DB2C880A-6DDE-408B-9FB4-84F62918F578}" type="parTrans" cxnId="{59143894-8E21-4FB1-B939-E916528951FE}">
      <dgm:prSet/>
      <dgm:spPr>
        <a:solidFill>
          <a:schemeClr val="bg1"/>
        </a:solidFill>
        <a:ln w="3175"/>
      </dgm:spPr>
      <dgm:t>
        <a:bodyPr/>
        <a:lstStyle/>
        <a:p>
          <a:endParaRPr lang="ru-RU" sz="800">
            <a:ln w="3175">
              <a:noFill/>
            </a:ln>
          </a:endParaRPr>
        </a:p>
      </dgm:t>
    </dgm:pt>
    <dgm:pt modelId="{3E647647-3C6B-4A88-B322-70532C92C80A}" type="sibTrans" cxnId="{59143894-8E21-4FB1-B939-E916528951FE}">
      <dgm:prSet/>
      <dgm:spPr/>
      <dgm:t>
        <a:bodyPr/>
        <a:lstStyle/>
        <a:p>
          <a:endParaRPr lang="ru-RU"/>
        </a:p>
      </dgm:t>
    </dgm:pt>
    <mc:AlternateContent xmlns:mc="http://schemas.openxmlformats.org/markup-compatibility/2006" xmlns:a14="http://schemas.microsoft.com/office/drawing/2010/main">
      <mc:Choice Requires="a14">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6FC3553B-000A-460A-A3E0-3E6AAD92FB33}" type="parTrans" cxnId="{8FF704B5-5C26-4CFC-A010-4EE1A64C26A4}">
      <dgm:prSet/>
      <dgm:spPr>
        <a:ln w="3175"/>
      </dgm:spPr>
      <dgm:t>
        <a:bodyPr/>
        <a:lstStyle/>
        <a:p>
          <a:endParaRPr lang="ru-RU"/>
        </a:p>
      </dgm:t>
    </dgm:pt>
    <dgm:pt modelId="{A263D298-9B23-4D60-99FE-2C6F5A6A7D25}" type="sibTrans" cxnId="{8FF704B5-5C26-4CFC-A010-4EE1A64C26A4}">
      <dgm:prSet/>
      <dgm:spPr/>
      <dgm:t>
        <a:bodyPr/>
        <a:lstStyle/>
        <a:p>
          <a:endParaRPr lang="ru-RU"/>
        </a:p>
      </dgm:t>
    </dgm:pt>
    <dgm:pt modelId="{358F5547-EBF8-4A6B-A9AF-3376AE4E1D57}" type="pres">
      <dgm:prSet presAssocID="{3A5BA13F-EB67-4509-9007-C4CF9DBD0AB9}" presName="Name0" presStyleCnt="0">
        <dgm:presLayoutVars>
          <dgm:chPref val="1"/>
          <dgm:dir/>
          <dgm:animOne val="branch"/>
          <dgm:animLvl val="lvl"/>
          <dgm:resizeHandles val="exact"/>
        </dgm:presLayoutVars>
      </dgm:prSet>
      <dgm:spPr/>
      <dgm:t>
        <a:bodyPr/>
        <a:lstStyle/>
        <a:p>
          <a:endParaRPr lang="ru-RU"/>
        </a:p>
      </dgm:t>
    </dgm:pt>
    <dgm:pt modelId="{D6EAB63D-CD6E-49D6-974C-CFCED247CF76}" type="pres">
      <dgm:prSet presAssocID="{FB61F1E6-CFB3-4056-844E-631CB8EEAC7F}" presName="root1" presStyleCnt="0"/>
      <dgm:spPr/>
    </dgm:pt>
    <dgm:pt modelId="{5E4566AC-4CA1-43F3-B17A-FA1C5A83BA32}" type="pres">
      <dgm:prSet presAssocID="{FB61F1E6-CFB3-4056-844E-631CB8EEAC7F}" presName="LevelOneTextNode" presStyleLbl="node0" presStyleIdx="0" presStyleCnt="1" custScaleX="200414">
        <dgm:presLayoutVars>
          <dgm:chPref val="3"/>
        </dgm:presLayoutVars>
      </dgm:prSet>
      <dgm:spPr/>
      <dgm:t>
        <a:bodyPr/>
        <a:lstStyle/>
        <a:p>
          <a:endParaRPr lang="ru-RU"/>
        </a:p>
      </dgm:t>
    </dgm:pt>
    <dgm:pt modelId="{2619CCC2-8E6F-4CF7-9E0E-E600CA13DD47}" type="pres">
      <dgm:prSet presAssocID="{FB61F1E6-CFB3-4056-844E-631CB8EEAC7F}" presName="level2hierChild" presStyleCnt="0"/>
      <dgm:spPr/>
    </dgm:pt>
    <dgm:pt modelId="{8B10A04D-DA3F-46BE-A274-940646D27958}" type="pres">
      <dgm:prSet presAssocID="{963F1CA5-A79B-49F1-AB67-77B531DFEB4C}" presName="conn2-1" presStyleLbl="parChTrans1D2" presStyleIdx="0" presStyleCnt="3" custScaleX="2000000"/>
      <dgm:spPr/>
      <dgm:t>
        <a:bodyPr/>
        <a:lstStyle/>
        <a:p>
          <a:endParaRPr lang="ru-RU"/>
        </a:p>
      </dgm:t>
    </dgm:pt>
    <dgm:pt modelId="{6B602201-F443-4B15-8AD6-4F3F1A1A6D13}" type="pres">
      <dgm:prSet presAssocID="{963F1CA5-A79B-49F1-AB67-77B531DFEB4C}" presName="connTx" presStyleLbl="parChTrans1D2" presStyleIdx="0" presStyleCnt="3"/>
      <dgm:spPr/>
      <dgm:t>
        <a:bodyPr/>
        <a:lstStyle/>
        <a:p>
          <a:endParaRPr lang="ru-RU"/>
        </a:p>
      </dgm:t>
    </dgm:pt>
    <dgm:pt modelId="{2230840D-D4B5-4F57-91AF-07CF708F2DB8}" type="pres">
      <dgm:prSet presAssocID="{86912AB4-8403-4ACE-BAF6-A1669E5F0E01}" presName="root2" presStyleCnt="0"/>
      <dgm:spPr/>
    </dgm:pt>
    <dgm:pt modelId="{92AC7CD9-B211-4DB7-8A11-1D8D04C0C85A}" type="pres">
      <dgm:prSet presAssocID="{86912AB4-8403-4ACE-BAF6-A1669E5F0E01}" presName="LevelTwoTextNode" presStyleLbl="node2" presStyleIdx="0" presStyleCnt="3" custScaleX="201592">
        <dgm:presLayoutVars>
          <dgm:chPref val="3"/>
        </dgm:presLayoutVars>
      </dgm:prSet>
      <dgm:spPr>
        <a:prstGeom prst="bracketPair">
          <a:avLst/>
        </a:prstGeom>
      </dgm:spPr>
      <dgm:t>
        <a:bodyPr/>
        <a:lstStyle/>
        <a:p>
          <a:endParaRPr lang="ru-RU"/>
        </a:p>
      </dgm:t>
    </dgm:pt>
    <dgm:pt modelId="{AE3440B5-B93B-4923-9361-3224822AE311}" type="pres">
      <dgm:prSet presAssocID="{86912AB4-8403-4ACE-BAF6-A1669E5F0E01}" presName="level3hierChild" presStyleCnt="0"/>
      <dgm:spPr/>
    </dgm:pt>
    <dgm:pt modelId="{3C5E6C4D-DA96-441C-AFBE-8769BB1453FB}" type="pres">
      <dgm:prSet presAssocID="{C978DA30-EB2C-4A8B-A7F3-5DDF613B9936}" presName="conn2-1" presStyleLbl="parChTrans1D3" presStyleIdx="0" presStyleCnt="12" custScaleX="2000000"/>
      <dgm:spPr/>
      <dgm:t>
        <a:bodyPr/>
        <a:lstStyle/>
        <a:p>
          <a:endParaRPr lang="ru-RU"/>
        </a:p>
      </dgm:t>
    </dgm:pt>
    <dgm:pt modelId="{0EB99EF0-DAEF-40F8-A27D-3D2E12262BEC}" type="pres">
      <dgm:prSet presAssocID="{C978DA30-EB2C-4A8B-A7F3-5DDF613B9936}" presName="connTx" presStyleLbl="parChTrans1D3" presStyleIdx="0" presStyleCnt="12"/>
      <dgm:spPr/>
      <dgm:t>
        <a:bodyPr/>
        <a:lstStyle/>
        <a:p>
          <a:endParaRPr lang="ru-RU"/>
        </a:p>
      </dgm:t>
    </dgm:pt>
    <dgm:pt modelId="{1E6A5320-1203-4E00-BE34-B648B6480FFE}" type="pres">
      <dgm:prSet presAssocID="{BF41A326-AD5A-4B19-8CAF-26BB04909CF9}" presName="root2" presStyleCnt="0"/>
      <dgm:spPr/>
    </dgm:pt>
    <dgm:pt modelId="{91F93B9D-AB1D-4B07-B4A2-F8181A0A46CC}" type="pres">
      <dgm:prSet presAssocID="{BF41A326-AD5A-4B19-8CAF-26BB04909CF9}" presName="LevelTwoTextNode" presStyleLbl="node3" presStyleIdx="0" presStyleCnt="12" custScaleX="201592">
        <dgm:presLayoutVars>
          <dgm:chPref val="3"/>
        </dgm:presLayoutVars>
      </dgm:prSet>
      <dgm:spPr>
        <a:prstGeom prst="bracketPair">
          <a:avLst/>
        </a:prstGeom>
      </dgm:spPr>
      <dgm:t>
        <a:bodyPr/>
        <a:lstStyle/>
        <a:p>
          <a:endParaRPr lang="ru-RU"/>
        </a:p>
      </dgm:t>
    </dgm:pt>
    <dgm:pt modelId="{8CB87169-602E-46C0-8983-0D10E0B106B7}" type="pres">
      <dgm:prSet presAssocID="{BF41A326-AD5A-4B19-8CAF-26BB04909CF9}" presName="level3hierChild" presStyleCnt="0"/>
      <dgm:spPr/>
    </dgm:pt>
    <dgm:pt modelId="{F72557E1-654E-47EF-9EFB-A931C15296ED}" type="pres">
      <dgm:prSet presAssocID="{618637BA-DA65-4D40-81BE-C3D5F350F75E}" presName="conn2-1" presStyleLbl="parChTrans1D3" presStyleIdx="1" presStyleCnt="12" custScaleX="2000000"/>
      <dgm:spPr/>
      <dgm:t>
        <a:bodyPr/>
        <a:lstStyle/>
        <a:p>
          <a:endParaRPr lang="ru-RU"/>
        </a:p>
      </dgm:t>
    </dgm:pt>
    <dgm:pt modelId="{6FBE9030-C444-4A28-AC24-795BDE15312B}" type="pres">
      <dgm:prSet presAssocID="{618637BA-DA65-4D40-81BE-C3D5F350F75E}" presName="connTx" presStyleLbl="parChTrans1D3" presStyleIdx="1" presStyleCnt="12"/>
      <dgm:spPr/>
      <dgm:t>
        <a:bodyPr/>
        <a:lstStyle/>
        <a:p>
          <a:endParaRPr lang="ru-RU"/>
        </a:p>
      </dgm:t>
    </dgm:pt>
    <dgm:pt modelId="{ADA4A2D7-D5EB-4DBB-AA49-31E5EDA6D32D}" type="pres">
      <dgm:prSet presAssocID="{814C64A3-8489-4CAF-8079-B333252AE642}" presName="root2" presStyleCnt="0"/>
      <dgm:spPr/>
    </dgm:pt>
    <dgm:pt modelId="{084F557F-78FC-4E73-9D9C-C04F17455D07}" type="pres">
      <dgm:prSet presAssocID="{814C64A3-8489-4CAF-8079-B333252AE642}" presName="LevelTwoTextNode" presStyleLbl="node3" presStyleIdx="1" presStyleCnt="12" custScaleX="201592" custScaleY="124809">
        <dgm:presLayoutVars>
          <dgm:chPref val="3"/>
        </dgm:presLayoutVars>
      </dgm:prSet>
      <dgm:spPr>
        <a:prstGeom prst="bracketPair">
          <a:avLst/>
        </a:prstGeom>
      </dgm:spPr>
      <dgm:t>
        <a:bodyPr/>
        <a:lstStyle/>
        <a:p>
          <a:endParaRPr lang="ru-RU"/>
        </a:p>
      </dgm:t>
    </dgm:pt>
    <dgm:pt modelId="{53D73BF1-3363-45B8-8CFB-EC1D70E91613}" type="pres">
      <dgm:prSet presAssocID="{814C64A3-8489-4CAF-8079-B333252AE642}" presName="level3hierChild" presStyleCnt="0"/>
      <dgm:spPr/>
    </dgm:pt>
    <dgm:pt modelId="{4D32311F-EAB0-461F-A6BE-9EC3B3868531}" type="pres">
      <dgm:prSet presAssocID="{5E8139E6-E693-4D54-960F-A6A12F92B170}" presName="conn2-1" presStyleLbl="parChTrans1D3" presStyleIdx="2" presStyleCnt="12" custScaleX="2000000"/>
      <dgm:spPr/>
      <dgm:t>
        <a:bodyPr/>
        <a:lstStyle/>
        <a:p>
          <a:endParaRPr lang="ru-RU"/>
        </a:p>
      </dgm:t>
    </dgm:pt>
    <dgm:pt modelId="{D40B43F6-D863-4F93-BF7D-C43E634D3CC3}" type="pres">
      <dgm:prSet presAssocID="{5E8139E6-E693-4D54-960F-A6A12F92B170}" presName="connTx" presStyleLbl="parChTrans1D3" presStyleIdx="2" presStyleCnt="12"/>
      <dgm:spPr/>
      <dgm:t>
        <a:bodyPr/>
        <a:lstStyle/>
        <a:p>
          <a:endParaRPr lang="ru-RU"/>
        </a:p>
      </dgm:t>
    </dgm:pt>
    <dgm:pt modelId="{F8E12D3E-F124-4DC5-B1CB-30BABC9C7121}" type="pres">
      <dgm:prSet presAssocID="{E356B71E-05D4-457F-986B-3C7CBBFBBB30}" presName="root2" presStyleCnt="0"/>
      <dgm:spPr/>
    </dgm:pt>
    <dgm:pt modelId="{5DC6771F-CBD2-4834-8AFB-EAAE3B615AC5}" type="pres">
      <dgm:prSet presAssocID="{E356B71E-05D4-457F-986B-3C7CBBFBBB30}" presName="LevelTwoTextNode" presStyleLbl="node3" presStyleIdx="2" presStyleCnt="12" custScaleX="201592">
        <dgm:presLayoutVars>
          <dgm:chPref val="3"/>
        </dgm:presLayoutVars>
      </dgm:prSet>
      <dgm:spPr>
        <a:prstGeom prst="bracketPair">
          <a:avLst/>
        </a:prstGeom>
      </dgm:spPr>
      <dgm:t>
        <a:bodyPr/>
        <a:lstStyle/>
        <a:p>
          <a:endParaRPr lang="ru-RU"/>
        </a:p>
      </dgm:t>
    </dgm:pt>
    <dgm:pt modelId="{45E485C9-CD41-4959-90A0-65504D9142A9}" type="pres">
      <dgm:prSet presAssocID="{E356B71E-05D4-457F-986B-3C7CBBFBBB30}" presName="level3hierChild" presStyleCnt="0"/>
      <dgm:spPr/>
    </dgm:pt>
    <dgm:pt modelId="{DF14AB43-0993-467F-AA0C-406AB994079F}" type="pres">
      <dgm:prSet presAssocID="{F6091F86-E964-46A2-8D65-9F1B4DA23768}" presName="conn2-1" presStyleLbl="parChTrans1D3" presStyleIdx="3" presStyleCnt="12" custScaleX="2000000"/>
      <dgm:spPr/>
      <dgm:t>
        <a:bodyPr/>
        <a:lstStyle/>
        <a:p>
          <a:endParaRPr lang="ru-RU"/>
        </a:p>
      </dgm:t>
    </dgm:pt>
    <dgm:pt modelId="{2B87A32F-1DC0-44F3-B9D6-0A50F179C8A8}" type="pres">
      <dgm:prSet presAssocID="{F6091F86-E964-46A2-8D65-9F1B4DA23768}" presName="connTx" presStyleLbl="parChTrans1D3" presStyleIdx="3" presStyleCnt="12"/>
      <dgm:spPr/>
      <dgm:t>
        <a:bodyPr/>
        <a:lstStyle/>
        <a:p>
          <a:endParaRPr lang="ru-RU"/>
        </a:p>
      </dgm:t>
    </dgm:pt>
    <dgm:pt modelId="{1D92F3E8-5337-4AA1-AC08-219E24154738}" type="pres">
      <dgm:prSet presAssocID="{B0D28352-BE2D-4301-BCCB-9A7EBBDF78D2}" presName="root2" presStyleCnt="0"/>
      <dgm:spPr/>
    </dgm:pt>
    <dgm:pt modelId="{09F5B56F-5BC3-44E1-A32F-F5AE67BA777A}" type="pres">
      <dgm:prSet presAssocID="{B0D28352-BE2D-4301-BCCB-9A7EBBDF78D2}" presName="LevelTwoTextNode" presStyleLbl="node3" presStyleIdx="3" presStyleCnt="12" custScaleX="201592">
        <dgm:presLayoutVars>
          <dgm:chPref val="3"/>
        </dgm:presLayoutVars>
      </dgm:prSet>
      <dgm:spPr>
        <a:prstGeom prst="bracketPair">
          <a:avLst/>
        </a:prstGeom>
      </dgm:spPr>
      <dgm:t>
        <a:bodyPr/>
        <a:lstStyle/>
        <a:p>
          <a:endParaRPr lang="ru-RU"/>
        </a:p>
      </dgm:t>
    </dgm:pt>
    <dgm:pt modelId="{75404AE2-28F5-47D1-9E6F-59534B012358}" type="pres">
      <dgm:prSet presAssocID="{B0D28352-BE2D-4301-BCCB-9A7EBBDF78D2}" presName="level3hierChild" presStyleCnt="0"/>
      <dgm:spPr/>
    </dgm:pt>
    <dgm:pt modelId="{6969EB49-BCA0-44BB-888A-02E8EDCC71A3}" type="pres">
      <dgm:prSet presAssocID="{A4640B9B-7858-4AE6-8F15-931BD2821C65}" presName="conn2-1" presStyleLbl="parChTrans1D2" presStyleIdx="1" presStyleCnt="3" custScaleX="2000000"/>
      <dgm:spPr/>
      <dgm:t>
        <a:bodyPr/>
        <a:lstStyle/>
        <a:p>
          <a:endParaRPr lang="ru-RU"/>
        </a:p>
      </dgm:t>
    </dgm:pt>
    <dgm:pt modelId="{252FED32-C5FD-4F25-BCEF-1F517BFDDA04}" type="pres">
      <dgm:prSet presAssocID="{A4640B9B-7858-4AE6-8F15-931BD2821C65}" presName="connTx" presStyleLbl="parChTrans1D2" presStyleIdx="1" presStyleCnt="3"/>
      <dgm:spPr/>
      <dgm:t>
        <a:bodyPr/>
        <a:lstStyle/>
        <a:p>
          <a:endParaRPr lang="ru-RU"/>
        </a:p>
      </dgm:t>
    </dgm:pt>
    <dgm:pt modelId="{697E0965-7250-4AC4-BF06-50DA8DF528DB}" type="pres">
      <dgm:prSet presAssocID="{A40EA3B3-3DC7-451A-A7E0-9872CD3816C8}" presName="root2" presStyleCnt="0"/>
      <dgm:spPr/>
    </dgm:pt>
    <dgm:pt modelId="{1C5C0225-1FCF-4C5E-B4BD-24DEF5FC7528}" type="pres">
      <dgm:prSet presAssocID="{A40EA3B3-3DC7-451A-A7E0-9872CD3816C8}" presName="LevelTwoTextNode" presStyleLbl="node2" presStyleIdx="1" presStyleCnt="3" custScaleX="201592">
        <dgm:presLayoutVars>
          <dgm:chPref val="3"/>
        </dgm:presLayoutVars>
      </dgm:prSet>
      <dgm:spPr>
        <a:prstGeom prst="bracketPair">
          <a:avLst/>
        </a:prstGeom>
      </dgm:spPr>
      <dgm:t>
        <a:bodyPr/>
        <a:lstStyle/>
        <a:p>
          <a:endParaRPr lang="ru-RU"/>
        </a:p>
      </dgm:t>
    </dgm:pt>
    <dgm:pt modelId="{978F2999-2439-4B4E-9203-87DB2740F1B1}" type="pres">
      <dgm:prSet presAssocID="{A40EA3B3-3DC7-451A-A7E0-9872CD3816C8}" presName="level3hierChild" presStyleCnt="0"/>
      <dgm:spPr/>
    </dgm:pt>
    <dgm:pt modelId="{20229D38-2CF9-4E61-88BC-DF7B7D8FE745}" type="pres">
      <dgm:prSet presAssocID="{54941BE1-8D0D-435E-98E9-F63AB4E020E5}" presName="conn2-1" presStyleLbl="parChTrans1D3" presStyleIdx="4" presStyleCnt="12" custScaleX="2000000"/>
      <dgm:spPr/>
      <dgm:t>
        <a:bodyPr/>
        <a:lstStyle/>
        <a:p>
          <a:endParaRPr lang="ru-RU"/>
        </a:p>
      </dgm:t>
    </dgm:pt>
    <dgm:pt modelId="{798DA56F-E2F5-4EE7-8355-647C42E9FB98}" type="pres">
      <dgm:prSet presAssocID="{54941BE1-8D0D-435E-98E9-F63AB4E020E5}" presName="connTx" presStyleLbl="parChTrans1D3" presStyleIdx="4" presStyleCnt="12"/>
      <dgm:spPr/>
      <dgm:t>
        <a:bodyPr/>
        <a:lstStyle/>
        <a:p>
          <a:endParaRPr lang="ru-RU"/>
        </a:p>
      </dgm:t>
    </dgm:pt>
    <dgm:pt modelId="{CDC95C5E-3691-4B91-8E4A-8D93C975BD1A}" type="pres">
      <dgm:prSet presAssocID="{43490450-ED91-489F-AED1-E14940988737}" presName="root2" presStyleCnt="0"/>
      <dgm:spPr/>
    </dgm:pt>
    <dgm:pt modelId="{B8728E8F-1B0E-44E9-AAB1-9CC35FE1E718}" type="pres">
      <dgm:prSet presAssocID="{43490450-ED91-489F-AED1-E14940988737}" presName="LevelTwoTextNode" presStyleLbl="node3" presStyleIdx="4" presStyleCnt="12" custScaleX="201592">
        <dgm:presLayoutVars>
          <dgm:chPref val="3"/>
        </dgm:presLayoutVars>
      </dgm:prSet>
      <dgm:spPr>
        <a:prstGeom prst="bracketPair">
          <a:avLst/>
        </a:prstGeom>
      </dgm:spPr>
      <dgm:t>
        <a:bodyPr/>
        <a:lstStyle/>
        <a:p>
          <a:endParaRPr lang="ru-RU"/>
        </a:p>
      </dgm:t>
    </dgm:pt>
    <dgm:pt modelId="{E8CA6F4B-5B0B-4E33-9375-C6A9D22D6C83}" type="pres">
      <dgm:prSet presAssocID="{43490450-ED91-489F-AED1-E14940988737}" presName="level3hierChild" presStyleCnt="0"/>
      <dgm:spPr/>
    </dgm:pt>
    <dgm:pt modelId="{F71E8CE0-98CD-41A4-A62F-42C3DC712F46}" type="pres">
      <dgm:prSet presAssocID="{3FFADFAA-A044-4883-9732-18E796FC5FA9}" presName="conn2-1" presStyleLbl="parChTrans1D4" presStyleIdx="0" presStyleCnt="27" custScaleX="2000000"/>
      <dgm:spPr/>
      <dgm:t>
        <a:bodyPr/>
        <a:lstStyle/>
        <a:p>
          <a:endParaRPr lang="ru-RU"/>
        </a:p>
      </dgm:t>
    </dgm:pt>
    <dgm:pt modelId="{EBB2E8E4-CC6A-4E05-954E-D2935189C6BD}" type="pres">
      <dgm:prSet presAssocID="{3FFADFAA-A044-4883-9732-18E796FC5FA9}" presName="connTx" presStyleLbl="parChTrans1D4" presStyleIdx="0" presStyleCnt="27"/>
      <dgm:spPr/>
      <dgm:t>
        <a:bodyPr/>
        <a:lstStyle/>
        <a:p>
          <a:endParaRPr lang="ru-RU"/>
        </a:p>
      </dgm:t>
    </dgm:pt>
    <dgm:pt modelId="{EAF28930-6241-4F05-A272-FEF7E2BDA13E}" type="pres">
      <dgm:prSet presAssocID="{5E60A1DA-0F77-4C02-8860-8F5E73C147E0}" presName="root2" presStyleCnt="0"/>
      <dgm:spPr/>
    </dgm:pt>
    <dgm:pt modelId="{949433A1-6E85-4D41-B0B8-AEA259E7C4EC}" type="pres">
      <dgm:prSet presAssocID="{5E60A1DA-0F77-4C02-8860-8F5E73C147E0}" presName="LevelTwoTextNode" presStyleLbl="node4" presStyleIdx="0" presStyleCnt="27" custScaleX="201592">
        <dgm:presLayoutVars>
          <dgm:chPref val="3"/>
        </dgm:presLayoutVars>
      </dgm:prSet>
      <dgm:spPr>
        <a:prstGeom prst="bracketPair">
          <a:avLst/>
        </a:prstGeom>
      </dgm:spPr>
      <dgm:t>
        <a:bodyPr/>
        <a:lstStyle/>
        <a:p>
          <a:endParaRPr lang="ru-RU"/>
        </a:p>
      </dgm:t>
    </dgm:pt>
    <dgm:pt modelId="{FCD6D675-1AF1-49D2-8A44-5C14EE58FB25}" type="pres">
      <dgm:prSet presAssocID="{5E60A1DA-0F77-4C02-8860-8F5E73C147E0}" presName="level3hierChild" presStyleCnt="0"/>
      <dgm:spPr/>
    </dgm:pt>
    <dgm:pt modelId="{0C83BF86-4545-459D-A5AE-6ABB84E99777}" type="pres">
      <dgm:prSet presAssocID="{B26201A9-65AB-47A0-B049-AA76AE93DA0F}" presName="conn2-1" presStyleLbl="parChTrans1D4" presStyleIdx="1" presStyleCnt="27" custScaleX="2000000"/>
      <dgm:spPr/>
      <dgm:t>
        <a:bodyPr/>
        <a:lstStyle/>
        <a:p>
          <a:endParaRPr lang="ru-RU"/>
        </a:p>
      </dgm:t>
    </dgm:pt>
    <dgm:pt modelId="{99DF0341-CA6D-41F2-84E2-ECEB6A99FB22}" type="pres">
      <dgm:prSet presAssocID="{B26201A9-65AB-47A0-B049-AA76AE93DA0F}" presName="connTx" presStyleLbl="parChTrans1D4" presStyleIdx="1" presStyleCnt="27"/>
      <dgm:spPr/>
      <dgm:t>
        <a:bodyPr/>
        <a:lstStyle/>
        <a:p>
          <a:endParaRPr lang="ru-RU"/>
        </a:p>
      </dgm:t>
    </dgm:pt>
    <dgm:pt modelId="{21B2339A-3DB9-4C88-AA8D-08108EF13DAE}" type="pres">
      <dgm:prSet presAssocID="{97F40A5E-8454-473F-B525-DB42324AD99C}" presName="root2" presStyleCnt="0"/>
      <dgm:spPr/>
    </dgm:pt>
    <dgm:pt modelId="{40024D19-B42B-4876-8526-50554D81B1A5}" type="pres">
      <dgm:prSet presAssocID="{97F40A5E-8454-473F-B525-DB42324AD99C}" presName="LevelTwoTextNode" presStyleLbl="node4" presStyleIdx="1" presStyleCnt="27" custScaleX="201592">
        <dgm:presLayoutVars>
          <dgm:chPref val="3"/>
        </dgm:presLayoutVars>
      </dgm:prSet>
      <dgm:spPr>
        <a:prstGeom prst="bracketPair">
          <a:avLst/>
        </a:prstGeom>
      </dgm:spPr>
      <dgm:t>
        <a:bodyPr/>
        <a:lstStyle/>
        <a:p>
          <a:endParaRPr lang="ru-RU"/>
        </a:p>
      </dgm:t>
    </dgm:pt>
    <dgm:pt modelId="{3D4B7BAC-E03B-4BFD-8FF0-AD4E07696258}" type="pres">
      <dgm:prSet presAssocID="{97F40A5E-8454-473F-B525-DB42324AD99C}" presName="level3hierChild" presStyleCnt="0"/>
      <dgm:spPr/>
    </dgm:pt>
    <dgm:pt modelId="{DB6C8AF2-33D8-4A91-9254-88E8AF277D6A}" type="pres">
      <dgm:prSet presAssocID="{03935271-AA23-4951-A1FC-13953F25AC5C}" presName="conn2-1" presStyleLbl="parChTrans1D4" presStyleIdx="2" presStyleCnt="27" custScaleX="2000000"/>
      <dgm:spPr/>
      <dgm:t>
        <a:bodyPr/>
        <a:lstStyle/>
        <a:p>
          <a:endParaRPr lang="ru-RU"/>
        </a:p>
      </dgm:t>
    </dgm:pt>
    <dgm:pt modelId="{2006551A-0C35-4AAA-B8B1-0FF131BD0C06}" type="pres">
      <dgm:prSet presAssocID="{03935271-AA23-4951-A1FC-13953F25AC5C}" presName="connTx" presStyleLbl="parChTrans1D4" presStyleIdx="2" presStyleCnt="27"/>
      <dgm:spPr/>
      <dgm:t>
        <a:bodyPr/>
        <a:lstStyle/>
        <a:p>
          <a:endParaRPr lang="ru-RU"/>
        </a:p>
      </dgm:t>
    </dgm:pt>
    <dgm:pt modelId="{845C861B-D874-40F1-AD7C-119BA7E16998}" type="pres">
      <dgm:prSet presAssocID="{3BB28B31-E8AD-4532-921B-94D61A38F1ED}" presName="root2" presStyleCnt="0"/>
      <dgm:spPr/>
    </dgm:pt>
    <dgm:pt modelId="{78013CA5-9A02-4BDB-B5AA-DE3ACFBF9261}" type="pres">
      <dgm:prSet presAssocID="{3BB28B31-E8AD-4532-921B-94D61A38F1ED}" presName="LevelTwoTextNode" presStyleLbl="node4" presStyleIdx="2" presStyleCnt="27" custScaleX="201592" custScaleY="107447">
        <dgm:presLayoutVars>
          <dgm:chPref val="3"/>
        </dgm:presLayoutVars>
      </dgm:prSet>
      <dgm:spPr>
        <a:prstGeom prst="bracketPair">
          <a:avLst/>
        </a:prstGeom>
      </dgm:spPr>
      <dgm:t>
        <a:bodyPr/>
        <a:lstStyle/>
        <a:p>
          <a:endParaRPr lang="ru-RU"/>
        </a:p>
      </dgm:t>
    </dgm:pt>
    <dgm:pt modelId="{82C450F6-E123-4681-A066-8E682B0D3A22}" type="pres">
      <dgm:prSet presAssocID="{3BB28B31-E8AD-4532-921B-94D61A38F1ED}" presName="level3hierChild" presStyleCnt="0"/>
      <dgm:spPr/>
    </dgm:pt>
    <dgm:pt modelId="{3A1D86B2-9B2F-4DDC-9495-FD16CFC26FCF}" type="pres">
      <dgm:prSet presAssocID="{DB4C5625-0B78-469D-B226-58E5B3DFEA76}" presName="conn2-1" presStyleLbl="parChTrans1D4" presStyleIdx="3" presStyleCnt="27" custScaleX="2000000"/>
      <dgm:spPr/>
      <dgm:t>
        <a:bodyPr/>
        <a:lstStyle/>
        <a:p>
          <a:endParaRPr lang="ru-RU"/>
        </a:p>
      </dgm:t>
    </dgm:pt>
    <dgm:pt modelId="{DDF13306-B41E-4DBC-9FA7-C73AB9698387}" type="pres">
      <dgm:prSet presAssocID="{DB4C5625-0B78-469D-B226-58E5B3DFEA76}" presName="connTx" presStyleLbl="parChTrans1D4" presStyleIdx="3" presStyleCnt="27"/>
      <dgm:spPr/>
      <dgm:t>
        <a:bodyPr/>
        <a:lstStyle/>
        <a:p>
          <a:endParaRPr lang="ru-RU"/>
        </a:p>
      </dgm:t>
    </dgm:pt>
    <dgm:pt modelId="{3753C1E0-CABA-4E48-BF19-A9D73BB39CE6}" type="pres">
      <dgm:prSet presAssocID="{C7838C1B-6608-4BBB-9338-72D49071A25F}" presName="root2" presStyleCnt="0"/>
      <dgm:spPr/>
    </dgm:pt>
    <dgm:pt modelId="{E847812E-5E8C-40DC-B495-E5BF90E1A4D9}" type="pres">
      <dgm:prSet presAssocID="{C7838C1B-6608-4BBB-9338-72D49071A25F}" presName="LevelTwoTextNode" presStyleLbl="node4" presStyleIdx="3" presStyleCnt="27" custScaleX="201592">
        <dgm:presLayoutVars>
          <dgm:chPref val="3"/>
        </dgm:presLayoutVars>
      </dgm:prSet>
      <dgm:spPr>
        <a:prstGeom prst="bracketPair">
          <a:avLst/>
        </a:prstGeom>
      </dgm:spPr>
      <dgm:t>
        <a:bodyPr/>
        <a:lstStyle/>
        <a:p>
          <a:endParaRPr lang="ru-RU"/>
        </a:p>
      </dgm:t>
    </dgm:pt>
    <dgm:pt modelId="{95FE8981-73D0-4B2A-8A56-8C70B56E13EA}" type="pres">
      <dgm:prSet presAssocID="{C7838C1B-6608-4BBB-9338-72D49071A25F}" presName="level3hierChild" presStyleCnt="0"/>
      <dgm:spPr/>
    </dgm:pt>
    <dgm:pt modelId="{50618AA5-0907-4654-B55E-F13037485210}" type="pres">
      <dgm:prSet presAssocID="{10731323-C6EA-4B18-B477-175F8DC05644}" presName="conn2-1" presStyleLbl="parChTrans1D3" presStyleIdx="5" presStyleCnt="12" custScaleX="2000000"/>
      <dgm:spPr/>
      <dgm:t>
        <a:bodyPr/>
        <a:lstStyle/>
        <a:p>
          <a:endParaRPr lang="ru-RU"/>
        </a:p>
      </dgm:t>
    </dgm:pt>
    <dgm:pt modelId="{C767B607-BCD4-447B-8670-73E7B277A78F}" type="pres">
      <dgm:prSet presAssocID="{10731323-C6EA-4B18-B477-175F8DC05644}" presName="connTx" presStyleLbl="parChTrans1D3" presStyleIdx="5" presStyleCnt="12"/>
      <dgm:spPr/>
      <dgm:t>
        <a:bodyPr/>
        <a:lstStyle/>
        <a:p>
          <a:endParaRPr lang="ru-RU"/>
        </a:p>
      </dgm:t>
    </dgm:pt>
    <dgm:pt modelId="{C209E61F-30D4-47CC-BAE0-E3F3C4F43951}" type="pres">
      <dgm:prSet presAssocID="{E69E3887-6747-448B-87D7-3CC467A147DA}" presName="root2" presStyleCnt="0"/>
      <dgm:spPr/>
    </dgm:pt>
    <dgm:pt modelId="{42FB9118-D0FD-49CB-9914-D76833088B73}" type="pres">
      <dgm:prSet presAssocID="{E69E3887-6747-448B-87D7-3CC467A147DA}" presName="LevelTwoTextNode" presStyleLbl="node3" presStyleIdx="5" presStyleCnt="12" custScaleX="201592">
        <dgm:presLayoutVars>
          <dgm:chPref val="3"/>
        </dgm:presLayoutVars>
      </dgm:prSet>
      <dgm:spPr>
        <a:prstGeom prst="bracketPair">
          <a:avLst/>
        </a:prstGeom>
      </dgm:spPr>
      <dgm:t>
        <a:bodyPr/>
        <a:lstStyle/>
        <a:p>
          <a:endParaRPr lang="ru-RU"/>
        </a:p>
      </dgm:t>
    </dgm:pt>
    <dgm:pt modelId="{E422566E-665A-4113-8811-A03C1842C5A0}" type="pres">
      <dgm:prSet presAssocID="{E69E3887-6747-448B-87D7-3CC467A147DA}" presName="level3hierChild" presStyleCnt="0"/>
      <dgm:spPr/>
    </dgm:pt>
    <dgm:pt modelId="{515AB8A8-E0E1-442B-993A-946BE160AD8C}" type="pres">
      <dgm:prSet presAssocID="{B84E1AD8-D1C1-44F5-8EDA-3FA9F2E23AF0}" presName="conn2-1" presStyleLbl="parChTrans1D3" presStyleIdx="6" presStyleCnt="12" custScaleX="2000000"/>
      <dgm:spPr/>
      <dgm:t>
        <a:bodyPr/>
        <a:lstStyle/>
        <a:p>
          <a:endParaRPr lang="ru-RU"/>
        </a:p>
      </dgm:t>
    </dgm:pt>
    <dgm:pt modelId="{84E90FA6-05BC-4DB2-8A8B-B849B3746916}" type="pres">
      <dgm:prSet presAssocID="{B84E1AD8-D1C1-44F5-8EDA-3FA9F2E23AF0}" presName="connTx" presStyleLbl="parChTrans1D3" presStyleIdx="6" presStyleCnt="12"/>
      <dgm:spPr/>
      <dgm:t>
        <a:bodyPr/>
        <a:lstStyle/>
        <a:p>
          <a:endParaRPr lang="ru-RU"/>
        </a:p>
      </dgm:t>
    </dgm:pt>
    <dgm:pt modelId="{288A27E9-4670-4FFD-A4A6-CBF297CD1EE9}" type="pres">
      <dgm:prSet presAssocID="{D62F199D-7BEE-4601-85CD-76BB0C17EB35}" presName="root2" presStyleCnt="0"/>
      <dgm:spPr/>
    </dgm:pt>
    <dgm:pt modelId="{15D2EFCC-4209-442D-8C50-1DEE8499C18D}" type="pres">
      <dgm:prSet presAssocID="{D62F199D-7BEE-4601-85CD-76BB0C17EB35}" presName="LevelTwoTextNode" presStyleLbl="node3" presStyleIdx="6" presStyleCnt="12" custScaleX="201592" custScaleY="163507">
        <dgm:presLayoutVars>
          <dgm:chPref val="3"/>
        </dgm:presLayoutVars>
      </dgm:prSet>
      <dgm:spPr>
        <a:prstGeom prst="bracketPair">
          <a:avLst/>
        </a:prstGeom>
      </dgm:spPr>
      <dgm:t>
        <a:bodyPr/>
        <a:lstStyle/>
        <a:p>
          <a:endParaRPr lang="ru-RU"/>
        </a:p>
      </dgm:t>
    </dgm:pt>
    <dgm:pt modelId="{5B2F7903-0AA9-4517-A434-2912DE925529}" type="pres">
      <dgm:prSet presAssocID="{D62F199D-7BEE-4601-85CD-76BB0C17EB35}" presName="level3hierChild" presStyleCnt="0"/>
      <dgm:spPr/>
    </dgm:pt>
    <dgm:pt modelId="{BF58C61D-9F78-400D-B8A1-7CF5F75250AC}" type="pres">
      <dgm:prSet presAssocID="{F2A330E9-A55C-4144-81FD-8F05BFE9BC63}" presName="conn2-1" presStyleLbl="parChTrans1D3" presStyleIdx="7" presStyleCnt="12" custScaleX="2000000"/>
      <dgm:spPr/>
      <dgm:t>
        <a:bodyPr/>
        <a:lstStyle/>
        <a:p>
          <a:endParaRPr lang="ru-RU"/>
        </a:p>
      </dgm:t>
    </dgm:pt>
    <dgm:pt modelId="{CC46383E-CADA-4441-9397-835898B25B35}" type="pres">
      <dgm:prSet presAssocID="{F2A330E9-A55C-4144-81FD-8F05BFE9BC63}" presName="connTx" presStyleLbl="parChTrans1D3" presStyleIdx="7" presStyleCnt="12"/>
      <dgm:spPr/>
      <dgm:t>
        <a:bodyPr/>
        <a:lstStyle/>
        <a:p>
          <a:endParaRPr lang="ru-RU"/>
        </a:p>
      </dgm:t>
    </dgm:pt>
    <dgm:pt modelId="{CC07B64A-61D8-4A4A-BC27-FC2C15411E6C}" type="pres">
      <dgm:prSet presAssocID="{CE2ED4C2-C4D6-45E9-8390-B1576B1B8459}" presName="root2" presStyleCnt="0"/>
      <dgm:spPr/>
    </dgm:pt>
    <dgm:pt modelId="{FE853071-3C8C-4121-A4E3-B87CEADC847C}" type="pres">
      <dgm:prSet presAssocID="{CE2ED4C2-C4D6-45E9-8390-B1576B1B8459}" presName="LevelTwoTextNode" presStyleLbl="node3" presStyleIdx="7" presStyleCnt="12" custScaleX="201592" custScaleY="184197">
        <dgm:presLayoutVars>
          <dgm:chPref val="3"/>
        </dgm:presLayoutVars>
      </dgm:prSet>
      <dgm:spPr>
        <a:prstGeom prst="bracketPair">
          <a:avLst/>
        </a:prstGeom>
      </dgm:spPr>
      <dgm:t>
        <a:bodyPr/>
        <a:lstStyle/>
        <a:p>
          <a:endParaRPr lang="ru-RU"/>
        </a:p>
      </dgm:t>
    </dgm:pt>
    <dgm:pt modelId="{A0EBEDB1-0723-4A0F-90BC-29AC374A8991}" type="pres">
      <dgm:prSet presAssocID="{CE2ED4C2-C4D6-45E9-8390-B1576B1B8459}" presName="level3hierChild" presStyleCnt="0"/>
      <dgm:spPr/>
    </dgm:pt>
    <dgm:pt modelId="{E8D9383B-F648-4290-8926-8852C41823AA}" type="pres">
      <dgm:prSet presAssocID="{0C38C83E-79D0-4700-8E33-1811D5C4C66B}" presName="conn2-1" presStyleLbl="parChTrans1D4" presStyleIdx="4" presStyleCnt="27" custScaleX="2000000"/>
      <dgm:spPr/>
      <dgm:t>
        <a:bodyPr/>
        <a:lstStyle/>
        <a:p>
          <a:endParaRPr lang="ru-RU"/>
        </a:p>
      </dgm:t>
    </dgm:pt>
    <dgm:pt modelId="{70975E8E-BCB0-4946-B36A-5D567943B14E}" type="pres">
      <dgm:prSet presAssocID="{0C38C83E-79D0-4700-8E33-1811D5C4C66B}" presName="connTx" presStyleLbl="parChTrans1D4" presStyleIdx="4" presStyleCnt="27"/>
      <dgm:spPr/>
      <dgm:t>
        <a:bodyPr/>
        <a:lstStyle/>
        <a:p>
          <a:endParaRPr lang="ru-RU"/>
        </a:p>
      </dgm:t>
    </dgm:pt>
    <dgm:pt modelId="{14348A08-7FD9-4D90-9A49-C32F38FB8CA0}" type="pres">
      <dgm:prSet presAssocID="{F173D43A-CC60-4A53-8337-2862A3F63F17}" presName="root2" presStyleCnt="0"/>
      <dgm:spPr/>
    </dgm:pt>
    <dgm:pt modelId="{33E072DB-5D67-4004-9C04-7545B53BAA4F}" type="pres">
      <dgm:prSet presAssocID="{F173D43A-CC60-4A53-8337-2862A3F63F17}" presName="LevelTwoTextNode" presStyleLbl="node4" presStyleIdx="4" presStyleCnt="27" custScaleX="201592">
        <dgm:presLayoutVars>
          <dgm:chPref val="3"/>
        </dgm:presLayoutVars>
      </dgm:prSet>
      <dgm:spPr>
        <a:prstGeom prst="bracketPair">
          <a:avLst/>
        </a:prstGeom>
      </dgm:spPr>
      <dgm:t>
        <a:bodyPr/>
        <a:lstStyle/>
        <a:p>
          <a:endParaRPr lang="ru-RU"/>
        </a:p>
      </dgm:t>
    </dgm:pt>
    <dgm:pt modelId="{B31FD3D8-0414-43FE-9339-858FA85BFC2D}" type="pres">
      <dgm:prSet presAssocID="{F173D43A-CC60-4A53-8337-2862A3F63F17}" presName="level3hierChild" presStyleCnt="0"/>
      <dgm:spPr/>
    </dgm:pt>
    <dgm:pt modelId="{68143193-CE57-4412-9FEC-489C4F2E7A1F}" type="pres">
      <dgm:prSet presAssocID="{4E05CFEB-1F85-49E7-B666-B9130E7E6C11}" presName="conn2-1" presStyleLbl="parChTrans1D4" presStyleIdx="5" presStyleCnt="27" custScaleX="2000000"/>
      <dgm:spPr/>
      <dgm:t>
        <a:bodyPr/>
        <a:lstStyle/>
        <a:p>
          <a:endParaRPr lang="ru-RU"/>
        </a:p>
      </dgm:t>
    </dgm:pt>
    <dgm:pt modelId="{D94FAB35-C15D-4824-A77E-4270D932B2BC}" type="pres">
      <dgm:prSet presAssocID="{4E05CFEB-1F85-49E7-B666-B9130E7E6C11}" presName="connTx" presStyleLbl="parChTrans1D4" presStyleIdx="5" presStyleCnt="27"/>
      <dgm:spPr/>
      <dgm:t>
        <a:bodyPr/>
        <a:lstStyle/>
        <a:p>
          <a:endParaRPr lang="ru-RU"/>
        </a:p>
      </dgm:t>
    </dgm:pt>
    <dgm:pt modelId="{7916F1A1-7CD9-4820-B42D-7BC9FAED7165}" type="pres">
      <dgm:prSet presAssocID="{F15002A9-53D6-4117-98BE-0DFBF13BE1EE}" presName="root2" presStyleCnt="0"/>
      <dgm:spPr/>
    </dgm:pt>
    <dgm:pt modelId="{E09553F9-FBF9-4619-9C8A-FFA9F3425459}" type="pres">
      <dgm:prSet presAssocID="{F15002A9-53D6-4117-98BE-0DFBF13BE1EE}" presName="LevelTwoTextNode" presStyleLbl="node4" presStyleIdx="5" presStyleCnt="27" custScaleX="201592" custScaleY="159669">
        <dgm:presLayoutVars>
          <dgm:chPref val="3"/>
        </dgm:presLayoutVars>
      </dgm:prSet>
      <dgm:spPr>
        <a:prstGeom prst="bracketPair">
          <a:avLst/>
        </a:prstGeom>
      </dgm:spPr>
      <dgm:t>
        <a:bodyPr/>
        <a:lstStyle/>
        <a:p>
          <a:endParaRPr lang="ru-RU"/>
        </a:p>
      </dgm:t>
    </dgm:pt>
    <dgm:pt modelId="{5DCA3838-9544-485D-9A6A-C2166AFAEF45}" type="pres">
      <dgm:prSet presAssocID="{F15002A9-53D6-4117-98BE-0DFBF13BE1EE}" presName="level3hierChild" presStyleCnt="0"/>
      <dgm:spPr/>
    </dgm:pt>
    <dgm:pt modelId="{9705799C-5094-4D2E-86BF-A0B7D831BFAA}" type="pres">
      <dgm:prSet presAssocID="{EAC1BA8D-B5CF-47A6-9881-572338B81EA8}" presName="conn2-1" presStyleLbl="parChTrans1D4" presStyleIdx="6" presStyleCnt="27" custScaleX="2000000"/>
      <dgm:spPr/>
      <dgm:t>
        <a:bodyPr/>
        <a:lstStyle/>
        <a:p>
          <a:endParaRPr lang="ru-RU"/>
        </a:p>
      </dgm:t>
    </dgm:pt>
    <dgm:pt modelId="{844D520C-E2FB-46B9-9133-449AF9655455}" type="pres">
      <dgm:prSet presAssocID="{EAC1BA8D-B5CF-47A6-9881-572338B81EA8}" presName="connTx" presStyleLbl="parChTrans1D4" presStyleIdx="6" presStyleCnt="27"/>
      <dgm:spPr/>
      <dgm:t>
        <a:bodyPr/>
        <a:lstStyle/>
        <a:p>
          <a:endParaRPr lang="ru-RU"/>
        </a:p>
      </dgm:t>
    </dgm:pt>
    <dgm:pt modelId="{F2F8F34C-BB77-4CCA-843E-BD4A5AF2467B}" type="pres">
      <dgm:prSet presAssocID="{C1585AE4-EBE9-4488-BD3B-7309BFFF2BB4}" presName="root2" presStyleCnt="0"/>
      <dgm:spPr/>
    </dgm:pt>
    <dgm:pt modelId="{937D819A-4DDE-442E-9A23-FF6A13133734}" type="pres">
      <dgm:prSet presAssocID="{C1585AE4-EBE9-4488-BD3B-7309BFFF2BB4}" presName="LevelTwoTextNode" presStyleLbl="node4" presStyleIdx="6" presStyleCnt="27" custScaleX="201592">
        <dgm:presLayoutVars>
          <dgm:chPref val="3"/>
        </dgm:presLayoutVars>
      </dgm:prSet>
      <dgm:spPr>
        <a:prstGeom prst="bracketPair">
          <a:avLst/>
        </a:prstGeom>
      </dgm:spPr>
      <dgm:t>
        <a:bodyPr/>
        <a:lstStyle/>
        <a:p>
          <a:endParaRPr lang="ru-RU"/>
        </a:p>
      </dgm:t>
    </dgm:pt>
    <dgm:pt modelId="{773628FF-F8B4-4297-8450-C13C0822AAD6}" type="pres">
      <dgm:prSet presAssocID="{C1585AE4-EBE9-4488-BD3B-7309BFFF2BB4}" presName="level3hierChild" presStyleCnt="0"/>
      <dgm:spPr/>
    </dgm:pt>
    <dgm:pt modelId="{0526C622-56C5-4014-9975-E4089746D4FF}" type="pres">
      <dgm:prSet presAssocID="{E43723AE-1B46-4CB2-A36D-D6D9F11A706C}" presName="conn2-1" presStyleLbl="parChTrans1D2" presStyleIdx="2" presStyleCnt="3" custScaleX="2000000"/>
      <dgm:spPr/>
      <dgm:t>
        <a:bodyPr/>
        <a:lstStyle/>
        <a:p>
          <a:endParaRPr lang="ru-RU"/>
        </a:p>
      </dgm:t>
    </dgm:pt>
    <dgm:pt modelId="{7FEFDA80-9A50-4630-8363-D138945B32D1}" type="pres">
      <dgm:prSet presAssocID="{E43723AE-1B46-4CB2-A36D-D6D9F11A706C}" presName="connTx" presStyleLbl="parChTrans1D2" presStyleIdx="2" presStyleCnt="3"/>
      <dgm:spPr/>
      <dgm:t>
        <a:bodyPr/>
        <a:lstStyle/>
        <a:p>
          <a:endParaRPr lang="ru-RU"/>
        </a:p>
      </dgm:t>
    </dgm:pt>
    <dgm:pt modelId="{DA8EE00D-68B3-4C28-98A1-8CF5F10A623F}" type="pres">
      <dgm:prSet presAssocID="{AA9F44CB-548B-4913-8340-65B43AB07451}" presName="root2" presStyleCnt="0"/>
      <dgm:spPr/>
    </dgm:pt>
    <dgm:pt modelId="{9128274D-2612-4E8E-9E25-5B820396EB07}" type="pres">
      <dgm:prSet presAssocID="{AA9F44CB-548B-4913-8340-65B43AB07451}" presName="LevelTwoTextNode" presStyleLbl="node2" presStyleIdx="2" presStyleCnt="3" custScaleX="201592">
        <dgm:presLayoutVars>
          <dgm:chPref val="3"/>
        </dgm:presLayoutVars>
      </dgm:prSet>
      <dgm:spPr>
        <a:prstGeom prst="bracketPair">
          <a:avLst/>
        </a:prstGeom>
      </dgm:spPr>
      <dgm:t>
        <a:bodyPr/>
        <a:lstStyle/>
        <a:p>
          <a:endParaRPr lang="ru-RU"/>
        </a:p>
      </dgm:t>
    </dgm:pt>
    <dgm:pt modelId="{565C58D5-D50A-4CCF-BFDB-194492164EEE}" type="pres">
      <dgm:prSet presAssocID="{AA9F44CB-548B-4913-8340-65B43AB07451}" presName="level3hierChild" presStyleCnt="0"/>
      <dgm:spPr/>
    </dgm:pt>
    <dgm:pt modelId="{A27C5D59-448D-454F-B74B-C72AA799677B}" type="pres">
      <dgm:prSet presAssocID="{1614F1D0-DB41-422C-90FE-8B1B0D464A0F}" presName="conn2-1" presStyleLbl="parChTrans1D3" presStyleIdx="8" presStyleCnt="12" custScaleX="2000000"/>
      <dgm:spPr/>
      <dgm:t>
        <a:bodyPr/>
        <a:lstStyle/>
        <a:p>
          <a:endParaRPr lang="ru-RU"/>
        </a:p>
      </dgm:t>
    </dgm:pt>
    <dgm:pt modelId="{07ADCF4F-F44C-4029-B6DE-9D3611B59D19}" type="pres">
      <dgm:prSet presAssocID="{1614F1D0-DB41-422C-90FE-8B1B0D464A0F}" presName="connTx" presStyleLbl="parChTrans1D3" presStyleIdx="8" presStyleCnt="12"/>
      <dgm:spPr/>
      <dgm:t>
        <a:bodyPr/>
        <a:lstStyle/>
        <a:p>
          <a:endParaRPr lang="ru-RU"/>
        </a:p>
      </dgm:t>
    </dgm:pt>
    <dgm:pt modelId="{49A081B9-364A-425B-9152-36675FC427C8}" type="pres">
      <dgm:prSet presAssocID="{6809F1AF-23C1-4F0E-B824-6139DCE5E90B}" presName="root2" presStyleCnt="0"/>
      <dgm:spPr/>
    </dgm:pt>
    <dgm:pt modelId="{A711717C-649B-41A4-AF92-39A6869367F4}" type="pres">
      <dgm:prSet presAssocID="{6809F1AF-23C1-4F0E-B824-6139DCE5E90B}" presName="LevelTwoTextNode" presStyleLbl="node3" presStyleIdx="8" presStyleCnt="12" custScaleX="201592" custScaleY="128778">
        <dgm:presLayoutVars>
          <dgm:chPref val="3"/>
        </dgm:presLayoutVars>
      </dgm:prSet>
      <dgm:spPr>
        <a:prstGeom prst="bracketPair">
          <a:avLst/>
        </a:prstGeom>
      </dgm:spPr>
      <dgm:t>
        <a:bodyPr/>
        <a:lstStyle/>
        <a:p>
          <a:endParaRPr lang="ru-RU"/>
        </a:p>
      </dgm:t>
    </dgm:pt>
    <dgm:pt modelId="{9B2252BC-CC9B-4C6F-8C7B-DB768CAF5D93}" type="pres">
      <dgm:prSet presAssocID="{6809F1AF-23C1-4F0E-B824-6139DCE5E90B}" presName="level3hierChild" presStyleCnt="0"/>
      <dgm:spPr/>
    </dgm:pt>
    <dgm:pt modelId="{33B8A14F-9D0F-469D-8D35-F2A3E73843A3}" type="pres">
      <dgm:prSet presAssocID="{39E73021-3CCB-486D-89E4-DEE8EAD2C5FC}" presName="conn2-1" presStyleLbl="parChTrans1D3" presStyleIdx="9" presStyleCnt="12" custScaleX="2000000"/>
      <dgm:spPr/>
      <dgm:t>
        <a:bodyPr/>
        <a:lstStyle/>
        <a:p>
          <a:endParaRPr lang="ru-RU"/>
        </a:p>
      </dgm:t>
    </dgm:pt>
    <dgm:pt modelId="{00B573D5-144C-4AE6-9016-67EC2A2CE932}" type="pres">
      <dgm:prSet presAssocID="{39E73021-3CCB-486D-89E4-DEE8EAD2C5FC}" presName="connTx" presStyleLbl="parChTrans1D3" presStyleIdx="9" presStyleCnt="12"/>
      <dgm:spPr/>
      <dgm:t>
        <a:bodyPr/>
        <a:lstStyle/>
        <a:p>
          <a:endParaRPr lang="ru-RU"/>
        </a:p>
      </dgm:t>
    </dgm:pt>
    <dgm:pt modelId="{55C479E0-0546-4071-99C1-C92D388A8C40}" type="pres">
      <dgm:prSet presAssocID="{DEB72646-F3EA-4EC5-885D-394C414FFADA}" presName="root2" presStyleCnt="0"/>
      <dgm:spPr/>
    </dgm:pt>
    <dgm:pt modelId="{AD734A0A-42DE-4D5E-ABC6-0CFCB84EC804}" type="pres">
      <dgm:prSet presAssocID="{DEB72646-F3EA-4EC5-885D-394C414FFADA}" presName="LevelTwoTextNode" presStyleLbl="node3" presStyleIdx="9" presStyleCnt="12" custScaleX="201592" custScaleY="140697">
        <dgm:presLayoutVars>
          <dgm:chPref val="3"/>
        </dgm:presLayoutVars>
      </dgm:prSet>
      <dgm:spPr>
        <a:prstGeom prst="bracketPair">
          <a:avLst/>
        </a:prstGeom>
      </dgm:spPr>
      <dgm:t>
        <a:bodyPr/>
        <a:lstStyle/>
        <a:p>
          <a:endParaRPr lang="ru-RU"/>
        </a:p>
      </dgm:t>
    </dgm:pt>
    <dgm:pt modelId="{41069F06-ADB8-4B86-A7F6-4BCF9B90CAE0}" type="pres">
      <dgm:prSet presAssocID="{DEB72646-F3EA-4EC5-885D-394C414FFADA}" presName="level3hierChild" presStyleCnt="0"/>
      <dgm:spPr/>
    </dgm:pt>
    <dgm:pt modelId="{CADB72A3-9952-40F3-B5AD-642DB0D13E56}" type="pres">
      <dgm:prSet presAssocID="{062A5605-E34A-4CEE-A271-BC394F2AC00E}" presName="conn2-1" presStyleLbl="parChTrans1D4" presStyleIdx="7" presStyleCnt="27" custScaleX="2000000"/>
      <dgm:spPr/>
      <dgm:t>
        <a:bodyPr/>
        <a:lstStyle/>
        <a:p>
          <a:endParaRPr lang="ru-RU"/>
        </a:p>
      </dgm:t>
    </dgm:pt>
    <dgm:pt modelId="{EE60C296-D0EB-405A-97CE-E44A7CB75B9E}" type="pres">
      <dgm:prSet presAssocID="{062A5605-E34A-4CEE-A271-BC394F2AC00E}" presName="connTx" presStyleLbl="parChTrans1D4" presStyleIdx="7" presStyleCnt="27"/>
      <dgm:spPr/>
      <dgm:t>
        <a:bodyPr/>
        <a:lstStyle/>
        <a:p>
          <a:endParaRPr lang="ru-RU"/>
        </a:p>
      </dgm:t>
    </dgm:pt>
    <dgm:pt modelId="{97C969FA-4569-4577-B99F-D66955EDE17F}" type="pres">
      <dgm:prSet presAssocID="{5D5CDF05-CAB8-4B04-B8EE-2D1F50DB8444}" presName="root2" presStyleCnt="0"/>
      <dgm:spPr/>
    </dgm:pt>
    <dgm:pt modelId="{897EFCF8-6749-4BE5-8DC1-AEDE791F2E5C}" type="pres">
      <dgm:prSet presAssocID="{5D5CDF05-CAB8-4B04-B8EE-2D1F50DB8444}" presName="LevelTwoTextNode" presStyleLbl="node4" presStyleIdx="7" presStyleCnt="27" custScaleX="201592">
        <dgm:presLayoutVars>
          <dgm:chPref val="3"/>
        </dgm:presLayoutVars>
      </dgm:prSet>
      <dgm:spPr>
        <a:prstGeom prst="bracketPair">
          <a:avLst/>
        </a:prstGeom>
      </dgm:spPr>
      <dgm:t>
        <a:bodyPr/>
        <a:lstStyle/>
        <a:p>
          <a:endParaRPr lang="ru-RU"/>
        </a:p>
      </dgm:t>
    </dgm:pt>
    <dgm:pt modelId="{652765DC-4BDE-4B00-9B3D-4AE0A0EFE8F6}" type="pres">
      <dgm:prSet presAssocID="{5D5CDF05-CAB8-4B04-B8EE-2D1F50DB8444}" presName="level3hierChild" presStyleCnt="0"/>
      <dgm:spPr/>
    </dgm:pt>
    <dgm:pt modelId="{55A2CDBD-4B42-4E52-B1DC-FEDE63884560}" type="pres">
      <dgm:prSet presAssocID="{075389E4-D627-42EA-871A-14711D8E1086}" presName="conn2-1" presStyleLbl="parChTrans1D4" presStyleIdx="8" presStyleCnt="27" custScaleX="2000000"/>
      <dgm:spPr/>
      <dgm:t>
        <a:bodyPr/>
        <a:lstStyle/>
        <a:p>
          <a:endParaRPr lang="ru-RU"/>
        </a:p>
      </dgm:t>
    </dgm:pt>
    <dgm:pt modelId="{932E1279-5780-42D9-8119-42D68B429A66}" type="pres">
      <dgm:prSet presAssocID="{075389E4-D627-42EA-871A-14711D8E1086}" presName="connTx" presStyleLbl="parChTrans1D4" presStyleIdx="8" presStyleCnt="27"/>
      <dgm:spPr/>
      <dgm:t>
        <a:bodyPr/>
        <a:lstStyle/>
        <a:p>
          <a:endParaRPr lang="ru-RU"/>
        </a:p>
      </dgm:t>
    </dgm:pt>
    <dgm:pt modelId="{0E889AF7-0D6F-4E6D-B5E0-D6FECD41445B}" type="pres">
      <dgm:prSet presAssocID="{09D1C822-4617-4BD0-93D0-C6999565ACEE}" presName="root2" presStyleCnt="0"/>
      <dgm:spPr/>
    </dgm:pt>
    <dgm:pt modelId="{7DDA83BE-FB23-48EF-9470-C884ABD80983}" type="pres">
      <dgm:prSet presAssocID="{09D1C822-4617-4BD0-93D0-C6999565ACEE}" presName="LevelTwoTextNode" presStyleLbl="node4" presStyleIdx="8" presStyleCnt="27" custScaleX="201592">
        <dgm:presLayoutVars>
          <dgm:chPref val="3"/>
        </dgm:presLayoutVars>
      </dgm:prSet>
      <dgm:spPr>
        <a:prstGeom prst="bracketPair">
          <a:avLst/>
        </a:prstGeom>
      </dgm:spPr>
      <dgm:t>
        <a:bodyPr/>
        <a:lstStyle/>
        <a:p>
          <a:endParaRPr lang="ru-RU"/>
        </a:p>
      </dgm:t>
    </dgm:pt>
    <dgm:pt modelId="{A98534B0-B560-414C-8C90-816624ADC710}" type="pres">
      <dgm:prSet presAssocID="{09D1C822-4617-4BD0-93D0-C6999565ACEE}" presName="level3hierChild" presStyleCnt="0"/>
      <dgm:spPr/>
    </dgm:pt>
    <dgm:pt modelId="{2252CF3C-FDC6-433F-BDDC-690709074B4E}" type="pres">
      <dgm:prSet presAssocID="{F4BC465D-A40D-49CB-92FF-E1607939CB24}" presName="conn2-1" presStyleLbl="parChTrans1D4" presStyleIdx="9" presStyleCnt="27" custScaleX="2000000"/>
      <dgm:spPr/>
      <dgm:t>
        <a:bodyPr/>
        <a:lstStyle/>
        <a:p>
          <a:endParaRPr lang="ru-RU"/>
        </a:p>
      </dgm:t>
    </dgm:pt>
    <dgm:pt modelId="{2210F757-3026-4DBE-AA4E-372B189ECB0B}" type="pres">
      <dgm:prSet presAssocID="{F4BC465D-A40D-49CB-92FF-E1607939CB24}" presName="connTx" presStyleLbl="parChTrans1D4" presStyleIdx="9" presStyleCnt="27"/>
      <dgm:spPr/>
      <dgm:t>
        <a:bodyPr/>
        <a:lstStyle/>
        <a:p>
          <a:endParaRPr lang="ru-RU"/>
        </a:p>
      </dgm:t>
    </dgm:pt>
    <dgm:pt modelId="{6C44D887-E564-41C7-9717-F6897CC8E6D9}" type="pres">
      <dgm:prSet presAssocID="{B3C40EC8-71FD-44A3-8883-6DF08F216B71}" presName="root2" presStyleCnt="0"/>
      <dgm:spPr/>
    </dgm:pt>
    <dgm:pt modelId="{431AFE2A-5274-46E9-8739-69F49B87D5ED}" type="pres">
      <dgm:prSet presAssocID="{B3C40EC8-71FD-44A3-8883-6DF08F216B71}" presName="LevelTwoTextNode" presStyleLbl="node4" presStyleIdx="9" presStyleCnt="27" custScaleX="201592" custScaleY="121324">
        <dgm:presLayoutVars>
          <dgm:chPref val="3"/>
        </dgm:presLayoutVars>
      </dgm:prSet>
      <dgm:spPr>
        <a:prstGeom prst="bracketPair">
          <a:avLst/>
        </a:prstGeom>
      </dgm:spPr>
      <dgm:t>
        <a:bodyPr/>
        <a:lstStyle/>
        <a:p>
          <a:endParaRPr lang="ru-RU"/>
        </a:p>
      </dgm:t>
    </dgm:pt>
    <dgm:pt modelId="{1A011D6D-DB0B-410D-AAC6-0CA4DE52E5EE}" type="pres">
      <dgm:prSet presAssocID="{B3C40EC8-71FD-44A3-8883-6DF08F216B71}" presName="level3hierChild" presStyleCnt="0"/>
      <dgm:spPr/>
    </dgm:pt>
    <dgm:pt modelId="{7058A1E5-5199-4F17-A74C-5C412FD3F8AA}" type="pres">
      <dgm:prSet presAssocID="{2BD60E0C-5FE1-477B-A9C7-95AB67A20BD8}" presName="conn2-1" presStyleLbl="parChTrans1D4" presStyleIdx="10" presStyleCnt="27" custScaleX="2000000"/>
      <dgm:spPr/>
      <dgm:t>
        <a:bodyPr/>
        <a:lstStyle/>
        <a:p>
          <a:endParaRPr lang="ru-RU"/>
        </a:p>
      </dgm:t>
    </dgm:pt>
    <dgm:pt modelId="{F7405F78-5C97-474C-9013-A1700D237485}" type="pres">
      <dgm:prSet presAssocID="{2BD60E0C-5FE1-477B-A9C7-95AB67A20BD8}" presName="connTx" presStyleLbl="parChTrans1D4" presStyleIdx="10" presStyleCnt="27"/>
      <dgm:spPr/>
      <dgm:t>
        <a:bodyPr/>
        <a:lstStyle/>
        <a:p>
          <a:endParaRPr lang="ru-RU"/>
        </a:p>
      </dgm:t>
    </dgm:pt>
    <dgm:pt modelId="{1F9853EC-246F-4EE4-8D27-48A37D99C90B}" type="pres">
      <dgm:prSet presAssocID="{16618212-A5E2-4345-8062-5B8328CCD654}" presName="root2" presStyleCnt="0"/>
      <dgm:spPr/>
    </dgm:pt>
    <dgm:pt modelId="{9F787E00-561F-4A66-8959-E2E8F261A8C1}" type="pres">
      <dgm:prSet presAssocID="{16618212-A5E2-4345-8062-5B8328CCD654}" presName="LevelTwoTextNode" presStyleLbl="node4" presStyleIdx="10" presStyleCnt="27" custScaleX="201592" custScaleY="116637">
        <dgm:presLayoutVars>
          <dgm:chPref val="3"/>
        </dgm:presLayoutVars>
      </dgm:prSet>
      <dgm:spPr>
        <a:prstGeom prst="bracketPair">
          <a:avLst/>
        </a:prstGeom>
      </dgm:spPr>
      <dgm:t>
        <a:bodyPr/>
        <a:lstStyle/>
        <a:p>
          <a:endParaRPr lang="ru-RU"/>
        </a:p>
      </dgm:t>
    </dgm:pt>
    <dgm:pt modelId="{AAC074EF-D36C-4E3A-95A5-F7AFC3D51BBF}" type="pres">
      <dgm:prSet presAssocID="{16618212-A5E2-4345-8062-5B8328CCD654}" presName="level3hierChild" presStyleCnt="0"/>
      <dgm:spPr/>
    </dgm:pt>
    <dgm:pt modelId="{5953705B-07D6-4322-81EA-F4BFF5C42505}" type="pres">
      <dgm:prSet presAssocID="{3F0936AE-3E61-473D-83EE-52CF69944644}" presName="conn2-1" presStyleLbl="parChTrans1D4" presStyleIdx="11" presStyleCnt="27" custScaleX="2000000"/>
      <dgm:spPr/>
      <dgm:t>
        <a:bodyPr/>
        <a:lstStyle/>
        <a:p>
          <a:endParaRPr lang="ru-RU"/>
        </a:p>
      </dgm:t>
    </dgm:pt>
    <dgm:pt modelId="{A4753947-ABB0-409B-B052-9211CF8A1B5C}" type="pres">
      <dgm:prSet presAssocID="{3F0936AE-3E61-473D-83EE-52CF69944644}" presName="connTx" presStyleLbl="parChTrans1D4" presStyleIdx="11" presStyleCnt="27"/>
      <dgm:spPr/>
      <dgm:t>
        <a:bodyPr/>
        <a:lstStyle/>
        <a:p>
          <a:endParaRPr lang="ru-RU"/>
        </a:p>
      </dgm:t>
    </dgm:pt>
    <dgm:pt modelId="{9FF22E02-7EF4-40CD-B127-2DDFFF99646E}" type="pres">
      <dgm:prSet presAssocID="{A85D3B4F-DF48-40B3-AADE-CAFEC7066A7C}" presName="root2" presStyleCnt="0"/>
      <dgm:spPr/>
    </dgm:pt>
    <dgm:pt modelId="{B3F8A2F8-76BC-41D5-ABE5-C1DC5923FCC9}" type="pres">
      <dgm:prSet presAssocID="{A85D3B4F-DF48-40B3-AADE-CAFEC7066A7C}" presName="LevelTwoTextNode" presStyleLbl="node4" presStyleIdx="11" presStyleCnt="27" custScaleX="201592">
        <dgm:presLayoutVars>
          <dgm:chPref val="3"/>
        </dgm:presLayoutVars>
      </dgm:prSet>
      <dgm:spPr>
        <a:prstGeom prst="bracketPair">
          <a:avLst/>
        </a:prstGeom>
      </dgm:spPr>
      <dgm:t>
        <a:bodyPr/>
        <a:lstStyle/>
        <a:p>
          <a:endParaRPr lang="ru-RU"/>
        </a:p>
      </dgm:t>
    </dgm:pt>
    <dgm:pt modelId="{0BE6C883-BDB2-46A5-BD35-D801B306BEAA}" type="pres">
      <dgm:prSet presAssocID="{A85D3B4F-DF48-40B3-AADE-CAFEC7066A7C}" presName="level3hierChild" presStyleCnt="0"/>
      <dgm:spPr/>
    </dgm:pt>
    <dgm:pt modelId="{092E85CE-2289-4FB4-9664-506F5BA58048}" type="pres">
      <dgm:prSet presAssocID="{5673A376-3219-436A-BB65-5518A94898AD}" presName="conn2-1" presStyleLbl="parChTrans1D4" presStyleIdx="12" presStyleCnt="27" custScaleX="2000000"/>
      <dgm:spPr/>
      <dgm:t>
        <a:bodyPr/>
        <a:lstStyle/>
        <a:p>
          <a:endParaRPr lang="ru-RU"/>
        </a:p>
      </dgm:t>
    </dgm:pt>
    <dgm:pt modelId="{CAB41ABC-179F-465F-8101-34425550C4D2}" type="pres">
      <dgm:prSet presAssocID="{5673A376-3219-436A-BB65-5518A94898AD}" presName="connTx" presStyleLbl="parChTrans1D4" presStyleIdx="12" presStyleCnt="27"/>
      <dgm:spPr/>
      <dgm:t>
        <a:bodyPr/>
        <a:lstStyle/>
        <a:p>
          <a:endParaRPr lang="ru-RU"/>
        </a:p>
      </dgm:t>
    </dgm:pt>
    <dgm:pt modelId="{5B2B6350-4F00-4B33-865E-43ECCD5B650D}" type="pres">
      <dgm:prSet presAssocID="{133484E4-3EE6-49E8-A849-153E8C2403CF}" presName="root2" presStyleCnt="0"/>
      <dgm:spPr/>
    </dgm:pt>
    <dgm:pt modelId="{7FFED584-6DA8-4259-987A-A2343E3A1DB4}" type="pres">
      <dgm:prSet presAssocID="{133484E4-3EE6-49E8-A849-153E8C2403CF}" presName="LevelTwoTextNode" presStyleLbl="node4" presStyleIdx="12" presStyleCnt="27" custScaleX="201592">
        <dgm:presLayoutVars>
          <dgm:chPref val="3"/>
        </dgm:presLayoutVars>
      </dgm:prSet>
      <dgm:spPr>
        <a:prstGeom prst="bracketPair">
          <a:avLst/>
        </a:prstGeom>
      </dgm:spPr>
      <dgm:t>
        <a:bodyPr/>
        <a:lstStyle/>
        <a:p>
          <a:endParaRPr lang="ru-RU"/>
        </a:p>
      </dgm:t>
    </dgm:pt>
    <dgm:pt modelId="{7C2D74A2-D355-496A-BF3E-3C201CDBC860}" type="pres">
      <dgm:prSet presAssocID="{133484E4-3EE6-49E8-A849-153E8C2403CF}" presName="level3hierChild" presStyleCnt="0"/>
      <dgm:spPr/>
    </dgm:pt>
    <dgm:pt modelId="{6084008E-86FD-4219-891E-3C68AA25EF3D}" type="pres">
      <dgm:prSet presAssocID="{AFF19EAD-0C32-4456-970A-30E095535FCE}" presName="conn2-1" presStyleLbl="parChTrans1D4" presStyleIdx="13" presStyleCnt="27" custScaleX="2000000"/>
      <dgm:spPr/>
      <dgm:t>
        <a:bodyPr/>
        <a:lstStyle/>
        <a:p>
          <a:endParaRPr lang="ru-RU"/>
        </a:p>
      </dgm:t>
    </dgm:pt>
    <dgm:pt modelId="{85F7D8F5-8B90-4F9B-B084-AE5F5375A074}" type="pres">
      <dgm:prSet presAssocID="{AFF19EAD-0C32-4456-970A-30E095535FCE}" presName="connTx" presStyleLbl="parChTrans1D4" presStyleIdx="13" presStyleCnt="27"/>
      <dgm:spPr/>
      <dgm:t>
        <a:bodyPr/>
        <a:lstStyle/>
        <a:p>
          <a:endParaRPr lang="ru-RU"/>
        </a:p>
      </dgm:t>
    </dgm:pt>
    <dgm:pt modelId="{C34694CF-C488-490F-9196-6B7755044373}" type="pres">
      <dgm:prSet presAssocID="{0D5876C2-F8E4-4F1E-A46F-13B024F45C32}" presName="root2" presStyleCnt="0"/>
      <dgm:spPr/>
    </dgm:pt>
    <dgm:pt modelId="{7734381A-E78C-4C67-AE52-19EB4F7A16AD}" type="pres">
      <dgm:prSet presAssocID="{0D5876C2-F8E4-4F1E-A46F-13B024F45C32}" presName="LevelTwoTextNode" presStyleLbl="node4" presStyleIdx="13" presStyleCnt="27" custScaleX="201592" custScaleY="117164">
        <dgm:presLayoutVars>
          <dgm:chPref val="3"/>
        </dgm:presLayoutVars>
      </dgm:prSet>
      <dgm:spPr>
        <a:prstGeom prst="bracketPair">
          <a:avLst/>
        </a:prstGeom>
      </dgm:spPr>
      <dgm:t>
        <a:bodyPr/>
        <a:lstStyle/>
        <a:p>
          <a:endParaRPr lang="ru-RU"/>
        </a:p>
      </dgm:t>
    </dgm:pt>
    <dgm:pt modelId="{479544B6-8AC3-4F58-BCC8-450D386406B4}" type="pres">
      <dgm:prSet presAssocID="{0D5876C2-F8E4-4F1E-A46F-13B024F45C32}" presName="level3hierChild" presStyleCnt="0"/>
      <dgm:spPr/>
    </dgm:pt>
    <dgm:pt modelId="{CA9B12D6-FC16-4E66-BCF7-9319077AD832}" type="pres">
      <dgm:prSet presAssocID="{0F78D5C1-B86E-4C0A-8DCE-BE08B8F2CB11}" presName="conn2-1" presStyleLbl="parChTrans1D4" presStyleIdx="14" presStyleCnt="27" custScaleX="2000000"/>
      <dgm:spPr/>
      <dgm:t>
        <a:bodyPr/>
        <a:lstStyle/>
        <a:p>
          <a:endParaRPr lang="ru-RU"/>
        </a:p>
      </dgm:t>
    </dgm:pt>
    <dgm:pt modelId="{F7F02F55-3EE1-4133-9340-0419067114B9}" type="pres">
      <dgm:prSet presAssocID="{0F78D5C1-B86E-4C0A-8DCE-BE08B8F2CB11}" presName="connTx" presStyleLbl="parChTrans1D4" presStyleIdx="14" presStyleCnt="27"/>
      <dgm:spPr/>
      <dgm:t>
        <a:bodyPr/>
        <a:lstStyle/>
        <a:p>
          <a:endParaRPr lang="ru-RU"/>
        </a:p>
      </dgm:t>
    </dgm:pt>
    <dgm:pt modelId="{260716FC-8B7C-437A-BCEC-E586D0B2B79D}" type="pres">
      <dgm:prSet presAssocID="{A73133B7-EC59-4426-9FFB-26A8EA148C6F}" presName="root2" presStyleCnt="0"/>
      <dgm:spPr/>
    </dgm:pt>
    <dgm:pt modelId="{705C481E-98DF-488E-8C0F-17111C0F1C21}" type="pres">
      <dgm:prSet presAssocID="{A73133B7-EC59-4426-9FFB-26A8EA148C6F}" presName="LevelTwoTextNode" presStyleLbl="node4" presStyleIdx="14" presStyleCnt="27" custScaleX="201592">
        <dgm:presLayoutVars>
          <dgm:chPref val="3"/>
        </dgm:presLayoutVars>
      </dgm:prSet>
      <dgm:spPr>
        <a:prstGeom prst="bracketPair">
          <a:avLst/>
        </a:prstGeom>
      </dgm:spPr>
      <dgm:t>
        <a:bodyPr/>
        <a:lstStyle/>
        <a:p>
          <a:endParaRPr lang="ru-RU"/>
        </a:p>
      </dgm:t>
    </dgm:pt>
    <dgm:pt modelId="{4202BEB8-1881-4F8F-B6D5-491F7EBD2B22}" type="pres">
      <dgm:prSet presAssocID="{A73133B7-EC59-4426-9FFB-26A8EA148C6F}" presName="level3hierChild" presStyleCnt="0"/>
      <dgm:spPr/>
    </dgm:pt>
    <dgm:pt modelId="{8970EAFF-0463-424D-B0AF-4F6E3834B89B}" type="pres">
      <dgm:prSet presAssocID="{CAD2AEC0-0A65-495C-931F-45F7DB5DE60F}" presName="conn2-1" presStyleLbl="parChTrans1D4" presStyleIdx="15" presStyleCnt="27" custScaleX="2000000"/>
      <dgm:spPr/>
      <dgm:t>
        <a:bodyPr/>
        <a:lstStyle/>
        <a:p>
          <a:endParaRPr lang="ru-RU"/>
        </a:p>
      </dgm:t>
    </dgm:pt>
    <dgm:pt modelId="{BC2FFD43-1298-4035-A749-E7BAC24C063A}" type="pres">
      <dgm:prSet presAssocID="{CAD2AEC0-0A65-495C-931F-45F7DB5DE60F}" presName="connTx" presStyleLbl="parChTrans1D4" presStyleIdx="15" presStyleCnt="27"/>
      <dgm:spPr/>
      <dgm:t>
        <a:bodyPr/>
        <a:lstStyle/>
        <a:p>
          <a:endParaRPr lang="ru-RU"/>
        </a:p>
      </dgm:t>
    </dgm:pt>
    <dgm:pt modelId="{646D27AE-145E-493F-80F8-B1639C506E8D}" type="pres">
      <dgm:prSet presAssocID="{B17CE6F9-26F8-4DBA-8F9E-56587641182C}" presName="root2" presStyleCnt="0"/>
      <dgm:spPr/>
    </dgm:pt>
    <dgm:pt modelId="{7B4B51F1-8368-4748-AAA6-85C1B11FAEF2}" type="pres">
      <dgm:prSet presAssocID="{B17CE6F9-26F8-4DBA-8F9E-56587641182C}" presName="LevelTwoTextNode" presStyleLbl="node4" presStyleIdx="15" presStyleCnt="27" custScaleX="201592">
        <dgm:presLayoutVars>
          <dgm:chPref val="3"/>
        </dgm:presLayoutVars>
      </dgm:prSet>
      <dgm:spPr>
        <a:prstGeom prst="bracketPair">
          <a:avLst/>
        </a:prstGeom>
      </dgm:spPr>
      <dgm:t>
        <a:bodyPr/>
        <a:lstStyle/>
        <a:p>
          <a:endParaRPr lang="ru-RU"/>
        </a:p>
      </dgm:t>
    </dgm:pt>
    <dgm:pt modelId="{93DDA6CC-2F6D-452A-B933-07AFEEBF62A3}" type="pres">
      <dgm:prSet presAssocID="{B17CE6F9-26F8-4DBA-8F9E-56587641182C}" presName="level3hierChild" presStyleCnt="0"/>
      <dgm:spPr/>
    </dgm:pt>
    <dgm:pt modelId="{AAF4E093-CF28-4C00-A1FD-524B46BC8B3C}" type="pres">
      <dgm:prSet presAssocID="{34F7F596-4BBF-4A1B-BB26-3E646F7E127A}" presName="conn2-1" presStyleLbl="parChTrans1D4" presStyleIdx="16" presStyleCnt="27" custScaleX="2000000"/>
      <dgm:spPr/>
      <dgm:t>
        <a:bodyPr/>
        <a:lstStyle/>
        <a:p>
          <a:endParaRPr lang="ru-RU"/>
        </a:p>
      </dgm:t>
    </dgm:pt>
    <dgm:pt modelId="{B3F9A21F-7B62-4AE3-B415-644D29E25FEA}" type="pres">
      <dgm:prSet presAssocID="{34F7F596-4BBF-4A1B-BB26-3E646F7E127A}" presName="connTx" presStyleLbl="parChTrans1D4" presStyleIdx="16" presStyleCnt="27"/>
      <dgm:spPr/>
      <dgm:t>
        <a:bodyPr/>
        <a:lstStyle/>
        <a:p>
          <a:endParaRPr lang="ru-RU"/>
        </a:p>
      </dgm:t>
    </dgm:pt>
    <dgm:pt modelId="{5C9AEBC8-AB20-4F13-A468-45D14A3C11CF}" type="pres">
      <dgm:prSet presAssocID="{88EAB139-A62E-4408-A0A3-7C4D8861BFD0}" presName="root2" presStyleCnt="0"/>
      <dgm:spPr/>
    </dgm:pt>
    <dgm:pt modelId="{4723E439-93A4-4238-8CAC-CDEA16B1E921}" type="pres">
      <dgm:prSet presAssocID="{88EAB139-A62E-4408-A0A3-7C4D8861BFD0}" presName="LevelTwoTextNode" presStyleLbl="node4" presStyleIdx="16" presStyleCnt="27" custScaleX="201592" custScaleY="117046">
        <dgm:presLayoutVars>
          <dgm:chPref val="3"/>
        </dgm:presLayoutVars>
      </dgm:prSet>
      <dgm:spPr>
        <a:prstGeom prst="bracketPair">
          <a:avLst/>
        </a:prstGeom>
      </dgm:spPr>
      <dgm:t>
        <a:bodyPr/>
        <a:lstStyle/>
        <a:p>
          <a:endParaRPr lang="ru-RU"/>
        </a:p>
      </dgm:t>
    </dgm:pt>
    <dgm:pt modelId="{74D75DF8-29F7-4B37-8E9F-01B813B8EBBE}" type="pres">
      <dgm:prSet presAssocID="{88EAB139-A62E-4408-A0A3-7C4D8861BFD0}" presName="level3hierChild" presStyleCnt="0"/>
      <dgm:spPr/>
    </dgm:pt>
    <dgm:pt modelId="{213CFF09-7FCE-4794-B0AA-73769812F4A1}" type="pres">
      <dgm:prSet presAssocID="{8E4BE5A3-C14F-4C54-BA51-EB46C62CEAD7}" presName="conn2-1" presStyleLbl="parChTrans1D4" presStyleIdx="17" presStyleCnt="27" custScaleX="2000000"/>
      <dgm:spPr/>
      <dgm:t>
        <a:bodyPr/>
        <a:lstStyle/>
        <a:p>
          <a:endParaRPr lang="ru-RU"/>
        </a:p>
      </dgm:t>
    </dgm:pt>
    <dgm:pt modelId="{D3382D15-A839-4217-8EBA-01CAE4172993}" type="pres">
      <dgm:prSet presAssocID="{8E4BE5A3-C14F-4C54-BA51-EB46C62CEAD7}" presName="connTx" presStyleLbl="parChTrans1D4" presStyleIdx="17" presStyleCnt="27"/>
      <dgm:spPr/>
      <dgm:t>
        <a:bodyPr/>
        <a:lstStyle/>
        <a:p>
          <a:endParaRPr lang="ru-RU"/>
        </a:p>
      </dgm:t>
    </dgm:pt>
    <dgm:pt modelId="{C4BFDFFD-716F-44CA-B462-97BC2E1216AF}" type="pres">
      <dgm:prSet presAssocID="{B9CB5AA8-076D-4675-96FF-B5C4C40DE6D1}" presName="root2" presStyleCnt="0"/>
      <dgm:spPr/>
    </dgm:pt>
    <dgm:pt modelId="{74A5FC34-D39F-4273-8428-579BD5000EBF}" type="pres">
      <dgm:prSet presAssocID="{B9CB5AA8-076D-4675-96FF-B5C4C40DE6D1}" presName="LevelTwoTextNode" presStyleLbl="node4" presStyleIdx="17" presStyleCnt="27" custScaleX="201592" custScaleY="129691">
        <dgm:presLayoutVars>
          <dgm:chPref val="3"/>
        </dgm:presLayoutVars>
      </dgm:prSet>
      <dgm:spPr>
        <a:prstGeom prst="bracketPair">
          <a:avLst/>
        </a:prstGeom>
      </dgm:spPr>
      <dgm:t>
        <a:bodyPr/>
        <a:lstStyle/>
        <a:p>
          <a:endParaRPr lang="ru-RU"/>
        </a:p>
      </dgm:t>
    </dgm:pt>
    <dgm:pt modelId="{6AAE1DFE-F509-44E3-A881-78C5B580CDA9}" type="pres">
      <dgm:prSet presAssocID="{B9CB5AA8-076D-4675-96FF-B5C4C40DE6D1}" presName="level3hierChild" presStyleCnt="0"/>
      <dgm:spPr/>
    </dgm:pt>
    <dgm:pt modelId="{33B4B3A9-01E9-45FB-82D4-992733FEC3B7}" type="pres">
      <dgm:prSet presAssocID="{DB2C880A-6DDE-408B-9FB4-84F62918F578}" presName="conn2-1" presStyleLbl="parChTrans1D4" presStyleIdx="18" presStyleCnt="27" custScaleX="2000000"/>
      <dgm:spPr/>
      <dgm:t>
        <a:bodyPr/>
        <a:lstStyle/>
        <a:p>
          <a:endParaRPr lang="ru-RU"/>
        </a:p>
      </dgm:t>
    </dgm:pt>
    <dgm:pt modelId="{65730D2D-C846-4FDB-9A46-2D0056A3F55E}" type="pres">
      <dgm:prSet presAssocID="{DB2C880A-6DDE-408B-9FB4-84F62918F578}" presName="connTx" presStyleLbl="parChTrans1D4" presStyleIdx="18" presStyleCnt="27"/>
      <dgm:spPr/>
      <dgm:t>
        <a:bodyPr/>
        <a:lstStyle/>
        <a:p>
          <a:endParaRPr lang="ru-RU"/>
        </a:p>
      </dgm:t>
    </dgm:pt>
    <dgm:pt modelId="{B3889E56-B613-4F3D-9DE3-A02B1B22E33E}" type="pres">
      <dgm:prSet presAssocID="{769C8CCC-A42C-49DA-93C1-EA61E5DC2C2D}" presName="root2" presStyleCnt="0"/>
      <dgm:spPr/>
    </dgm:pt>
    <dgm:pt modelId="{395B710F-F7C8-4004-99AE-9C46192CC00E}" type="pres">
      <dgm:prSet presAssocID="{769C8CCC-A42C-49DA-93C1-EA61E5DC2C2D}" presName="LevelTwoTextNode" presStyleLbl="node4" presStyleIdx="18" presStyleCnt="27" custScaleX="201592">
        <dgm:presLayoutVars>
          <dgm:chPref val="3"/>
        </dgm:presLayoutVars>
      </dgm:prSet>
      <dgm:spPr>
        <a:prstGeom prst="bracketPair">
          <a:avLst/>
        </a:prstGeom>
      </dgm:spPr>
      <dgm:t>
        <a:bodyPr/>
        <a:lstStyle/>
        <a:p>
          <a:endParaRPr lang="ru-RU"/>
        </a:p>
      </dgm:t>
    </dgm:pt>
    <dgm:pt modelId="{14498025-89E9-4846-AD77-CF161E68E4BE}" type="pres">
      <dgm:prSet presAssocID="{769C8CCC-A42C-49DA-93C1-EA61E5DC2C2D}" presName="level3hierChild" presStyleCnt="0"/>
      <dgm:spPr/>
    </dgm:pt>
    <dgm:pt modelId="{A81A0AB6-A6D3-4E06-8954-C177AD4F039E}" type="pres">
      <dgm:prSet presAssocID="{96F92575-6AF6-46D2-B568-C3FF35A4BF9C}" presName="conn2-1" presStyleLbl="parChTrans1D4" presStyleIdx="19" presStyleCnt="27" custScaleX="2000000"/>
      <dgm:spPr/>
      <dgm:t>
        <a:bodyPr/>
        <a:lstStyle/>
        <a:p>
          <a:endParaRPr lang="ru-RU"/>
        </a:p>
      </dgm:t>
    </dgm:pt>
    <dgm:pt modelId="{8DA53D01-CD7F-4B4D-9B74-53B736A1EA62}" type="pres">
      <dgm:prSet presAssocID="{96F92575-6AF6-46D2-B568-C3FF35A4BF9C}" presName="connTx" presStyleLbl="parChTrans1D4" presStyleIdx="19" presStyleCnt="27"/>
      <dgm:spPr/>
      <dgm:t>
        <a:bodyPr/>
        <a:lstStyle/>
        <a:p>
          <a:endParaRPr lang="ru-RU"/>
        </a:p>
      </dgm:t>
    </dgm:pt>
    <dgm:pt modelId="{BB6F16CB-9E36-447C-8682-A7597D7AEAE0}" type="pres">
      <dgm:prSet presAssocID="{26AF28B9-65FC-400B-B081-AEBA4D5F287B}" presName="root2" presStyleCnt="0"/>
      <dgm:spPr/>
    </dgm:pt>
    <dgm:pt modelId="{647D54DA-8181-4144-B4B4-CA3019C4FF1F}" type="pres">
      <dgm:prSet presAssocID="{26AF28B9-65FC-400B-B081-AEBA4D5F287B}" presName="LevelTwoTextNode" presStyleLbl="node4" presStyleIdx="19" presStyleCnt="27" custScaleX="201592" custScaleY="132248">
        <dgm:presLayoutVars>
          <dgm:chPref val="3"/>
        </dgm:presLayoutVars>
      </dgm:prSet>
      <dgm:spPr>
        <a:prstGeom prst="bracketPair">
          <a:avLst/>
        </a:prstGeom>
      </dgm:spPr>
      <dgm:t>
        <a:bodyPr/>
        <a:lstStyle/>
        <a:p>
          <a:endParaRPr lang="ru-RU"/>
        </a:p>
      </dgm:t>
    </dgm:pt>
    <dgm:pt modelId="{08FACD93-9A68-4658-A528-117E89D3D1B1}" type="pres">
      <dgm:prSet presAssocID="{26AF28B9-65FC-400B-B081-AEBA4D5F287B}" presName="level3hierChild" presStyleCnt="0"/>
      <dgm:spPr/>
    </dgm:pt>
    <dgm:pt modelId="{6A5505F0-9133-49A0-995B-96FC0B7C293A}" type="pres">
      <dgm:prSet presAssocID="{6E5F0845-D2FA-4F27-9A73-BD419EEA0C30}" presName="conn2-1" presStyleLbl="parChTrans1D4" presStyleIdx="20" presStyleCnt="27" custScaleX="2000000"/>
      <dgm:spPr/>
      <dgm:t>
        <a:bodyPr/>
        <a:lstStyle/>
        <a:p>
          <a:endParaRPr lang="ru-RU"/>
        </a:p>
      </dgm:t>
    </dgm:pt>
    <dgm:pt modelId="{9AAACFD1-3E5B-42E0-A81F-0155360F5730}" type="pres">
      <dgm:prSet presAssocID="{6E5F0845-D2FA-4F27-9A73-BD419EEA0C30}" presName="connTx" presStyleLbl="parChTrans1D4" presStyleIdx="20" presStyleCnt="27"/>
      <dgm:spPr/>
      <dgm:t>
        <a:bodyPr/>
        <a:lstStyle/>
        <a:p>
          <a:endParaRPr lang="ru-RU"/>
        </a:p>
      </dgm:t>
    </dgm:pt>
    <dgm:pt modelId="{30F791AD-45A2-46E4-AA1F-EE9DFACDF932}" type="pres">
      <dgm:prSet presAssocID="{46D85152-2DE7-438C-80C4-29341DB334B1}" presName="root2" presStyleCnt="0"/>
      <dgm:spPr/>
    </dgm:pt>
    <dgm:pt modelId="{7BCE51F3-6CA5-46CB-B176-0B9D5A5F5C5D}" type="pres">
      <dgm:prSet presAssocID="{46D85152-2DE7-438C-80C4-29341DB334B1}" presName="LevelTwoTextNode" presStyleLbl="node4" presStyleIdx="20" presStyleCnt="27" custScaleX="201592" custScaleY="116178">
        <dgm:presLayoutVars>
          <dgm:chPref val="3"/>
        </dgm:presLayoutVars>
      </dgm:prSet>
      <dgm:spPr>
        <a:prstGeom prst="bracketPair">
          <a:avLst/>
        </a:prstGeom>
      </dgm:spPr>
      <dgm:t>
        <a:bodyPr/>
        <a:lstStyle/>
        <a:p>
          <a:endParaRPr lang="ru-RU"/>
        </a:p>
      </dgm:t>
    </dgm:pt>
    <dgm:pt modelId="{066380AD-934E-4065-BEA1-1BEC0115D7E6}" type="pres">
      <dgm:prSet presAssocID="{46D85152-2DE7-438C-80C4-29341DB334B1}" presName="level3hierChild" presStyleCnt="0"/>
      <dgm:spPr/>
    </dgm:pt>
    <dgm:pt modelId="{A322965F-BF08-4288-8B04-2A3A0FD5615F}" type="pres">
      <dgm:prSet presAssocID="{28ED67AA-1CE5-48B6-B2F8-4F7DB924147E}" presName="conn2-1" presStyleLbl="parChTrans1D4" presStyleIdx="21" presStyleCnt="27" custScaleX="2000000"/>
      <dgm:spPr/>
      <dgm:t>
        <a:bodyPr/>
        <a:lstStyle/>
        <a:p>
          <a:endParaRPr lang="ru-RU"/>
        </a:p>
      </dgm:t>
    </dgm:pt>
    <dgm:pt modelId="{E3E246E0-C5DA-420F-901F-EC61947D0E0C}" type="pres">
      <dgm:prSet presAssocID="{28ED67AA-1CE5-48B6-B2F8-4F7DB924147E}" presName="connTx" presStyleLbl="parChTrans1D4" presStyleIdx="21" presStyleCnt="27"/>
      <dgm:spPr/>
      <dgm:t>
        <a:bodyPr/>
        <a:lstStyle/>
        <a:p>
          <a:endParaRPr lang="ru-RU"/>
        </a:p>
      </dgm:t>
    </dgm:pt>
    <dgm:pt modelId="{B2DB5C1A-196F-4853-86DB-9FC34132E619}" type="pres">
      <dgm:prSet presAssocID="{EEA939A7-8E3F-4FAD-88A3-CDDD95B9B18E}" presName="root2" presStyleCnt="0"/>
      <dgm:spPr/>
    </dgm:pt>
    <dgm:pt modelId="{B6217119-13FB-43E2-8136-2FF548D0C5CE}" type="pres">
      <dgm:prSet presAssocID="{EEA939A7-8E3F-4FAD-88A3-CDDD95B9B18E}" presName="LevelTwoTextNode" presStyleLbl="node4" presStyleIdx="21" presStyleCnt="27" custScaleX="201592" custScaleY="194294">
        <dgm:presLayoutVars>
          <dgm:chPref val="3"/>
        </dgm:presLayoutVars>
      </dgm:prSet>
      <dgm:spPr>
        <a:prstGeom prst="bracketPair">
          <a:avLst/>
        </a:prstGeom>
      </dgm:spPr>
      <dgm:t>
        <a:bodyPr/>
        <a:lstStyle/>
        <a:p>
          <a:endParaRPr lang="ru-RU"/>
        </a:p>
      </dgm:t>
    </dgm:pt>
    <dgm:pt modelId="{46874134-4AA4-4440-83B1-557A8E3029BD}" type="pres">
      <dgm:prSet presAssocID="{EEA939A7-8E3F-4FAD-88A3-CDDD95B9B18E}" presName="level3hierChild" presStyleCnt="0"/>
      <dgm:spPr/>
    </dgm:pt>
    <dgm:pt modelId="{84EBA9B6-D1C3-40C1-A356-FD9D18BA268C}" type="pres">
      <dgm:prSet presAssocID="{6FC3553B-000A-460A-A3E0-3E6AAD92FB33}" presName="conn2-1" presStyleLbl="parChTrans1D4" presStyleIdx="22" presStyleCnt="27"/>
      <dgm:spPr/>
      <dgm:t>
        <a:bodyPr/>
        <a:lstStyle/>
        <a:p>
          <a:endParaRPr lang="ru-RU"/>
        </a:p>
      </dgm:t>
    </dgm:pt>
    <dgm:pt modelId="{6E5A91F7-099E-4FF7-A4CC-4650CC9F63D5}" type="pres">
      <dgm:prSet presAssocID="{6FC3553B-000A-460A-A3E0-3E6AAD92FB33}" presName="connTx" presStyleLbl="parChTrans1D4" presStyleIdx="22" presStyleCnt="27"/>
      <dgm:spPr/>
      <dgm:t>
        <a:bodyPr/>
        <a:lstStyle/>
        <a:p>
          <a:endParaRPr lang="ru-RU"/>
        </a:p>
      </dgm:t>
    </dgm:pt>
    <dgm:pt modelId="{DE651127-D377-4C93-9B46-B82A63AD8FA8}" type="pres">
      <dgm:prSet presAssocID="{D43CAD65-D0AE-42CB-83E4-26E1C90BFEA0}" presName="root2" presStyleCnt="0"/>
      <dgm:spPr/>
    </dgm:pt>
    <dgm:pt modelId="{B676B9DB-530C-4667-A6FF-6358C2C3D2F2}" type="pres">
      <dgm:prSet presAssocID="{D43CAD65-D0AE-42CB-83E4-26E1C90BFEA0}" presName="LevelTwoTextNode" presStyleLbl="node4" presStyleIdx="22" presStyleCnt="27" custScaleX="199717" custScaleY="126187">
        <dgm:presLayoutVars>
          <dgm:chPref val="3"/>
        </dgm:presLayoutVars>
      </dgm:prSet>
      <dgm:spPr>
        <a:prstGeom prst="bracketPair">
          <a:avLst/>
        </a:prstGeom>
      </dgm:spPr>
      <dgm:t>
        <a:bodyPr/>
        <a:lstStyle/>
        <a:p>
          <a:endParaRPr lang="ru-RU"/>
        </a:p>
      </dgm:t>
    </dgm:pt>
    <dgm:pt modelId="{22458852-D74F-4113-A20D-0B5B681042BF}" type="pres">
      <dgm:prSet presAssocID="{D43CAD65-D0AE-42CB-83E4-26E1C90BFEA0}" presName="level3hierChild" presStyleCnt="0"/>
      <dgm:spPr/>
    </dgm:pt>
    <dgm:pt modelId="{C0C17B86-0F7B-4C2E-AD47-6615556B8EC6}" type="pres">
      <dgm:prSet presAssocID="{4378811A-379B-46D3-82A2-F3FB09073A09}" presName="conn2-1" presStyleLbl="parChTrans1D3" presStyleIdx="10" presStyleCnt="12" custScaleX="2000000"/>
      <dgm:spPr/>
      <dgm:t>
        <a:bodyPr/>
        <a:lstStyle/>
        <a:p>
          <a:endParaRPr lang="ru-RU"/>
        </a:p>
      </dgm:t>
    </dgm:pt>
    <dgm:pt modelId="{65A10B49-893C-48EF-815E-C5468BCBF823}" type="pres">
      <dgm:prSet presAssocID="{4378811A-379B-46D3-82A2-F3FB09073A09}" presName="connTx" presStyleLbl="parChTrans1D3" presStyleIdx="10" presStyleCnt="12"/>
      <dgm:spPr/>
      <dgm:t>
        <a:bodyPr/>
        <a:lstStyle/>
        <a:p>
          <a:endParaRPr lang="ru-RU"/>
        </a:p>
      </dgm:t>
    </dgm:pt>
    <dgm:pt modelId="{64F1B81B-93A3-4A03-A4F7-1D9B04B907B8}" type="pres">
      <dgm:prSet presAssocID="{0536227C-4E3C-485B-8BA3-2C545CEE505C}" presName="root2" presStyleCnt="0"/>
      <dgm:spPr/>
    </dgm:pt>
    <dgm:pt modelId="{D53CA291-81B2-4936-BC12-22C8989A9D2F}" type="pres">
      <dgm:prSet presAssocID="{0536227C-4E3C-485B-8BA3-2C545CEE505C}" presName="LevelTwoTextNode" presStyleLbl="node3" presStyleIdx="10" presStyleCnt="12" custScaleX="201592" custScaleY="148218">
        <dgm:presLayoutVars>
          <dgm:chPref val="3"/>
        </dgm:presLayoutVars>
      </dgm:prSet>
      <dgm:spPr>
        <a:prstGeom prst="bracketPair">
          <a:avLst/>
        </a:prstGeom>
      </dgm:spPr>
      <dgm:t>
        <a:bodyPr/>
        <a:lstStyle/>
        <a:p>
          <a:endParaRPr lang="ru-RU"/>
        </a:p>
      </dgm:t>
    </dgm:pt>
    <dgm:pt modelId="{95C1C4EA-EDED-4280-848E-A46A13EB03AB}" type="pres">
      <dgm:prSet presAssocID="{0536227C-4E3C-485B-8BA3-2C545CEE505C}" presName="level3hierChild" presStyleCnt="0"/>
      <dgm:spPr/>
    </dgm:pt>
    <dgm:pt modelId="{B459CE3A-E18B-49A3-BA37-784D43ACE6C3}" type="pres">
      <dgm:prSet presAssocID="{D91022D4-8FA4-40B9-860B-FE7A326E817F}" presName="conn2-1" presStyleLbl="parChTrans1D4" presStyleIdx="23" presStyleCnt="27" custScaleX="2000000"/>
      <dgm:spPr/>
      <dgm:t>
        <a:bodyPr/>
        <a:lstStyle/>
        <a:p>
          <a:endParaRPr lang="ru-RU"/>
        </a:p>
      </dgm:t>
    </dgm:pt>
    <dgm:pt modelId="{19D47957-FE01-4280-8480-F879DB882973}" type="pres">
      <dgm:prSet presAssocID="{D91022D4-8FA4-40B9-860B-FE7A326E817F}" presName="connTx" presStyleLbl="parChTrans1D4" presStyleIdx="23" presStyleCnt="27"/>
      <dgm:spPr/>
      <dgm:t>
        <a:bodyPr/>
        <a:lstStyle/>
        <a:p>
          <a:endParaRPr lang="ru-RU"/>
        </a:p>
      </dgm:t>
    </dgm:pt>
    <dgm:pt modelId="{DA445166-7B99-43B3-852A-C60F94ECC71F}" type="pres">
      <dgm:prSet presAssocID="{F4DA1BB4-0DD0-4670-83A3-EDE2F2B13B16}" presName="root2" presStyleCnt="0"/>
      <dgm:spPr/>
    </dgm:pt>
    <dgm:pt modelId="{D6B14F5C-61B8-4C86-BBE0-D14554FF66B4}" type="pres">
      <dgm:prSet presAssocID="{F4DA1BB4-0DD0-4670-83A3-EDE2F2B13B16}" presName="LevelTwoTextNode" presStyleLbl="node4" presStyleIdx="23" presStyleCnt="27" custScaleX="201592" custScaleY="126902">
        <dgm:presLayoutVars>
          <dgm:chPref val="3"/>
        </dgm:presLayoutVars>
      </dgm:prSet>
      <dgm:spPr>
        <a:prstGeom prst="bracketPair">
          <a:avLst/>
        </a:prstGeom>
      </dgm:spPr>
      <dgm:t>
        <a:bodyPr/>
        <a:lstStyle/>
        <a:p>
          <a:endParaRPr lang="ru-RU"/>
        </a:p>
      </dgm:t>
    </dgm:pt>
    <dgm:pt modelId="{52C2C1A6-073B-4E60-B837-378BB3B5B50A}" type="pres">
      <dgm:prSet presAssocID="{F4DA1BB4-0DD0-4670-83A3-EDE2F2B13B16}" presName="level3hierChild" presStyleCnt="0"/>
      <dgm:spPr/>
    </dgm:pt>
    <dgm:pt modelId="{A18BDED0-1D99-40E7-96CA-053ACAE63666}" type="pres">
      <dgm:prSet presAssocID="{1179461E-9552-4758-88FD-416B3E19CF1F}" presName="conn2-1" presStyleLbl="parChTrans1D3" presStyleIdx="11" presStyleCnt="12" custScaleX="2000000"/>
      <dgm:spPr/>
      <dgm:t>
        <a:bodyPr/>
        <a:lstStyle/>
        <a:p>
          <a:endParaRPr lang="ru-RU"/>
        </a:p>
      </dgm:t>
    </dgm:pt>
    <dgm:pt modelId="{0F709DEE-7E05-4260-A890-CFC493E9C0D6}" type="pres">
      <dgm:prSet presAssocID="{1179461E-9552-4758-88FD-416B3E19CF1F}" presName="connTx" presStyleLbl="parChTrans1D3" presStyleIdx="11" presStyleCnt="12"/>
      <dgm:spPr/>
      <dgm:t>
        <a:bodyPr/>
        <a:lstStyle/>
        <a:p>
          <a:endParaRPr lang="ru-RU"/>
        </a:p>
      </dgm:t>
    </dgm:pt>
    <dgm:pt modelId="{1D6295D2-5637-4872-AFDA-5D9F3969A7B9}" type="pres">
      <dgm:prSet presAssocID="{1B08A8EC-8BE8-4C35-B049-A5F7B80A9E16}" presName="root2" presStyleCnt="0"/>
      <dgm:spPr/>
    </dgm:pt>
    <dgm:pt modelId="{5EA1F140-6C36-4D8F-ADB6-80D126E66F3C}" type="pres">
      <dgm:prSet presAssocID="{1B08A8EC-8BE8-4C35-B049-A5F7B80A9E16}" presName="LevelTwoTextNode" presStyleLbl="node3" presStyleIdx="11" presStyleCnt="12" custScaleX="201592" custScaleY="139984">
        <dgm:presLayoutVars>
          <dgm:chPref val="3"/>
        </dgm:presLayoutVars>
      </dgm:prSet>
      <dgm:spPr>
        <a:prstGeom prst="bracketPair">
          <a:avLst/>
        </a:prstGeom>
      </dgm:spPr>
      <dgm:t>
        <a:bodyPr/>
        <a:lstStyle/>
        <a:p>
          <a:endParaRPr lang="ru-RU"/>
        </a:p>
      </dgm:t>
    </dgm:pt>
    <dgm:pt modelId="{9842F377-99B6-422E-ACBD-57F73D9205EB}" type="pres">
      <dgm:prSet presAssocID="{1B08A8EC-8BE8-4C35-B049-A5F7B80A9E16}" presName="level3hierChild" presStyleCnt="0"/>
      <dgm:spPr/>
    </dgm:pt>
    <dgm:pt modelId="{54FEAFF8-EF90-4D41-8515-FDC9068EE03B}" type="pres">
      <dgm:prSet presAssocID="{49E8F892-8498-4323-BB16-F844E95BA0B8}" presName="conn2-1" presStyleLbl="parChTrans1D4" presStyleIdx="24" presStyleCnt="27" custScaleX="2000000"/>
      <dgm:spPr/>
      <dgm:t>
        <a:bodyPr/>
        <a:lstStyle/>
        <a:p>
          <a:endParaRPr lang="ru-RU"/>
        </a:p>
      </dgm:t>
    </dgm:pt>
    <dgm:pt modelId="{47949FA4-B28B-4B7E-BA36-A5FDC47B9934}" type="pres">
      <dgm:prSet presAssocID="{49E8F892-8498-4323-BB16-F844E95BA0B8}" presName="connTx" presStyleLbl="parChTrans1D4" presStyleIdx="24" presStyleCnt="27"/>
      <dgm:spPr/>
      <dgm:t>
        <a:bodyPr/>
        <a:lstStyle/>
        <a:p>
          <a:endParaRPr lang="ru-RU"/>
        </a:p>
      </dgm:t>
    </dgm:pt>
    <dgm:pt modelId="{C11A1FF4-8719-4446-BE82-7F5D4CFF9012}" type="pres">
      <dgm:prSet presAssocID="{458B4506-379F-4239-B765-57785EA11F28}" presName="root2" presStyleCnt="0"/>
      <dgm:spPr/>
    </dgm:pt>
    <dgm:pt modelId="{700AADD6-4778-4514-BB59-698A927420BF}" type="pres">
      <dgm:prSet presAssocID="{458B4506-379F-4239-B765-57785EA11F28}" presName="LevelTwoTextNode" presStyleLbl="node4" presStyleIdx="24" presStyleCnt="27" custScaleX="201592">
        <dgm:presLayoutVars>
          <dgm:chPref val="3"/>
        </dgm:presLayoutVars>
      </dgm:prSet>
      <dgm:spPr>
        <a:prstGeom prst="bracketPair">
          <a:avLst/>
        </a:prstGeom>
      </dgm:spPr>
      <dgm:t>
        <a:bodyPr/>
        <a:lstStyle/>
        <a:p>
          <a:endParaRPr lang="ru-RU"/>
        </a:p>
      </dgm:t>
    </dgm:pt>
    <dgm:pt modelId="{40048B62-7A6F-48CE-B821-73E6FF8498E8}" type="pres">
      <dgm:prSet presAssocID="{458B4506-379F-4239-B765-57785EA11F28}" presName="level3hierChild" presStyleCnt="0"/>
      <dgm:spPr/>
    </dgm:pt>
    <dgm:pt modelId="{3B32522A-2AC4-4123-B074-DD98C6F9F485}" type="pres">
      <dgm:prSet presAssocID="{30DA9CCB-32AA-4952-AD74-DDDBE4F9424E}" presName="conn2-1" presStyleLbl="parChTrans1D4" presStyleIdx="25" presStyleCnt="27" custScaleX="2000000"/>
      <dgm:spPr/>
      <dgm:t>
        <a:bodyPr/>
        <a:lstStyle/>
        <a:p>
          <a:endParaRPr lang="ru-RU"/>
        </a:p>
      </dgm:t>
    </dgm:pt>
    <dgm:pt modelId="{9074EF5C-E8A1-43A7-A6E9-4168ED87F3F3}" type="pres">
      <dgm:prSet presAssocID="{30DA9CCB-32AA-4952-AD74-DDDBE4F9424E}" presName="connTx" presStyleLbl="parChTrans1D4" presStyleIdx="25" presStyleCnt="27"/>
      <dgm:spPr/>
      <dgm:t>
        <a:bodyPr/>
        <a:lstStyle/>
        <a:p>
          <a:endParaRPr lang="ru-RU"/>
        </a:p>
      </dgm:t>
    </dgm:pt>
    <dgm:pt modelId="{1804AAA1-02E2-4C7D-8336-BC6D63D1A29F}" type="pres">
      <dgm:prSet presAssocID="{4686BCCB-E90D-4FF2-96DD-1347F7798646}" presName="root2" presStyleCnt="0"/>
      <dgm:spPr/>
    </dgm:pt>
    <dgm:pt modelId="{269145C9-2705-4F89-81A4-1233816E539D}" type="pres">
      <dgm:prSet presAssocID="{4686BCCB-E90D-4FF2-96DD-1347F7798646}" presName="LevelTwoTextNode" presStyleLbl="node4" presStyleIdx="25" presStyleCnt="27" custScaleX="201592">
        <dgm:presLayoutVars>
          <dgm:chPref val="3"/>
        </dgm:presLayoutVars>
      </dgm:prSet>
      <dgm:spPr>
        <a:prstGeom prst="bracketPair">
          <a:avLst/>
        </a:prstGeom>
      </dgm:spPr>
      <dgm:t>
        <a:bodyPr/>
        <a:lstStyle/>
        <a:p>
          <a:endParaRPr lang="ru-RU"/>
        </a:p>
      </dgm:t>
    </dgm:pt>
    <dgm:pt modelId="{0D4DBC61-D7CB-432B-B83A-3D3AF3EB6C63}" type="pres">
      <dgm:prSet presAssocID="{4686BCCB-E90D-4FF2-96DD-1347F7798646}" presName="level3hierChild" presStyleCnt="0"/>
      <dgm:spPr/>
    </dgm:pt>
    <dgm:pt modelId="{6C98F324-F5D7-4FA5-BC8B-B4F6869DDF5F}" type="pres">
      <dgm:prSet presAssocID="{3424473F-24EC-4DDC-8B61-BEA33BED05F4}" presName="conn2-1" presStyleLbl="parChTrans1D4" presStyleIdx="26" presStyleCnt="27" custScaleX="2000000"/>
      <dgm:spPr/>
      <dgm:t>
        <a:bodyPr/>
        <a:lstStyle/>
        <a:p>
          <a:endParaRPr lang="ru-RU"/>
        </a:p>
      </dgm:t>
    </dgm:pt>
    <dgm:pt modelId="{CAE2E7A1-2C2E-46EB-9D35-AB61DFD1A19F}" type="pres">
      <dgm:prSet presAssocID="{3424473F-24EC-4DDC-8B61-BEA33BED05F4}" presName="connTx" presStyleLbl="parChTrans1D4" presStyleIdx="26" presStyleCnt="27"/>
      <dgm:spPr/>
      <dgm:t>
        <a:bodyPr/>
        <a:lstStyle/>
        <a:p>
          <a:endParaRPr lang="ru-RU"/>
        </a:p>
      </dgm:t>
    </dgm:pt>
    <dgm:pt modelId="{907E62DB-A400-42BD-8125-D69DAB6EE570}" type="pres">
      <dgm:prSet presAssocID="{99C5B0E2-B4B2-4041-BB08-AC4FC7A95E99}" presName="root2" presStyleCnt="0"/>
      <dgm:spPr/>
    </dgm:pt>
    <dgm:pt modelId="{A256571E-786B-4293-BF48-6BEC8EBB4E10}" type="pres">
      <dgm:prSet presAssocID="{99C5B0E2-B4B2-4041-BB08-AC4FC7A95E99}" presName="LevelTwoTextNode" presStyleLbl="node4" presStyleIdx="26" presStyleCnt="27" custScaleX="201592">
        <dgm:presLayoutVars>
          <dgm:chPref val="3"/>
        </dgm:presLayoutVars>
      </dgm:prSet>
      <dgm:spPr>
        <a:prstGeom prst="bracketPair">
          <a:avLst/>
        </a:prstGeom>
      </dgm:spPr>
      <dgm:t>
        <a:bodyPr/>
        <a:lstStyle/>
        <a:p>
          <a:endParaRPr lang="ru-RU"/>
        </a:p>
      </dgm:t>
    </dgm:pt>
    <dgm:pt modelId="{FF617C6F-661F-41A2-B497-DF372947BCD9}" type="pres">
      <dgm:prSet presAssocID="{99C5B0E2-B4B2-4041-BB08-AC4FC7A95E99}" presName="level3hierChild" presStyleCnt="0"/>
      <dgm:spPr/>
    </dgm:pt>
  </dgm:ptLst>
  <dgm:cxnLst>
    <dgm:cxn modelId="{6C418550-D15A-46D8-89F6-3192A22708E4}" type="presOf" srcId="{39E73021-3CCB-486D-89E4-DEE8EAD2C5FC}" destId="{33B8A14F-9D0F-469D-8D35-F2A3E73843A3}" srcOrd="0" destOrd="0" presId="urn:microsoft.com/office/officeart/2008/layout/HorizontalMultiLevelHierarchy"/>
    <dgm:cxn modelId="{A6EA3C6E-EA61-4D65-A9BD-634632576962}" type="presOf" srcId="{E43723AE-1B46-4CB2-A36D-D6D9F11A706C}" destId="{0526C622-56C5-4014-9975-E4089746D4FF}" srcOrd="0" destOrd="0" presId="urn:microsoft.com/office/officeart/2008/layout/HorizontalMultiLevelHierarchy"/>
    <dgm:cxn modelId="{61F433BB-B359-469D-A195-310FE414902F}" srcId="{FB61F1E6-CFB3-4056-844E-631CB8EEAC7F}" destId="{86912AB4-8403-4ACE-BAF6-A1669E5F0E01}" srcOrd="0" destOrd="0" parTransId="{963F1CA5-A79B-49F1-AB67-77B531DFEB4C}" sibTransId="{886BA970-AE54-42CD-89BC-CC7831F4F9DB}"/>
    <dgm:cxn modelId="{0E737DCC-C9B2-4631-877F-51CBE46AA9F0}" type="presOf" srcId="{BF41A326-AD5A-4B19-8CAF-26BB04909CF9}" destId="{91F93B9D-AB1D-4B07-B4A2-F8181A0A46CC}" srcOrd="0" destOrd="0" presId="urn:microsoft.com/office/officeart/2008/layout/HorizontalMultiLevelHierarchy"/>
    <dgm:cxn modelId="{4415E0C8-AD0B-49C8-8DED-21547909BABF}" type="presOf" srcId="{963F1CA5-A79B-49F1-AB67-77B531DFEB4C}" destId="{6B602201-F443-4B15-8AD6-4F3F1A1A6D13}" srcOrd="1" destOrd="0" presId="urn:microsoft.com/office/officeart/2008/layout/HorizontalMultiLevelHierarchy"/>
    <dgm:cxn modelId="{809A6D2E-6E8A-492E-AA1B-53BCE1C9AEC2}" type="presOf" srcId="{062A5605-E34A-4CEE-A271-BC394F2AC00E}" destId="{EE60C296-D0EB-405A-97CE-E44A7CB75B9E}" srcOrd="1" destOrd="0" presId="urn:microsoft.com/office/officeart/2008/layout/HorizontalMultiLevelHierarchy"/>
    <dgm:cxn modelId="{B67E3D4E-15C7-4728-BC11-EB138EF87D6A}" srcId="{AA9F44CB-548B-4913-8340-65B43AB07451}" destId="{6809F1AF-23C1-4F0E-B824-6139DCE5E90B}" srcOrd="0" destOrd="0" parTransId="{1614F1D0-DB41-422C-90FE-8B1B0D464A0F}" sibTransId="{547D8439-224E-465B-A522-856690765321}"/>
    <dgm:cxn modelId="{C8D1B9B7-AEA2-40B1-ACED-DD13FA481F49}" type="presOf" srcId="{075389E4-D627-42EA-871A-14711D8E1086}" destId="{55A2CDBD-4B42-4E52-B1DC-FEDE63884560}" srcOrd="0" destOrd="0" presId="urn:microsoft.com/office/officeart/2008/layout/HorizontalMultiLevelHierarchy"/>
    <dgm:cxn modelId="{6AD390B0-E53B-48C0-B728-0D7E41315C18}" type="presOf" srcId="{2BD60E0C-5FE1-477B-A9C7-95AB67A20BD8}" destId="{7058A1E5-5199-4F17-A74C-5C412FD3F8AA}" srcOrd="0" destOrd="0" presId="urn:microsoft.com/office/officeart/2008/layout/HorizontalMultiLevelHierarchy"/>
    <dgm:cxn modelId="{46BF91C4-FE84-4006-964B-80170A35400E}" srcId="{1B08A8EC-8BE8-4C35-B049-A5F7B80A9E16}" destId="{99C5B0E2-B4B2-4041-BB08-AC4FC7A95E99}" srcOrd="2" destOrd="0" parTransId="{3424473F-24EC-4DDC-8B61-BEA33BED05F4}" sibTransId="{742F6FA9-8346-4379-9A0C-72CD45E41598}"/>
    <dgm:cxn modelId="{0D2957B4-7A8F-4724-A289-FAD638286354}" type="presOf" srcId="{54941BE1-8D0D-435E-98E9-F63AB4E020E5}" destId="{20229D38-2CF9-4E61-88BC-DF7B7D8FE745}" srcOrd="0" destOrd="0" presId="urn:microsoft.com/office/officeart/2008/layout/HorizontalMultiLevelHierarchy"/>
    <dgm:cxn modelId="{E6A63BC3-DB5A-4B2A-B3A6-604E32DDBA83}" type="presOf" srcId="{DB2C880A-6DDE-408B-9FB4-84F62918F578}" destId="{33B4B3A9-01E9-45FB-82D4-992733FEC3B7}" srcOrd="0" destOrd="0" presId="urn:microsoft.com/office/officeart/2008/layout/HorizontalMultiLevelHierarchy"/>
    <dgm:cxn modelId="{117A68FB-5CDE-4573-BC49-5C4CE836C9C5}" srcId="{DEB72646-F3EA-4EC5-885D-394C414FFADA}" destId="{B3C40EC8-71FD-44A3-8883-6DF08F216B71}" srcOrd="2" destOrd="0" parTransId="{F4BC465D-A40D-49CB-92FF-E1607939CB24}" sibTransId="{DC0A9F6B-1E23-4A5B-A217-273CB733F808}"/>
    <dgm:cxn modelId="{6A5B264B-2207-40A6-9311-229E5AC19E33}" type="presOf" srcId="{E43723AE-1B46-4CB2-A36D-D6D9F11A706C}" destId="{7FEFDA80-9A50-4630-8363-D138945B32D1}" srcOrd="1" destOrd="0" presId="urn:microsoft.com/office/officeart/2008/layout/HorizontalMultiLevelHierarchy"/>
    <dgm:cxn modelId="{997F9679-4108-428C-BB51-51B56C900191}" type="presOf" srcId="{3FFADFAA-A044-4883-9732-18E796FC5FA9}" destId="{EBB2E8E4-CC6A-4E05-954E-D2935189C6BD}" srcOrd="1" destOrd="0" presId="urn:microsoft.com/office/officeart/2008/layout/HorizontalMultiLevelHierarchy"/>
    <dgm:cxn modelId="{16E5A409-126B-463E-96DA-298643EDAEA4}" srcId="{43490450-ED91-489F-AED1-E14940988737}" destId="{97F40A5E-8454-473F-B525-DB42324AD99C}" srcOrd="1" destOrd="0" parTransId="{B26201A9-65AB-47A0-B049-AA76AE93DA0F}" sibTransId="{462F80B4-E98C-4163-B86D-62E7789A98A2}"/>
    <dgm:cxn modelId="{001B8121-CF27-4779-A6DC-386EBC0A5CA0}" type="presOf" srcId="{CAD2AEC0-0A65-495C-931F-45F7DB5DE60F}" destId="{BC2FFD43-1298-4035-A749-E7BAC24C063A}" srcOrd="1" destOrd="0" presId="urn:microsoft.com/office/officeart/2008/layout/HorizontalMultiLevelHierarchy"/>
    <dgm:cxn modelId="{FBB55E8F-69B4-49E6-9C89-30B9BC0AE23A}" type="presOf" srcId="{A73133B7-EC59-4426-9FFB-26A8EA148C6F}" destId="{705C481E-98DF-488E-8C0F-17111C0F1C21}" srcOrd="0" destOrd="0" presId="urn:microsoft.com/office/officeart/2008/layout/HorizontalMultiLevelHierarchy"/>
    <dgm:cxn modelId="{67425BB1-6E9C-4247-BB1A-5893B9DA95BF}" srcId="{43490450-ED91-489F-AED1-E14940988737}" destId="{3BB28B31-E8AD-4532-921B-94D61A38F1ED}" srcOrd="2" destOrd="0" parTransId="{03935271-AA23-4951-A1FC-13953F25AC5C}" sibTransId="{EF7CA5C6-7D4C-476B-9A56-46C13E62ADEF}"/>
    <dgm:cxn modelId="{C7BFBD40-5F73-427A-B032-BA96D5C64266}" srcId="{0536227C-4E3C-485B-8BA3-2C545CEE505C}" destId="{F4DA1BB4-0DD0-4670-83A3-EDE2F2B13B16}" srcOrd="0" destOrd="0" parTransId="{D91022D4-8FA4-40B9-860B-FE7A326E817F}" sibTransId="{5CDDA931-87D1-492C-8CDF-14AE99105AC1}"/>
    <dgm:cxn modelId="{4C97C8FB-D174-4765-8D9E-F1B8626E80E9}" srcId="{86912AB4-8403-4ACE-BAF6-A1669E5F0E01}" destId="{BF41A326-AD5A-4B19-8CAF-26BB04909CF9}" srcOrd="0" destOrd="0" parTransId="{C978DA30-EB2C-4A8B-A7F3-5DDF613B9936}" sibTransId="{340D4F76-96B0-4135-943C-529E29CD9831}"/>
    <dgm:cxn modelId="{30AD72DE-1E1B-4CD8-81E6-CC47A1F376B2}" type="presOf" srcId="{5E8139E6-E693-4D54-960F-A6A12F92B170}" destId="{D40B43F6-D863-4F93-BF7D-C43E634D3CC3}" srcOrd="1" destOrd="0" presId="urn:microsoft.com/office/officeart/2008/layout/HorizontalMultiLevelHierarchy"/>
    <dgm:cxn modelId="{360E46BD-C95D-42C5-90AE-E7A40139A5CD}" type="presOf" srcId="{DB4C5625-0B78-469D-B226-58E5B3DFEA76}" destId="{3A1D86B2-9B2F-4DDC-9495-FD16CFC26FCF}" srcOrd="0" destOrd="0" presId="urn:microsoft.com/office/officeart/2008/layout/HorizontalMultiLevelHierarchy"/>
    <dgm:cxn modelId="{8C87842E-0665-4DFD-A9D1-88630F6F1C50}" type="presOf" srcId="{96F92575-6AF6-46D2-B568-C3FF35A4BF9C}" destId="{A81A0AB6-A6D3-4E06-8954-C177AD4F039E}" srcOrd="0" destOrd="0" presId="urn:microsoft.com/office/officeart/2008/layout/HorizontalMultiLevelHierarchy"/>
    <dgm:cxn modelId="{B378487A-C5CF-40BD-B775-BA77654EF3EA}" type="presOf" srcId="{49E8F892-8498-4323-BB16-F844E95BA0B8}" destId="{47949FA4-B28B-4B7E-BA36-A5FDC47B9934}" srcOrd="1" destOrd="0" presId="urn:microsoft.com/office/officeart/2008/layout/HorizontalMultiLevelHierarchy"/>
    <dgm:cxn modelId="{A79CF98C-053A-4812-BA29-0A179A67D4FC}" type="presOf" srcId="{B17CE6F9-26F8-4DBA-8F9E-56587641182C}" destId="{7B4B51F1-8368-4748-AAA6-85C1B11FAEF2}" srcOrd="0" destOrd="0" presId="urn:microsoft.com/office/officeart/2008/layout/HorizontalMultiLevelHierarchy"/>
    <dgm:cxn modelId="{A12F7263-FBEA-4663-9A24-8463C62B5767}" srcId="{CE2ED4C2-C4D6-45E9-8390-B1576B1B8459}" destId="{F173D43A-CC60-4A53-8337-2862A3F63F17}" srcOrd="0" destOrd="0" parTransId="{0C38C83E-79D0-4700-8E33-1811D5C4C66B}" sibTransId="{D8EB7830-CF36-419A-9137-2CF1EEC3E26F}"/>
    <dgm:cxn modelId="{7F48DE0E-8609-4D39-B8CC-E9B1101AA6B4}" srcId="{CE2ED4C2-C4D6-45E9-8390-B1576B1B8459}" destId="{F15002A9-53D6-4117-98BE-0DFBF13BE1EE}" srcOrd="1" destOrd="0" parTransId="{4E05CFEB-1F85-49E7-B666-B9130E7E6C11}" sibTransId="{D32485E1-3457-410C-813E-BCD46010C4BE}"/>
    <dgm:cxn modelId="{127522CA-6A4A-4655-A91C-4F188027C035}" srcId="{1B08A8EC-8BE8-4C35-B049-A5F7B80A9E16}" destId="{458B4506-379F-4239-B765-57785EA11F28}" srcOrd="0" destOrd="0" parTransId="{49E8F892-8498-4323-BB16-F844E95BA0B8}" sibTransId="{A447EA9E-B086-42F4-A500-CD79AD1422CE}"/>
    <dgm:cxn modelId="{0AFD95A7-FF35-4FBE-87CA-9E3FE5515AB0}" type="presOf" srcId="{FB61F1E6-CFB3-4056-844E-631CB8EEAC7F}" destId="{5E4566AC-4CA1-43F3-B17A-FA1C5A83BA32}" srcOrd="0" destOrd="0" presId="urn:microsoft.com/office/officeart/2008/layout/HorizontalMultiLevelHierarchy"/>
    <dgm:cxn modelId="{A0B918B0-2BC8-4F2B-BC25-7C8C7346BF9B}" type="presOf" srcId="{1614F1D0-DB41-422C-90FE-8B1B0D464A0F}" destId="{A27C5D59-448D-454F-B74B-C72AA799677B}" srcOrd="0" destOrd="0" presId="urn:microsoft.com/office/officeart/2008/layout/HorizontalMultiLevelHierarchy"/>
    <dgm:cxn modelId="{AB9B7FB2-DD16-4E59-9B3D-EA24D90F30DB}" type="presOf" srcId="{618637BA-DA65-4D40-81BE-C3D5F350F75E}" destId="{6FBE9030-C444-4A28-AC24-795BDE15312B}" srcOrd="1" destOrd="0" presId="urn:microsoft.com/office/officeart/2008/layout/HorizontalMultiLevelHierarchy"/>
    <dgm:cxn modelId="{96C9D444-1612-4DDD-9C7E-A55098D27C05}" srcId="{1B08A8EC-8BE8-4C35-B049-A5F7B80A9E16}" destId="{4686BCCB-E90D-4FF2-96DD-1347F7798646}" srcOrd="1" destOrd="0" parTransId="{30DA9CCB-32AA-4952-AD74-DDDBE4F9424E}" sibTransId="{D0A11956-3017-4880-862B-1D0C409BECC7}"/>
    <dgm:cxn modelId="{FBED7B4B-3A8E-411C-9BDA-F9E7E7E5CA18}" srcId="{FB61F1E6-CFB3-4056-844E-631CB8EEAC7F}" destId="{AA9F44CB-548B-4913-8340-65B43AB07451}" srcOrd="2" destOrd="0" parTransId="{E43723AE-1B46-4CB2-A36D-D6D9F11A706C}" sibTransId="{58812836-38D2-433D-85FD-2C0BCBFBAEE9}"/>
    <dgm:cxn modelId="{59143894-8E21-4FB1-B939-E916528951FE}" srcId="{B17CE6F9-26F8-4DBA-8F9E-56587641182C}" destId="{769C8CCC-A42C-49DA-93C1-EA61E5DC2C2D}" srcOrd="2" destOrd="0" parTransId="{DB2C880A-6DDE-408B-9FB4-84F62918F578}" sibTransId="{3E647647-3C6B-4A88-B322-70532C92C80A}"/>
    <dgm:cxn modelId="{8AF99641-FBE1-4C97-9989-2A21A4997CC3}" type="presOf" srcId="{A4640B9B-7858-4AE6-8F15-931BD2821C65}" destId="{6969EB49-BCA0-44BB-888A-02E8EDCC71A3}" srcOrd="0" destOrd="0" presId="urn:microsoft.com/office/officeart/2008/layout/HorizontalMultiLevelHierarchy"/>
    <dgm:cxn modelId="{B468A3B9-2D5E-42F3-B670-29F7D7F8781E}" type="presOf" srcId="{10731323-C6EA-4B18-B477-175F8DC05644}" destId="{50618AA5-0907-4654-B55E-F13037485210}" srcOrd="0" destOrd="0" presId="urn:microsoft.com/office/officeart/2008/layout/HorizontalMultiLevelHierarchy"/>
    <dgm:cxn modelId="{C83C794C-ACF4-41C0-80B7-AFA65465C527}" type="presOf" srcId="{3424473F-24EC-4DDC-8B61-BEA33BED05F4}" destId="{CAE2E7A1-2C2E-46EB-9D35-AB61DFD1A19F}" srcOrd="1" destOrd="0" presId="urn:microsoft.com/office/officeart/2008/layout/HorizontalMultiLevelHierarchy"/>
    <dgm:cxn modelId="{B1FBF277-2E24-4F56-822D-CD1FA93C33D6}" type="presOf" srcId="{09D1C822-4617-4BD0-93D0-C6999565ACEE}" destId="{7DDA83BE-FB23-48EF-9470-C884ABD80983}" srcOrd="0" destOrd="0" presId="urn:microsoft.com/office/officeart/2008/layout/HorizontalMultiLevelHierarchy"/>
    <dgm:cxn modelId="{95B38CF2-9C7B-4E71-AF79-5ABD3E4EC4BB}" type="presOf" srcId="{0536227C-4E3C-485B-8BA3-2C545CEE505C}" destId="{D53CA291-81B2-4936-BC12-22C8989A9D2F}" srcOrd="0" destOrd="0" presId="urn:microsoft.com/office/officeart/2008/layout/HorizontalMultiLevelHierarchy"/>
    <dgm:cxn modelId="{F3E2F24F-E5D6-40CC-A972-F95446E77F91}" srcId="{CE2ED4C2-C4D6-45E9-8390-B1576B1B8459}" destId="{C1585AE4-EBE9-4488-BD3B-7309BFFF2BB4}" srcOrd="2" destOrd="0" parTransId="{EAC1BA8D-B5CF-47A6-9881-572338B81EA8}" sibTransId="{FF9AEB50-B780-41E9-8854-8FEFF9EA50CE}"/>
    <dgm:cxn modelId="{459E1720-AE53-4F43-A18B-6BAB39519CB1}" type="presOf" srcId="{DB4C5625-0B78-469D-B226-58E5B3DFEA76}" destId="{DDF13306-B41E-4DBC-9FA7-C73AB9698387}" srcOrd="1" destOrd="0" presId="urn:microsoft.com/office/officeart/2008/layout/HorizontalMultiLevelHierarchy"/>
    <dgm:cxn modelId="{96A60C5C-B40C-4E00-8897-B1EE7EAC8F6A}" type="presOf" srcId="{1179461E-9552-4758-88FD-416B3E19CF1F}" destId="{0F709DEE-7E05-4260-A890-CFC493E9C0D6}" srcOrd="1" destOrd="0" presId="urn:microsoft.com/office/officeart/2008/layout/HorizontalMultiLevelHierarchy"/>
    <dgm:cxn modelId="{02DEFDE4-2D48-49A6-88B8-7513E46FA69B}" type="presOf" srcId="{E356B71E-05D4-457F-986B-3C7CBBFBBB30}" destId="{5DC6771F-CBD2-4834-8AFB-EAAE3B615AC5}" srcOrd="0" destOrd="0" presId="urn:microsoft.com/office/officeart/2008/layout/HorizontalMultiLevelHierarchy"/>
    <dgm:cxn modelId="{D8F254F9-513A-4DAB-A03D-A611CCFECC61}" type="presOf" srcId="{769C8CCC-A42C-49DA-93C1-EA61E5DC2C2D}" destId="{395B710F-F7C8-4004-99AE-9C46192CC00E}" srcOrd="0" destOrd="0" presId="urn:microsoft.com/office/officeart/2008/layout/HorizontalMultiLevelHierarchy"/>
    <dgm:cxn modelId="{D3B6C3BD-464B-42AE-A567-5AD359D01F1B}" srcId="{A40EA3B3-3DC7-451A-A7E0-9872CD3816C8}" destId="{D62F199D-7BEE-4601-85CD-76BB0C17EB35}" srcOrd="2" destOrd="0" parTransId="{B84E1AD8-D1C1-44F5-8EDA-3FA9F2E23AF0}" sibTransId="{8F49438B-2298-4E0D-A026-6CB4BC8BF971}"/>
    <dgm:cxn modelId="{08B5F0C4-96DA-43C5-AFC0-6EB53EF78766}" srcId="{B17CE6F9-26F8-4DBA-8F9E-56587641182C}" destId="{88EAB139-A62E-4408-A0A3-7C4D8861BFD0}" srcOrd="0" destOrd="0" parTransId="{34F7F596-4BBF-4A1B-BB26-3E646F7E127A}" sibTransId="{D8B26FE1-7D46-4E54-8ED2-9EDB1184018D}"/>
    <dgm:cxn modelId="{4AB01AFB-C56D-482B-A4D8-A8B8FF119ECB}" type="presOf" srcId="{F15002A9-53D6-4117-98BE-0DFBF13BE1EE}" destId="{E09553F9-FBF9-4619-9C8A-FFA9F3425459}" srcOrd="0" destOrd="0" presId="urn:microsoft.com/office/officeart/2008/layout/HorizontalMultiLevelHierarchy"/>
    <dgm:cxn modelId="{B268D69E-01D0-4094-BF74-0F8C73F9E66D}" type="presOf" srcId="{963F1CA5-A79B-49F1-AB67-77B531DFEB4C}" destId="{8B10A04D-DA3F-46BE-A274-940646D27958}" srcOrd="0" destOrd="0" presId="urn:microsoft.com/office/officeart/2008/layout/HorizontalMultiLevelHierarchy"/>
    <dgm:cxn modelId="{59DBB47E-2EE8-44EA-B728-9AE45736AE2C}" type="presOf" srcId="{A40EA3B3-3DC7-451A-A7E0-9872CD3816C8}" destId="{1C5C0225-1FCF-4C5E-B4BD-24DEF5FC7528}" srcOrd="0" destOrd="0" presId="urn:microsoft.com/office/officeart/2008/layout/HorizontalMultiLevelHierarchy"/>
    <dgm:cxn modelId="{FA6C6955-73C8-418F-AED6-A1613A7DD9BE}" type="presOf" srcId="{B0D28352-BE2D-4301-BCCB-9A7EBBDF78D2}" destId="{09F5B56F-5BC3-44E1-A32F-F5AE67BA777A}" srcOrd="0" destOrd="0" presId="urn:microsoft.com/office/officeart/2008/layout/HorizontalMultiLevelHierarchy"/>
    <dgm:cxn modelId="{0375F886-B9A8-449F-B585-CCF68BA5BA8A}" srcId="{26AF28B9-65FC-400B-B081-AEBA4D5F287B}" destId="{46D85152-2DE7-438C-80C4-29341DB334B1}" srcOrd="0" destOrd="0" parTransId="{6E5F0845-D2FA-4F27-9A73-BD419EEA0C30}" sibTransId="{6B673F54-67A5-43A9-A308-D48721745A5D}"/>
    <dgm:cxn modelId="{1CC46066-26F7-413A-94B1-BD8C6BEEDADB}" type="presOf" srcId="{46D85152-2DE7-438C-80C4-29341DB334B1}" destId="{7BCE51F3-6CA5-46CB-B176-0B9D5A5F5C5D}" srcOrd="0" destOrd="0" presId="urn:microsoft.com/office/officeart/2008/layout/HorizontalMultiLevelHierarchy"/>
    <dgm:cxn modelId="{52BD53BB-9C84-454A-A48B-6A3ABB9C89A1}" type="presOf" srcId="{99C5B0E2-B4B2-4041-BB08-AC4FC7A95E99}" destId="{A256571E-786B-4293-BF48-6BEC8EBB4E10}" srcOrd="0" destOrd="0" presId="urn:microsoft.com/office/officeart/2008/layout/HorizontalMultiLevelHierarchy"/>
    <dgm:cxn modelId="{DAFF75E9-3A48-46F3-9324-EE8D054D9AA5}" type="presOf" srcId="{5E8139E6-E693-4D54-960F-A6A12F92B170}" destId="{4D32311F-EAB0-461F-A6BE-9EC3B3868531}" srcOrd="0" destOrd="0" presId="urn:microsoft.com/office/officeart/2008/layout/HorizontalMultiLevelHierarchy"/>
    <dgm:cxn modelId="{9A3DE097-8345-4C86-9FF8-DDE5B3F5D8E4}" type="presOf" srcId="{4E05CFEB-1F85-49E7-B666-B9130E7E6C11}" destId="{68143193-CE57-4412-9FEC-489C4F2E7A1F}" srcOrd="0" destOrd="0" presId="urn:microsoft.com/office/officeart/2008/layout/HorizontalMultiLevelHierarchy"/>
    <dgm:cxn modelId="{EC368A23-80FD-4A84-A40D-AAF3275E3F3D}" type="presOf" srcId="{D91022D4-8FA4-40B9-860B-FE7A326E817F}" destId="{19D47957-FE01-4280-8480-F879DB882973}" srcOrd="1" destOrd="0" presId="urn:microsoft.com/office/officeart/2008/layout/HorizontalMultiLevelHierarchy"/>
    <dgm:cxn modelId="{0C54803A-B67E-4BB3-8697-492A45E861E5}" type="presOf" srcId="{2BD60E0C-5FE1-477B-A9C7-95AB67A20BD8}" destId="{F7405F78-5C97-474C-9013-A1700D237485}" srcOrd="1" destOrd="0" presId="urn:microsoft.com/office/officeart/2008/layout/HorizontalMultiLevelHierarchy"/>
    <dgm:cxn modelId="{926CE5E8-10F7-46C6-B4F3-982204F58B16}" type="presOf" srcId="{4378811A-379B-46D3-82A2-F3FB09073A09}" destId="{C0C17B86-0F7B-4C2E-AD47-6615556B8EC6}" srcOrd="0" destOrd="0" presId="urn:microsoft.com/office/officeart/2008/layout/HorizontalMultiLevelHierarchy"/>
    <dgm:cxn modelId="{4699B779-DA59-4302-B0A7-3735CE4ECA05}" type="presOf" srcId="{34F7F596-4BBF-4A1B-BB26-3E646F7E127A}" destId="{B3F9A21F-7B62-4AE3-B415-644D29E25FEA}" srcOrd="1" destOrd="0" presId="urn:microsoft.com/office/officeart/2008/layout/HorizontalMultiLevelHierarchy"/>
    <dgm:cxn modelId="{58C678D3-F21B-4018-A8CB-8F65778EA6F9}" srcId="{86912AB4-8403-4ACE-BAF6-A1669E5F0E01}" destId="{814C64A3-8489-4CAF-8079-B333252AE642}" srcOrd="1" destOrd="0" parTransId="{618637BA-DA65-4D40-81BE-C3D5F350F75E}" sibTransId="{144A8AC6-E546-4CFD-A469-7EEAD0B7B915}"/>
    <dgm:cxn modelId="{35B54669-9E9E-4E77-903D-95F083BC3F27}" type="presOf" srcId="{6E5F0845-D2FA-4F27-9A73-BD419EEA0C30}" destId="{9AAACFD1-3E5B-42E0-A81F-0155360F5730}" srcOrd="1" destOrd="0" presId="urn:microsoft.com/office/officeart/2008/layout/HorizontalMultiLevelHierarchy"/>
    <dgm:cxn modelId="{437D40DB-5AD0-463D-9441-1AF815C39B28}" srcId="{DEB72646-F3EA-4EC5-885D-394C414FFADA}" destId="{09D1C822-4617-4BD0-93D0-C6999565ACEE}" srcOrd="1" destOrd="0" parTransId="{075389E4-D627-42EA-871A-14711D8E1086}" sibTransId="{BFC6BE7B-E6C1-43C7-A0B4-FC7CE58F3A6F}"/>
    <dgm:cxn modelId="{006E0AB5-6D6C-41BF-BF89-0AB73C0C3624}" type="presOf" srcId="{B9CB5AA8-076D-4675-96FF-B5C4C40DE6D1}" destId="{74A5FC34-D39F-4273-8428-579BD5000EBF}" srcOrd="0" destOrd="0" presId="urn:microsoft.com/office/officeart/2008/layout/HorizontalMultiLevelHierarchy"/>
    <dgm:cxn modelId="{953751C4-FE31-4F52-A401-93E0DF6DA420}" srcId="{A85D3B4F-DF48-40B3-AADE-CAFEC7066A7C}" destId="{133484E4-3EE6-49E8-A849-153E8C2403CF}" srcOrd="0" destOrd="0" parTransId="{5673A376-3219-436A-BB65-5518A94898AD}" sibTransId="{55547064-EA91-45C4-8F18-61781F9CBFA5}"/>
    <dgm:cxn modelId="{902BE201-C680-4B86-A2FB-37B7FAF31982}" srcId="{AA9F44CB-548B-4913-8340-65B43AB07451}" destId="{1B08A8EC-8BE8-4C35-B049-A5F7B80A9E16}" srcOrd="3" destOrd="0" parTransId="{1179461E-9552-4758-88FD-416B3E19CF1F}" sibTransId="{20588714-0824-4159-9420-2079B33C1D0E}"/>
    <dgm:cxn modelId="{5003908B-1601-4699-97B0-795D9CCC4779}" srcId="{B17CE6F9-26F8-4DBA-8F9E-56587641182C}" destId="{B9CB5AA8-076D-4675-96FF-B5C4C40DE6D1}" srcOrd="1" destOrd="0" parTransId="{8E4BE5A3-C14F-4C54-BA51-EB46C62CEAD7}" sibTransId="{818A520E-BEE4-496B-BB45-241DDA17B296}"/>
    <dgm:cxn modelId="{805A3169-D864-4D4B-9541-D1BC36507D83}" srcId="{A85D3B4F-DF48-40B3-AADE-CAFEC7066A7C}" destId="{0D5876C2-F8E4-4F1E-A46F-13B024F45C32}" srcOrd="1" destOrd="0" parTransId="{AFF19EAD-0C32-4456-970A-30E095535FCE}" sibTransId="{4BB472FB-481C-4E7D-81D2-21DED4F15165}"/>
    <dgm:cxn modelId="{82657A19-CEB4-4CD3-92D8-BF72089C7B0E}" srcId="{A40EA3B3-3DC7-451A-A7E0-9872CD3816C8}" destId="{CE2ED4C2-C4D6-45E9-8390-B1576B1B8459}" srcOrd="3" destOrd="0" parTransId="{F2A330E9-A55C-4144-81FD-8F05BFE9BC63}" sibTransId="{5A6E4977-08C8-4598-BD26-C039E35F3329}"/>
    <dgm:cxn modelId="{3A65495E-56AF-40EF-AA0D-85510AB14A48}" srcId="{B3C40EC8-71FD-44A3-8883-6DF08F216B71}" destId="{A85D3B4F-DF48-40B3-AADE-CAFEC7066A7C}" srcOrd="1" destOrd="0" parTransId="{3F0936AE-3E61-473D-83EE-52CF69944644}" sibTransId="{EDD1D4F2-9329-4879-B116-9F5093C1C792}"/>
    <dgm:cxn modelId="{42B019E7-71C0-46BD-BDD1-DFA975E5A3B6}" type="presOf" srcId="{F6091F86-E964-46A2-8D65-9F1B4DA23768}" destId="{2B87A32F-1DC0-44F3-B9D6-0A50F179C8A8}" srcOrd="1" destOrd="0" presId="urn:microsoft.com/office/officeart/2008/layout/HorizontalMultiLevelHierarchy"/>
    <dgm:cxn modelId="{7E380105-801E-4307-BCB1-57A0612AAE13}" type="presOf" srcId="{0C38C83E-79D0-4700-8E33-1811D5C4C66B}" destId="{70975E8E-BCB0-4946-B36A-5D567943B14E}" srcOrd="1" destOrd="0" presId="urn:microsoft.com/office/officeart/2008/layout/HorizontalMultiLevelHierarchy"/>
    <dgm:cxn modelId="{1C92CB14-053D-4931-A83F-E8E189701B38}" type="presOf" srcId="{DB2C880A-6DDE-408B-9FB4-84F62918F578}" destId="{65730D2D-C846-4FDB-9A46-2D0056A3F55E}" srcOrd="1" destOrd="0" presId="urn:microsoft.com/office/officeart/2008/layout/HorizontalMultiLevelHierarchy"/>
    <dgm:cxn modelId="{8FF704B5-5C26-4CFC-A010-4EE1A64C26A4}" srcId="{DEB72646-F3EA-4EC5-885D-394C414FFADA}" destId="{D43CAD65-D0AE-42CB-83E4-26E1C90BFEA0}" srcOrd="4" destOrd="0" parTransId="{6FC3553B-000A-460A-A3E0-3E6AAD92FB33}" sibTransId="{A263D298-9B23-4D60-99FE-2C6F5A6A7D25}"/>
    <dgm:cxn modelId="{82FADBAC-A1A8-4670-BC26-324F94F9E56B}" type="presOf" srcId="{F2A330E9-A55C-4144-81FD-8F05BFE9BC63}" destId="{BF58C61D-9F78-400D-B8A1-7CF5F75250AC}" srcOrd="0" destOrd="0" presId="urn:microsoft.com/office/officeart/2008/layout/HorizontalMultiLevelHierarchy"/>
    <dgm:cxn modelId="{5CFE91BC-9D65-4E45-BC71-612A4267A1FF}" srcId="{43490450-ED91-489F-AED1-E14940988737}" destId="{C7838C1B-6608-4BBB-9338-72D49071A25F}" srcOrd="3" destOrd="0" parTransId="{DB4C5625-0B78-469D-B226-58E5B3DFEA76}" sibTransId="{0CC6E04F-6ABB-4761-8917-A1B6A83B4030}"/>
    <dgm:cxn modelId="{0BEB3F7D-E058-49DC-B089-7BF697717E78}" type="presOf" srcId="{814C64A3-8489-4CAF-8079-B333252AE642}" destId="{084F557F-78FC-4E73-9D9C-C04F17455D07}" srcOrd="0" destOrd="0" presId="urn:microsoft.com/office/officeart/2008/layout/HorizontalMultiLevelHierarchy"/>
    <dgm:cxn modelId="{999F053B-6E0D-4A2E-B96B-59BB4BDC598F}" type="presOf" srcId="{B3C40EC8-71FD-44A3-8883-6DF08F216B71}" destId="{431AFE2A-5274-46E9-8739-69F49B87D5ED}" srcOrd="0" destOrd="0" presId="urn:microsoft.com/office/officeart/2008/layout/HorizontalMultiLevelHierarchy"/>
    <dgm:cxn modelId="{1917C4BB-1E28-4131-AB63-2C0DE4505ACE}" srcId="{FB61F1E6-CFB3-4056-844E-631CB8EEAC7F}" destId="{A40EA3B3-3DC7-451A-A7E0-9872CD3816C8}" srcOrd="1" destOrd="0" parTransId="{A4640B9B-7858-4AE6-8F15-931BD2821C65}" sibTransId="{F671DCEB-435C-4B19-A484-EE583CC553B2}"/>
    <dgm:cxn modelId="{7FE6255E-F4AA-42F8-AA02-D5C96295C124}" type="presOf" srcId="{43490450-ED91-489F-AED1-E14940988737}" destId="{B8728E8F-1B0E-44E9-AAB1-9CC35FE1E718}" srcOrd="0" destOrd="0" presId="urn:microsoft.com/office/officeart/2008/layout/HorizontalMultiLevelHierarchy"/>
    <dgm:cxn modelId="{80563B99-2872-46AE-B898-A9CB28207C58}" type="presOf" srcId="{3A5BA13F-EB67-4509-9007-C4CF9DBD0AB9}" destId="{358F5547-EBF8-4A6B-A9AF-3376AE4E1D57}" srcOrd="0" destOrd="0" presId="urn:microsoft.com/office/officeart/2008/layout/HorizontalMultiLevelHierarchy"/>
    <dgm:cxn modelId="{DF92A923-D845-4F15-99DA-11476FD0B1CC}" srcId="{AA9F44CB-548B-4913-8340-65B43AB07451}" destId="{DEB72646-F3EA-4EC5-885D-394C414FFADA}" srcOrd="1" destOrd="0" parTransId="{39E73021-3CCB-486D-89E4-DEE8EAD2C5FC}" sibTransId="{F205014E-7E51-4EE1-AC7D-DA05B04A50F9}"/>
    <dgm:cxn modelId="{39E6E7A5-9D0C-4C2F-BECC-32B3682E0FF7}" srcId="{A85D3B4F-DF48-40B3-AADE-CAFEC7066A7C}" destId="{A73133B7-EC59-4426-9FFB-26A8EA148C6F}" srcOrd="2" destOrd="0" parTransId="{0F78D5C1-B86E-4C0A-8DCE-BE08B8F2CB11}" sibTransId="{E369D007-89A3-4BC4-980E-5588DABF6B0E}"/>
    <dgm:cxn modelId="{BE701D40-7B4F-4581-887A-D719FBC4F7B6}" type="presOf" srcId="{3FFADFAA-A044-4883-9732-18E796FC5FA9}" destId="{F71E8CE0-98CD-41A4-A62F-42C3DC712F46}" srcOrd="0" destOrd="0" presId="urn:microsoft.com/office/officeart/2008/layout/HorizontalMultiLevelHierarchy"/>
    <dgm:cxn modelId="{5C822F51-7E50-4B5B-AF70-B48DD27A658C}" type="presOf" srcId="{F6091F86-E964-46A2-8D65-9F1B4DA23768}" destId="{DF14AB43-0993-467F-AA0C-406AB994079F}" srcOrd="0" destOrd="0" presId="urn:microsoft.com/office/officeart/2008/layout/HorizontalMultiLevelHierarchy"/>
    <dgm:cxn modelId="{5544CB0E-2D0A-40E6-A0BB-D8CDDE0FFDAF}" srcId="{A40EA3B3-3DC7-451A-A7E0-9872CD3816C8}" destId="{43490450-ED91-489F-AED1-E14940988737}" srcOrd="0" destOrd="0" parTransId="{54941BE1-8D0D-435E-98E9-F63AB4E020E5}" sibTransId="{07CCCBCF-575E-4DDD-A53E-A413700D5841}"/>
    <dgm:cxn modelId="{17BB7502-D45C-4BCA-8718-9C05F676ABE7}" type="presOf" srcId="{E69E3887-6747-448B-87D7-3CC467A147DA}" destId="{42FB9118-D0FD-49CB-9914-D76833088B73}" srcOrd="0" destOrd="0" presId="urn:microsoft.com/office/officeart/2008/layout/HorizontalMultiLevelHierarchy"/>
    <dgm:cxn modelId="{B457E5F6-02C0-4022-BCF1-4B4D28BB5EA9}" type="presOf" srcId="{16618212-A5E2-4345-8062-5B8328CCD654}" destId="{9F787E00-561F-4A66-8959-E2E8F261A8C1}" srcOrd="0" destOrd="0" presId="urn:microsoft.com/office/officeart/2008/layout/HorizontalMultiLevelHierarchy"/>
    <dgm:cxn modelId="{DB877719-FFFA-4EBE-ABA6-B1EF336CAE01}" type="presOf" srcId="{F2A330E9-A55C-4144-81FD-8F05BFE9BC63}" destId="{CC46383E-CADA-4441-9397-835898B25B35}" srcOrd="1" destOrd="0" presId="urn:microsoft.com/office/officeart/2008/layout/HorizontalMultiLevelHierarchy"/>
    <dgm:cxn modelId="{23AE462F-9B9C-4319-A076-B12087E027EE}" type="presOf" srcId="{EEA939A7-8E3F-4FAD-88A3-CDDD95B9B18E}" destId="{B6217119-13FB-43E2-8136-2FF548D0C5CE}" srcOrd="0" destOrd="0" presId="urn:microsoft.com/office/officeart/2008/layout/HorizontalMultiLevelHierarchy"/>
    <dgm:cxn modelId="{CA6899B7-F86B-480B-B8E1-1E8D2BE07334}" type="presOf" srcId="{28ED67AA-1CE5-48B6-B2F8-4F7DB924147E}" destId="{A322965F-BF08-4288-8B04-2A3A0FD5615F}" srcOrd="0" destOrd="0" presId="urn:microsoft.com/office/officeart/2008/layout/HorizontalMultiLevelHierarchy"/>
    <dgm:cxn modelId="{7E6D6359-5BCB-4CCB-85D4-56F118414CBF}" type="presOf" srcId="{CE2ED4C2-C4D6-45E9-8390-B1576B1B8459}" destId="{FE853071-3C8C-4121-A4E3-B87CEADC847C}" srcOrd="0" destOrd="0" presId="urn:microsoft.com/office/officeart/2008/layout/HorizontalMultiLevelHierarchy"/>
    <dgm:cxn modelId="{4AC08719-61FF-4526-AD76-68C044CA9AD9}" type="presOf" srcId="{0F78D5C1-B86E-4C0A-8DCE-BE08B8F2CB11}" destId="{CA9B12D6-FC16-4E66-BCF7-9319077AD832}" srcOrd="0" destOrd="0" presId="urn:microsoft.com/office/officeart/2008/layout/HorizontalMultiLevelHierarchy"/>
    <dgm:cxn modelId="{D2D7AC2C-9A29-42FE-AFBA-B5F7B2AFCE5E}" type="presOf" srcId="{B84E1AD8-D1C1-44F5-8EDA-3FA9F2E23AF0}" destId="{515AB8A8-E0E1-442B-993A-946BE160AD8C}" srcOrd="0" destOrd="0" presId="urn:microsoft.com/office/officeart/2008/layout/HorizontalMultiLevelHierarchy"/>
    <dgm:cxn modelId="{21C1230D-F639-45ED-9A6C-4DBE65E9AE0A}" type="presOf" srcId="{F4BC465D-A40D-49CB-92FF-E1607939CB24}" destId="{2252CF3C-FDC6-433F-BDDC-690709074B4E}" srcOrd="0" destOrd="0" presId="urn:microsoft.com/office/officeart/2008/layout/HorizontalMultiLevelHierarchy"/>
    <dgm:cxn modelId="{8E8087B1-2D17-47E5-8E6F-5F1B18DB5C7B}" type="presOf" srcId="{6E5F0845-D2FA-4F27-9A73-BD419EEA0C30}" destId="{6A5505F0-9133-49A0-995B-96FC0B7C293A}" srcOrd="0" destOrd="0" presId="urn:microsoft.com/office/officeart/2008/layout/HorizontalMultiLevelHierarchy"/>
    <dgm:cxn modelId="{2E534BD4-B500-4D13-9071-CEEE4EDDD46E}" type="presOf" srcId="{D43CAD65-D0AE-42CB-83E4-26E1C90BFEA0}" destId="{B676B9DB-530C-4667-A6FF-6358C2C3D2F2}" srcOrd="0" destOrd="0" presId="urn:microsoft.com/office/officeart/2008/layout/HorizontalMultiLevelHierarchy"/>
    <dgm:cxn modelId="{D6A342E0-5BB6-433E-9171-1007D0C18619}" type="presOf" srcId="{0F78D5C1-B86E-4C0A-8DCE-BE08B8F2CB11}" destId="{F7F02F55-3EE1-4133-9340-0419067114B9}" srcOrd="1" destOrd="0" presId="urn:microsoft.com/office/officeart/2008/layout/HorizontalMultiLevelHierarchy"/>
    <dgm:cxn modelId="{329AF8DD-50FB-492D-B90A-F50460157575}" type="presOf" srcId="{075389E4-D627-42EA-871A-14711D8E1086}" destId="{932E1279-5780-42D9-8119-42D68B429A66}" srcOrd="1" destOrd="0" presId="urn:microsoft.com/office/officeart/2008/layout/HorizontalMultiLevelHierarchy"/>
    <dgm:cxn modelId="{230E28CB-D066-4A2B-B7C7-EF228708660E}" type="presOf" srcId="{30DA9CCB-32AA-4952-AD74-DDDBE4F9424E}" destId="{9074EF5C-E8A1-43A7-A6E9-4168ED87F3F3}" srcOrd="1" destOrd="0" presId="urn:microsoft.com/office/officeart/2008/layout/HorizontalMultiLevelHierarchy"/>
    <dgm:cxn modelId="{72F3035C-3BC5-481A-B0C8-50AB5C86C2CA}" type="presOf" srcId="{062A5605-E34A-4CEE-A271-BC394F2AC00E}" destId="{CADB72A3-9952-40F3-B5AD-642DB0D13E56}" srcOrd="0" destOrd="0" presId="urn:microsoft.com/office/officeart/2008/layout/HorizontalMultiLevelHierarchy"/>
    <dgm:cxn modelId="{E315D20B-7938-4021-B18A-CF13AEEE83A3}" srcId="{3A5BA13F-EB67-4509-9007-C4CF9DBD0AB9}" destId="{FB61F1E6-CFB3-4056-844E-631CB8EEAC7F}" srcOrd="0" destOrd="0" parTransId="{1B32D1AF-B57E-41D4-A1F0-1C9D125DF2A1}" sibTransId="{91C4A51F-C9DE-4ACF-B50E-357565241D89}"/>
    <dgm:cxn modelId="{4D6A63A5-C5A2-44C1-BFDA-B9FE5E1D6593}" srcId="{DEB72646-F3EA-4EC5-885D-394C414FFADA}" destId="{5D5CDF05-CAB8-4B04-B8EE-2D1F50DB8444}" srcOrd="0" destOrd="0" parTransId="{062A5605-E34A-4CEE-A271-BC394F2AC00E}" sibTransId="{4B474A2E-3A46-42A4-B818-B99C8CE4321F}"/>
    <dgm:cxn modelId="{F3231D6D-62CF-4EF5-8AA8-31D0913812C3}" type="presOf" srcId="{EAC1BA8D-B5CF-47A6-9881-572338B81EA8}" destId="{9705799C-5094-4D2E-86BF-A0B7D831BFAA}" srcOrd="0" destOrd="0" presId="urn:microsoft.com/office/officeart/2008/layout/HorizontalMultiLevelHierarchy"/>
    <dgm:cxn modelId="{81028308-9CDB-4E55-9BF2-F262D543E294}" type="presOf" srcId="{88EAB139-A62E-4408-A0A3-7C4D8861BFD0}" destId="{4723E439-93A4-4238-8CAC-CDEA16B1E921}" srcOrd="0" destOrd="0" presId="urn:microsoft.com/office/officeart/2008/layout/HorizontalMultiLevelHierarchy"/>
    <dgm:cxn modelId="{FA55A0B3-B7C7-4C95-AD82-39932DF578DD}" type="presOf" srcId="{D91022D4-8FA4-40B9-860B-FE7A326E817F}" destId="{B459CE3A-E18B-49A3-BA37-784D43ACE6C3}" srcOrd="0" destOrd="0" presId="urn:microsoft.com/office/officeart/2008/layout/HorizontalMultiLevelHierarchy"/>
    <dgm:cxn modelId="{B25B85D5-2292-4E71-A47A-5BCA50DA9C53}" srcId="{86912AB4-8403-4ACE-BAF6-A1669E5F0E01}" destId="{B0D28352-BE2D-4301-BCCB-9A7EBBDF78D2}" srcOrd="3" destOrd="0" parTransId="{F6091F86-E964-46A2-8D65-9F1B4DA23768}" sibTransId="{D54AE126-3F7F-4B91-97BE-71E85D9A573F}"/>
    <dgm:cxn modelId="{552CDC52-252E-4B09-B908-13E411A731F0}" type="presOf" srcId="{1614F1D0-DB41-422C-90FE-8B1B0D464A0F}" destId="{07ADCF4F-F44C-4029-B6DE-9D3611B59D19}" srcOrd="1" destOrd="0" presId="urn:microsoft.com/office/officeart/2008/layout/HorizontalMultiLevelHierarchy"/>
    <dgm:cxn modelId="{21809CB2-D219-4903-9E3C-59B2010F8561}" type="presOf" srcId="{5E60A1DA-0F77-4C02-8860-8F5E73C147E0}" destId="{949433A1-6E85-4D41-B0B8-AEA259E7C4EC}" srcOrd="0" destOrd="0" presId="urn:microsoft.com/office/officeart/2008/layout/HorizontalMultiLevelHierarchy"/>
    <dgm:cxn modelId="{2381570E-7E83-4C7D-8243-A75BC248257D}" srcId="{26AF28B9-65FC-400B-B081-AEBA4D5F287B}" destId="{EEA939A7-8E3F-4FAD-88A3-CDDD95B9B18E}" srcOrd="1" destOrd="0" parTransId="{28ED67AA-1CE5-48B6-B2F8-4F7DB924147E}" sibTransId="{007A8EBA-0FD6-442E-AA40-D7EF235217A0}"/>
    <dgm:cxn modelId="{2F1B0F80-CE81-4716-986D-4C4788188254}" srcId="{A40EA3B3-3DC7-451A-A7E0-9872CD3816C8}" destId="{E69E3887-6747-448B-87D7-3CC467A147DA}" srcOrd="1" destOrd="0" parTransId="{10731323-C6EA-4B18-B477-175F8DC05644}" sibTransId="{2826D0AE-F06B-483B-A1B6-5D88C771F226}"/>
    <dgm:cxn modelId="{C365E353-355C-4102-8E3D-D81B0682F56D}" srcId="{B3C40EC8-71FD-44A3-8883-6DF08F216B71}" destId="{16618212-A5E2-4345-8062-5B8328CCD654}" srcOrd="0" destOrd="0" parTransId="{2BD60E0C-5FE1-477B-A9C7-95AB67A20BD8}" sibTransId="{536C3D91-2D8E-4FD0-A8A0-1B45A9F14BD1}"/>
    <dgm:cxn modelId="{D778AAB8-3FAA-47D6-B7AC-BE97422E675F}" type="presOf" srcId="{28ED67AA-1CE5-48B6-B2F8-4F7DB924147E}" destId="{E3E246E0-C5DA-420F-901F-EC61947D0E0C}" srcOrd="1" destOrd="0" presId="urn:microsoft.com/office/officeart/2008/layout/HorizontalMultiLevelHierarchy"/>
    <dgm:cxn modelId="{7A7046BF-265A-4A86-B7F1-A246ECF58638}" type="presOf" srcId="{26AF28B9-65FC-400B-B081-AEBA4D5F287B}" destId="{647D54DA-8181-4144-B4B4-CA3019C4FF1F}" srcOrd="0" destOrd="0" presId="urn:microsoft.com/office/officeart/2008/layout/HorizontalMultiLevelHierarchy"/>
    <dgm:cxn modelId="{02B4793C-1F85-422B-8F9C-7CCE19B8FFF1}" type="presOf" srcId="{CAD2AEC0-0A65-495C-931F-45F7DB5DE60F}" destId="{8970EAFF-0463-424D-B0AF-4F6E3834B89B}" srcOrd="0" destOrd="0" presId="urn:microsoft.com/office/officeart/2008/layout/HorizontalMultiLevelHierarchy"/>
    <dgm:cxn modelId="{B39EBCBB-F6C0-4111-AB22-B47DD8EE0545}" type="presOf" srcId="{3F0936AE-3E61-473D-83EE-52CF69944644}" destId="{5953705B-07D6-4322-81EA-F4BFF5C42505}" srcOrd="0" destOrd="0" presId="urn:microsoft.com/office/officeart/2008/layout/HorizontalMultiLevelHierarchy"/>
    <dgm:cxn modelId="{09B6AB37-8B2C-471F-972C-5A7CA4B9BB88}" type="presOf" srcId="{B84E1AD8-D1C1-44F5-8EDA-3FA9F2E23AF0}" destId="{84E90FA6-05BC-4DB2-8A8B-B849B3746916}" srcOrd="1" destOrd="0" presId="urn:microsoft.com/office/officeart/2008/layout/HorizontalMultiLevelHierarchy"/>
    <dgm:cxn modelId="{DEEFEBC2-3804-4508-B381-F489AD27C14A}" type="presOf" srcId="{D62F199D-7BEE-4601-85CD-76BB0C17EB35}" destId="{15D2EFCC-4209-442D-8C50-1DEE8499C18D}" srcOrd="0" destOrd="0" presId="urn:microsoft.com/office/officeart/2008/layout/HorizontalMultiLevelHierarchy"/>
    <dgm:cxn modelId="{4BE4431C-85E8-407C-A837-5F04D8978C25}" srcId="{43490450-ED91-489F-AED1-E14940988737}" destId="{5E60A1DA-0F77-4C02-8860-8F5E73C147E0}" srcOrd="0" destOrd="0" parTransId="{3FFADFAA-A044-4883-9732-18E796FC5FA9}" sibTransId="{D81019D3-C572-45B3-B72C-E174B156C293}"/>
    <dgm:cxn modelId="{59F614C3-5E48-4076-9FF1-B3711DF81C3C}" type="presOf" srcId="{F173D43A-CC60-4A53-8337-2862A3F63F17}" destId="{33E072DB-5D67-4004-9C04-7545B53BAA4F}" srcOrd="0" destOrd="0" presId="urn:microsoft.com/office/officeart/2008/layout/HorizontalMultiLevelHierarchy"/>
    <dgm:cxn modelId="{99CAFF4A-2F11-4F26-80EF-FCA919F90462}" type="presOf" srcId="{5D5CDF05-CAB8-4B04-B8EE-2D1F50DB8444}" destId="{897EFCF8-6749-4BE5-8DC1-AEDE791F2E5C}" srcOrd="0" destOrd="0" presId="urn:microsoft.com/office/officeart/2008/layout/HorizontalMultiLevelHierarchy"/>
    <dgm:cxn modelId="{A0836098-F6C9-44D1-A253-AC9F9ACAB897}" type="presOf" srcId="{618637BA-DA65-4D40-81BE-C3D5F350F75E}" destId="{F72557E1-654E-47EF-9EFB-A931C15296ED}" srcOrd="0" destOrd="0" presId="urn:microsoft.com/office/officeart/2008/layout/HorizontalMultiLevelHierarchy"/>
    <dgm:cxn modelId="{C9ED65FF-8E3E-4912-9745-6A1AD82FBC24}" srcId="{B3C40EC8-71FD-44A3-8883-6DF08F216B71}" destId="{B17CE6F9-26F8-4DBA-8F9E-56587641182C}" srcOrd="2" destOrd="0" parTransId="{CAD2AEC0-0A65-495C-931F-45F7DB5DE60F}" sibTransId="{F1DEBAA2-B8CF-4B51-97DF-C1429E592C88}"/>
    <dgm:cxn modelId="{2018810E-D8F9-4A3A-816F-3C368228AF48}" type="presOf" srcId="{458B4506-379F-4239-B765-57785EA11F28}" destId="{700AADD6-4778-4514-BB59-698A927420BF}" srcOrd="0" destOrd="0" presId="urn:microsoft.com/office/officeart/2008/layout/HorizontalMultiLevelHierarchy"/>
    <dgm:cxn modelId="{172EFE58-3B09-4160-AE3B-C00057177A31}" type="presOf" srcId="{96F92575-6AF6-46D2-B568-C3FF35A4BF9C}" destId="{8DA53D01-CD7F-4B4D-9B74-53B736A1EA62}" srcOrd="1" destOrd="0" presId="urn:microsoft.com/office/officeart/2008/layout/HorizontalMultiLevelHierarchy"/>
    <dgm:cxn modelId="{C6865F43-AB90-4DAD-A2F3-DF4CFC9841C4}" type="presOf" srcId="{10731323-C6EA-4B18-B477-175F8DC05644}" destId="{C767B607-BCD4-447B-8670-73E7B277A78F}" srcOrd="1" destOrd="0" presId="urn:microsoft.com/office/officeart/2008/layout/HorizontalMultiLevelHierarchy"/>
    <dgm:cxn modelId="{BABBB029-83B3-4795-B6A9-494C6AD48ED7}" type="presOf" srcId="{4378811A-379B-46D3-82A2-F3FB09073A09}" destId="{65A10B49-893C-48EF-815E-C5468BCBF823}" srcOrd="1" destOrd="0" presId="urn:microsoft.com/office/officeart/2008/layout/HorizontalMultiLevelHierarchy"/>
    <dgm:cxn modelId="{D4C6B722-560E-4407-947F-043B7CAEA11E}" type="presOf" srcId="{C978DA30-EB2C-4A8B-A7F3-5DDF613B9936}" destId="{3C5E6C4D-DA96-441C-AFBE-8769BB1453FB}" srcOrd="0" destOrd="0" presId="urn:microsoft.com/office/officeart/2008/layout/HorizontalMultiLevelHierarchy"/>
    <dgm:cxn modelId="{DFDC462C-8A5B-4540-BB96-277D337BB369}" type="presOf" srcId="{F4BC465D-A40D-49CB-92FF-E1607939CB24}" destId="{2210F757-3026-4DBE-AA4E-372B189ECB0B}" srcOrd="1" destOrd="0" presId="urn:microsoft.com/office/officeart/2008/layout/HorizontalMultiLevelHierarchy"/>
    <dgm:cxn modelId="{54F90221-38ED-45BB-9308-C9BF9144B0F1}" type="presOf" srcId="{6FC3553B-000A-460A-A3E0-3E6AAD92FB33}" destId="{6E5A91F7-099E-4FF7-A4CC-4650CC9F63D5}" srcOrd="1" destOrd="0" presId="urn:microsoft.com/office/officeart/2008/layout/HorizontalMultiLevelHierarchy"/>
    <dgm:cxn modelId="{AFC52B1C-C1EE-4034-87F4-58CCDAEC1920}" type="presOf" srcId="{EAC1BA8D-B5CF-47A6-9881-572338B81EA8}" destId="{844D520C-E2FB-46B9-9133-449AF9655455}" srcOrd="1" destOrd="0" presId="urn:microsoft.com/office/officeart/2008/layout/HorizontalMultiLevelHierarchy"/>
    <dgm:cxn modelId="{00A9BE2F-94F7-4CB9-AE01-5953B1D29420}" type="presOf" srcId="{AFF19EAD-0C32-4456-970A-30E095535FCE}" destId="{6084008E-86FD-4219-891E-3C68AA25EF3D}" srcOrd="0" destOrd="0" presId="urn:microsoft.com/office/officeart/2008/layout/HorizontalMultiLevelHierarchy"/>
    <dgm:cxn modelId="{CC25471B-D277-47B3-BF13-AEF2C32CFC9D}" type="presOf" srcId="{49E8F892-8498-4323-BB16-F844E95BA0B8}" destId="{54FEAFF8-EF90-4D41-8515-FDC9068EE03B}" srcOrd="0" destOrd="0" presId="urn:microsoft.com/office/officeart/2008/layout/HorizontalMultiLevelHierarchy"/>
    <dgm:cxn modelId="{A99F1C22-00F0-4C07-A1E5-19434DD2BA6C}" type="presOf" srcId="{A85D3B4F-DF48-40B3-AADE-CAFEC7066A7C}" destId="{B3F8A2F8-76BC-41D5-ABE5-C1DC5923FCC9}" srcOrd="0" destOrd="0" presId="urn:microsoft.com/office/officeart/2008/layout/HorizontalMultiLevelHierarchy"/>
    <dgm:cxn modelId="{051B0381-A642-41AC-8F0F-D3A369E44E1A}" type="presOf" srcId="{30DA9CCB-32AA-4952-AD74-DDDBE4F9424E}" destId="{3B32522A-2AC4-4123-B074-DD98C6F9F485}" srcOrd="0" destOrd="0" presId="urn:microsoft.com/office/officeart/2008/layout/HorizontalMultiLevelHierarchy"/>
    <dgm:cxn modelId="{5D92061A-0033-424B-A668-12E67674CE0A}" type="presOf" srcId="{4686BCCB-E90D-4FF2-96DD-1347F7798646}" destId="{269145C9-2705-4F89-81A4-1233816E539D}" srcOrd="0" destOrd="0" presId="urn:microsoft.com/office/officeart/2008/layout/HorizontalMultiLevelHierarchy"/>
    <dgm:cxn modelId="{40DE3B6A-D637-4FCA-8FBB-DD4CB62EBCBC}" srcId="{DEB72646-F3EA-4EC5-885D-394C414FFADA}" destId="{26AF28B9-65FC-400B-B081-AEBA4D5F287B}" srcOrd="3" destOrd="0" parTransId="{96F92575-6AF6-46D2-B568-C3FF35A4BF9C}" sibTransId="{8DB9AC49-8738-4FBD-A9AA-33829A2E5A76}"/>
    <dgm:cxn modelId="{B8DBF450-C5AC-4F5E-BFAE-78B653BD728A}" type="presOf" srcId="{3424473F-24EC-4DDC-8B61-BEA33BED05F4}" destId="{6C98F324-F5D7-4FA5-BC8B-B4F6869DDF5F}" srcOrd="0" destOrd="0" presId="urn:microsoft.com/office/officeart/2008/layout/HorizontalMultiLevelHierarchy"/>
    <dgm:cxn modelId="{EB50D408-D7AB-46C3-BD8D-6FEE48CD9E65}" type="presOf" srcId="{97F40A5E-8454-473F-B525-DB42324AD99C}" destId="{40024D19-B42B-4876-8526-50554D81B1A5}" srcOrd="0" destOrd="0" presId="urn:microsoft.com/office/officeart/2008/layout/HorizontalMultiLevelHierarchy"/>
    <dgm:cxn modelId="{AF82BB24-738C-4210-A66E-F103E5D63D14}" srcId="{86912AB4-8403-4ACE-BAF6-A1669E5F0E01}" destId="{E356B71E-05D4-457F-986B-3C7CBBFBBB30}" srcOrd="2" destOrd="0" parTransId="{5E8139E6-E693-4D54-960F-A6A12F92B170}" sibTransId="{4A11000B-3B62-4C68-A00B-B472CF49ABB6}"/>
    <dgm:cxn modelId="{F7E24A53-1C13-4E10-B5C8-B4E8E905293F}" type="presOf" srcId="{133484E4-3EE6-49E8-A849-153E8C2403CF}" destId="{7FFED584-6DA8-4259-987A-A2343E3A1DB4}" srcOrd="0" destOrd="0" presId="urn:microsoft.com/office/officeart/2008/layout/HorizontalMultiLevelHierarchy"/>
    <dgm:cxn modelId="{5C9A4EDC-3570-4EDA-B7B8-FABBBD2C6C42}" type="presOf" srcId="{3F0936AE-3E61-473D-83EE-52CF69944644}" destId="{A4753947-ABB0-409B-B052-9211CF8A1B5C}" srcOrd="1" destOrd="0" presId="urn:microsoft.com/office/officeart/2008/layout/HorizontalMultiLevelHierarchy"/>
    <dgm:cxn modelId="{63A0490B-109D-47CF-A366-2F617CC6AB2A}" srcId="{AA9F44CB-548B-4913-8340-65B43AB07451}" destId="{0536227C-4E3C-485B-8BA3-2C545CEE505C}" srcOrd="2" destOrd="0" parTransId="{4378811A-379B-46D3-82A2-F3FB09073A09}" sibTransId="{980029C9-00B5-4290-8313-4B2AEDC5F939}"/>
    <dgm:cxn modelId="{448E5E5C-A520-49C6-9961-85F0F317D075}" type="presOf" srcId="{AFF19EAD-0C32-4456-970A-30E095535FCE}" destId="{85F7D8F5-8B90-4F9B-B084-AE5F5375A074}" srcOrd="1" destOrd="0" presId="urn:microsoft.com/office/officeart/2008/layout/HorizontalMultiLevelHierarchy"/>
    <dgm:cxn modelId="{D8548CC2-0772-42B6-8D9B-017E1EAA195B}" type="presOf" srcId="{6809F1AF-23C1-4F0E-B824-6139DCE5E90B}" destId="{A711717C-649B-41A4-AF92-39A6869367F4}" srcOrd="0" destOrd="0" presId="urn:microsoft.com/office/officeart/2008/layout/HorizontalMultiLevelHierarchy"/>
    <dgm:cxn modelId="{088AF702-438A-440E-AE36-B97D162BE3A0}" type="presOf" srcId="{C978DA30-EB2C-4A8B-A7F3-5DDF613B9936}" destId="{0EB99EF0-DAEF-40F8-A27D-3D2E12262BEC}" srcOrd="1" destOrd="0" presId="urn:microsoft.com/office/officeart/2008/layout/HorizontalMultiLevelHierarchy"/>
    <dgm:cxn modelId="{82C2EDC1-E866-4824-9DB2-11941B5BBBB2}" type="presOf" srcId="{B26201A9-65AB-47A0-B049-AA76AE93DA0F}" destId="{99DF0341-CA6D-41F2-84E2-ECEB6A99FB22}" srcOrd="1" destOrd="0" presId="urn:microsoft.com/office/officeart/2008/layout/HorizontalMultiLevelHierarchy"/>
    <dgm:cxn modelId="{BBC4CD97-35F8-42D9-B8E1-480E70A9EF68}" type="presOf" srcId="{5673A376-3219-436A-BB65-5518A94898AD}" destId="{092E85CE-2289-4FB4-9664-506F5BA58048}" srcOrd="0" destOrd="0" presId="urn:microsoft.com/office/officeart/2008/layout/HorizontalMultiLevelHierarchy"/>
    <dgm:cxn modelId="{B8FF4080-0044-45FF-BEE3-91861943AAFD}" type="presOf" srcId="{6FC3553B-000A-460A-A3E0-3E6AAD92FB33}" destId="{84EBA9B6-D1C3-40C1-A356-FD9D18BA268C}" srcOrd="0" destOrd="0" presId="urn:microsoft.com/office/officeart/2008/layout/HorizontalMultiLevelHierarchy"/>
    <dgm:cxn modelId="{DC585A0B-9C26-43DE-8AD3-9DEF9539CAC4}" type="presOf" srcId="{3BB28B31-E8AD-4532-921B-94D61A38F1ED}" destId="{78013CA5-9A02-4BDB-B5AA-DE3ACFBF9261}" srcOrd="0" destOrd="0" presId="urn:microsoft.com/office/officeart/2008/layout/HorizontalMultiLevelHierarchy"/>
    <dgm:cxn modelId="{3F81AED8-1686-4B30-B67C-BA3CA01396EB}" type="presOf" srcId="{0D5876C2-F8E4-4F1E-A46F-13B024F45C32}" destId="{7734381A-E78C-4C67-AE52-19EB4F7A16AD}" srcOrd="0" destOrd="0" presId="urn:microsoft.com/office/officeart/2008/layout/HorizontalMultiLevelHierarchy"/>
    <dgm:cxn modelId="{207BAA3C-8C03-430E-8960-0F5D72AA6353}" type="presOf" srcId="{86912AB4-8403-4ACE-BAF6-A1669E5F0E01}" destId="{92AC7CD9-B211-4DB7-8A11-1D8D04C0C85A}" srcOrd="0" destOrd="0" presId="urn:microsoft.com/office/officeart/2008/layout/HorizontalMultiLevelHierarchy"/>
    <dgm:cxn modelId="{C02148F6-39E0-49D7-AF67-03FCF99C3AB0}" type="presOf" srcId="{C7838C1B-6608-4BBB-9338-72D49071A25F}" destId="{E847812E-5E8C-40DC-B495-E5BF90E1A4D9}" srcOrd="0" destOrd="0" presId="urn:microsoft.com/office/officeart/2008/layout/HorizontalMultiLevelHierarchy"/>
    <dgm:cxn modelId="{D54D94C1-CB9E-48CD-9E06-DD907536211B}" type="presOf" srcId="{5673A376-3219-436A-BB65-5518A94898AD}" destId="{CAB41ABC-179F-465F-8101-34425550C4D2}" srcOrd="1" destOrd="0" presId="urn:microsoft.com/office/officeart/2008/layout/HorizontalMultiLevelHierarchy"/>
    <dgm:cxn modelId="{49434020-E20F-4149-8EA4-82B9C0F1D696}" type="presOf" srcId="{F4DA1BB4-0DD0-4670-83A3-EDE2F2B13B16}" destId="{D6B14F5C-61B8-4C86-BBE0-D14554FF66B4}" srcOrd="0" destOrd="0" presId="urn:microsoft.com/office/officeart/2008/layout/HorizontalMultiLevelHierarchy"/>
    <dgm:cxn modelId="{A1F7E12A-A858-4CC3-8E36-991EC535D61E}" type="presOf" srcId="{8E4BE5A3-C14F-4C54-BA51-EB46C62CEAD7}" destId="{D3382D15-A839-4217-8EBA-01CAE4172993}" srcOrd="1" destOrd="0" presId="urn:microsoft.com/office/officeart/2008/layout/HorizontalMultiLevelHierarchy"/>
    <dgm:cxn modelId="{9952A6AE-E5C4-4CC8-A894-D67F12CA8186}" type="presOf" srcId="{8E4BE5A3-C14F-4C54-BA51-EB46C62CEAD7}" destId="{213CFF09-7FCE-4794-B0AA-73769812F4A1}" srcOrd="0" destOrd="0" presId="urn:microsoft.com/office/officeart/2008/layout/HorizontalMultiLevelHierarchy"/>
    <dgm:cxn modelId="{90EEE668-1251-449A-8133-C379E6B34C80}" type="presOf" srcId="{54941BE1-8D0D-435E-98E9-F63AB4E020E5}" destId="{798DA56F-E2F5-4EE7-8355-647C42E9FB98}" srcOrd="1" destOrd="0" presId="urn:microsoft.com/office/officeart/2008/layout/HorizontalMultiLevelHierarchy"/>
    <dgm:cxn modelId="{15CB08B0-D6F5-4939-9BE2-06FCCF2C6AA4}" type="presOf" srcId="{03935271-AA23-4951-A1FC-13953F25AC5C}" destId="{DB6C8AF2-33D8-4A91-9254-88E8AF277D6A}" srcOrd="0" destOrd="0" presId="urn:microsoft.com/office/officeart/2008/layout/HorizontalMultiLevelHierarchy"/>
    <dgm:cxn modelId="{D353C596-7145-4B45-8BEA-1165095BB695}" type="presOf" srcId="{4E05CFEB-1F85-49E7-B666-B9130E7E6C11}" destId="{D94FAB35-C15D-4824-A77E-4270D932B2BC}" srcOrd="1" destOrd="0" presId="urn:microsoft.com/office/officeart/2008/layout/HorizontalMultiLevelHierarchy"/>
    <dgm:cxn modelId="{72F8561F-83E9-48DF-80FD-B0FC84F5061B}" type="presOf" srcId="{DEB72646-F3EA-4EC5-885D-394C414FFADA}" destId="{AD734A0A-42DE-4D5E-ABC6-0CFCB84EC804}" srcOrd="0" destOrd="0" presId="urn:microsoft.com/office/officeart/2008/layout/HorizontalMultiLevelHierarchy"/>
    <dgm:cxn modelId="{A5555A6E-774F-42EA-9764-330A396DF848}" type="presOf" srcId="{34F7F596-4BBF-4A1B-BB26-3E646F7E127A}" destId="{AAF4E093-CF28-4C00-A1FD-524B46BC8B3C}" srcOrd="0" destOrd="0" presId="urn:microsoft.com/office/officeart/2008/layout/HorizontalMultiLevelHierarchy"/>
    <dgm:cxn modelId="{8F3F456E-1CCD-47F6-A087-CA374C235403}" type="presOf" srcId="{A4640B9B-7858-4AE6-8F15-931BD2821C65}" destId="{252FED32-C5FD-4F25-BCEF-1F517BFDDA04}" srcOrd="1" destOrd="0" presId="urn:microsoft.com/office/officeart/2008/layout/HorizontalMultiLevelHierarchy"/>
    <dgm:cxn modelId="{E9F0E9F9-921F-4051-8871-67747684A7AA}" type="presOf" srcId="{03935271-AA23-4951-A1FC-13953F25AC5C}" destId="{2006551A-0C35-4AAA-B8B1-0FF131BD0C06}" srcOrd="1" destOrd="0" presId="urn:microsoft.com/office/officeart/2008/layout/HorizontalMultiLevelHierarchy"/>
    <dgm:cxn modelId="{C71BC148-2BCA-4D93-B4E4-F821A45E1896}" type="presOf" srcId="{1B08A8EC-8BE8-4C35-B049-A5F7B80A9E16}" destId="{5EA1F140-6C36-4D8F-ADB6-80D126E66F3C}" srcOrd="0" destOrd="0" presId="urn:microsoft.com/office/officeart/2008/layout/HorizontalMultiLevelHierarchy"/>
    <dgm:cxn modelId="{7532571C-3151-450A-B1AE-28328C97A2A0}" type="presOf" srcId="{39E73021-3CCB-486D-89E4-DEE8EAD2C5FC}" destId="{00B573D5-144C-4AE6-9016-67EC2A2CE932}" srcOrd="1" destOrd="0" presId="urn:microsoft.com/office/officeart/2008/layout/HorizontalMultiLevelHierarchy"/>
    <dgm:cxn modelId="{811F7AD5-C531-4BF0-A94B-A28FC0C81DAD}" type="presOf" srcId="{B26201A9-65AB-47A0-B049-AA76AE93DA0F}" destId="{0C83BF86-4545-459D-A5AE-6ABB84E99777}" srcOrd="0" destOrd="0" presId="urn:microsoft.com/office/officeart/2008/layout/HorizontalMultiLevelHierarchy"/>
    <dgm:cxn modelId="{E08845F5-9B7D-4539-8127-31F5A3D13D40}" type="presOf" srcId="{0C38C83E-79D0-4700-8E33-1811D5C4C66B}" destId="{E8D9383B-F648-4290-8926-8852C41823AA}" srcOrd="0" destOrd="0" presId="urn:microsoft.com/office/officeart/2008/layout/HorizontalMultiLevelHierarchy"/>
    <dgm:cxn modelId="{4F478AFB-2B94-416F-9973-F74A1C8AC026}" type="presOf" srcId="{AA9F44CB-548B-4913-8340-65B43AB07451}" destId="{9128274D-2612-4E8E-9E25-5B820396EB07}" srcOrd="0" destOrd="0" presId="urn:microsoft.com/office/officeart/2008/layout/HorizontalMultiLevelHierarchy"/>
    <dgm:cxn modelId="{0F74B12D-35CD-4D30-A131-A2EDBF02391D}" type="presOf" srcId="{1179461E-9552-4758-88FD-416B3E19CF1F}" destId="{A18BDED0-1D99-40E7-96CA-053ACAE63666}" srcOrd="0" destOrd="0" presId="urn:microsoft.com/office/officeart/2008/layout/HorizontalMultiLevelHierarchy"/>
    <dgm:cxn modelId="{EB30AD79-E526-45E8-BAD2-FA247F9C5510}" type="presOf" srcId="{C1585AE4-EBE9-4488-BD3B-7309BFFF2BB4}" destId="{937D819A-4DDE-442E-9A23-FF6A13133734}" srcOrd="0" destOrd="0" presId="urn:microsoft.com/office/officeart/2008/layout/HorizontalMultiLevelHierarchy"/>
    <dgm:cxn modelId="{A59E3BBD-A032-43F6-9B01-DC664F6AE2A3}" type="presParOf" srcId="{358F5547-EBF8-4A6B-A9AF-3376AE4E1D57}" destId="{D6EAB63D-CD6E-49D6-974C-CFCED247CF76}" srcOrd="0" destOrd="0" presId="urn:microsoft.com/office/officeart/2008/layout/HorizontalMultiLevelHierarchy"/>
    <dgm:cxn modelId="{DC675192-CB54-4CAD-967F-5482312DBCB3}" type="presParOf" srcId="{D6EAB63D-CD6E-49D6-974C-CFCED247CF76}" destId="{5E4566AC-4CA1-43F3-B17A-FA1C5A83BA32}" srcOrd="0" destOrd="0" presId="urn:microsoft.com/office/officeart/2008/layout/HorizontalMultiLevelHierarchy"/>
    <dgm:cxn modelId="{C5E61124-542A-4B05-996C-EDDEB63BC686}" type="presParOf" srcId="{D6EAB63D-CD6E-49D6-974C-CFCED247CF76}" destId="{2619CCC2-8E6F-4CF7-9E0E-E600CA13DD47}" srcOrd="1" destOrd="0" presId="urn:microsoft.com/office/officeart/2008/layout/HorizontalMultiLevelHierarchy"/>
    <dgm:cxn modelId="{A4DB208A-99B4-41C8-B031-AE8008DA2F03}" type="presParOf" srcId="{2619CCC2-8E6F-4CF7-9E0E-E600CA13DD47}" destId="{8B10A04D-DA3F-46BE-A274-940646D27958}" srcOrd="0" destOrd="0" presId="urn:microsoft.com/office/officeart/2008/layout/HorizontalMultiLevelHierarchy"/>
    <dgm:cxn modelId="{BD104B79-599B-441F-A51C-A2EA16DC8305}" type="presParOf" srcId="{8B10A04D-DA3F-46BE-A274-940646D27958}" destId="{6B602201-F443-4B15-8AD6-4F3F1A1A6D13}" srcOrd="0" destOrd="0" presId="urn:microsoft.com/office/officeart/2008/layout/HorizontalMultiLevelHierarchy"/>
    <dgm:cxn modelId="{E42242A9-ACDB-46DB-A71E-8A7A25FA4BB7}" type="presParOf" srcId="{2619CCC2-8E6F-4CF7-9E0E-E600CA13DD47}" destId="{2230840D-D4B5-4F57-91AF-07CF708F2DB8}" srcOrd="1" destOrd="0" presId="urn:microsoft.com/office/officeart/2008/layout/HorizontalMultiLevelHierarchy"/>
    <dgm:cxn modelId="{91066090-A20F-4478-B402-3C8272469DE3}" type="presParOf" srcId="{2230840D-D4B5-4F57-91AF-07CF708F2DB8}" destId="{92AC7CD9-B211-4DB7-8A11-1D8D04C0C85A}" srcOrd="0" destOrd="0" presId="urn:microsoft.com/office/officeart/2008/layout/HorizontalMultiLevelHierarchy"/>
    <dgm:cxn modelId="{798FC96D-2E6B-4C78-B8D5-229AEFD82F28}" type="presParOf" srcId="{2230840D-D4B5-4F57-91AF-07CF708F2DB8}" destId="{AE3440B5-B93B-4923-9361-3224822AE311}" srcOrd="1" destOrd="0" presId="urn:microsoft.com/office/officeart/2008/layout/HorizontalMultiLevelHierarchy"/>
    <dgm:cxn modelId="{AEB4FD36-3047-4E68-8B83-D11D39FD04A7}" type="presParOf" srcId="{AE3440B5-B93B-4923-9361-3224822AE311}" destId="{3C5E6C4D-DA96-441C-AFBE-8769BB1453FB}" srcOrd="0" destOrd="0" presId="urn:microsoft.com/office/officeart/2008/layout/HorizontalMultiLevelHierarchy"/>
    <dgm:cxn modelId="{9253679A-6105-46CE-95FE-57CB2EF79412}" type="presParOf" srcId="{3C5E6C4D-DA96-441C-AFBE-8769BB1453FB}" destId="{0EB99EF0-DAEF-40F8-A27D-3D2E12262BEC}" srcOrd="0" destOrd="0" presId="urn:microsoft.com/office/officeart/2008/layout/HorizontalMultiLevelHierarchy"/>
    <dgm:cxn modelId="{A1CE23A0-EAFE-4DB7-BD3F-005D21AC3CEC}" type="presParOf" srcId="{AE3440B5-B93B-4923-9361-3224822AE311}" destId="{1E6A5320-1203-4E00-BE34-B648B6480FFE}" srcOrd="1" destOrd="0" presId="urn:microsoft.com/office/officeart/2008/layout/HorizontalMultiLevelHierarchy"/>
    <dgm:cxn modelId="{75FD9F8C-9756-4AB4-A7A6-2746BB8716A4}" type="presParOf" srcId="{1E6A5320-1203-4E00-BE34-B648B6480FFE}" destId="{91F93B9D-AB1D-4B07-B4A2-F8181A0A46CC}" srcOrd="0" destOrd="0" presId="urn:microsoft.com/office/officeart/2008/layout/HorizontalMultiLevelHierarchy"/>
    <dgm:cxn modelId="{6B04A88A-7A21-41B5-B63D-FBCFE4460CD4}" type="presParOf" srcId="{1E6A5320-1203-4E00-BE34-B648B6480FFE}" destId="{8CB87169-602E-46C0-8983-0D10E0B106B7}" srcOrd="1" destOrd="0" presId="urn:microsoft.com/office/officeart/2008/layout/HorizontalMultiLevelHierarchy"/>
    <dgm:cxn modelId="{A3F9D39F-F84A-43B9-92DA-43E9F427FF28}" type="presParOf" srcId="{AE3440B5-B93B-4923-9361-3224822AE311}" destId="{F72557E1-654E-47EF-9EFB-A931C15296ED}" srcOrd="2" destOrd="0" presId="urn:microsoft.com/office/officeart/2008/layout/HorizontalMultiLevelHierarchy"/>
    <dgm:cxn modelId="{C04752C0-261A-4A50-BAF8-674E138FF87B}" type="presParOf" srcId="{F72557E1-654E-47EF-9EFB-A931C15296ED}" destId="{6FBE9030-C444-4A28-AC24-795BDE15312B}" srcOrd="0" destOrd="0" presId="urn:microsoft.com/office/officeart/2008/layout/HorizontalMultiLevelHierarchy"/>
    <dgm:cxn modelId="{4687AF8E-4B74-4F5F-A94C-478FAF64B185}" type="presParOf" srcId="{AE3440B5-B93B-4923-9361-3224822AE311}" destId="{ADA4A2D7-D5EB-4DBB-AA49-31E5EDA6D32D}" srcOrd="3" destOrd="0" presId="urn:microsoft.com/office/officeart/2008/layout/HorizontalMultiLevelHierarchy"/>
    <dgm:cxn modelId="{D2EB1A6A-B9C1-4F1B-8721-4906AF626BA3}" type="presParOf" srcId="{ADA4A2D7-D5EB-4DBB-AA49-31E5EDA6D32D}" destId="{084F557F-78FC-4E73-9D9C-C04F17455D07}" srcOrd="0" destOrd="0" presId="urn:microsoft.com/office/officeart/2008/layout/HorizontalMultiLevelHierarchy"/>
    <dgm:cxn modelId="{117494A6-B5E6-47D9-BE1E-F506D5ED449B}" type="presParOf" srcId="{ADA4A2D7-D5EB-4DBB-AA49-31E5EDA6D32D}" destId="{53D73BF1-3363-45B8-8CFB-EC1D70E91613}" srcOrd="1" destOrd="0" presId="urn:microsoft.com/office/officeart/2008/layout/HorizontalMultiLevelHierarchy"/>
    <dgm:cxn modelId="{1FFC8D85-5B8C-4A23-ABAA-69B6DDAC0DFF}" type="presParOf" srcId="{AE3440B5-B93B-4923-9361-3224822AE311}" destId="{4D32311F-EAB0-461F-A6BE-9EC3B3868531}" srcOrd="4" destOrd="0" presId="urn:microsoft.com/office/officeart/2008/layout/HorizontalMultiLevelHierarchy"/>
    <dgm:cxn modelId="{46283719-783D-4DBF-A37C-4BDEF63132F9}" type="presParOf" srcId="{4D32311F-EAB0-461F-A6BE-9EC3B3868531}" destId="{D40B43F6-D863-4F93-BF7D-C43E634D3CC3}" srcOrd="0" destOrd="0" presId="urn:microsoft.com/office/officeart/2008/layout/HorizontalMultiLevelHierarchy"/>
    <dgm:cxn modelId="{D1E55BF4-9998-495F-8457-287805DA82AA}" type="presParOf" srcId="{AE3440B5-B93B-4923-9361-3224822AE311}" destId="{F8E12D3E-F124-4DC5-B1CB-30BABC9C7121}" srcOrd="5" destOrd="0" presId="urn:microsoft.com/office/officeart/2008/layout/HorizontalMultiLevelHierarchy"/>
    <dgm:cxn modelId="{93FAE229-6D0C-46B7-BD74-72C603C39228}" type="presParOf" srcId="{F8E12D3E-F124-4DC5-B1CB-30BABC9C7121}" destId="{5DC6771F-CBD2-4834-8AFB-EAAE3B615AC5}" srcOrd="0" destOrd="0" presId="urn:microsoft.com/office/officeart/2008/layout/HorizontalMultiLevelHierarchy"/>
    <dgm:cxn modelId="{9543420A-6A56-40C8-AF6D-B706EC373B53}" type="presParOf" srcId="{F8E12D3E-F124-4DC5-B1CB-30BABC9C7121}" destId="{45E485C9-CD41-4959-90A0-65504D9142A9}" srcOrd="1" destOrd="0" presId="urn:microsoft.com/office/officeart/2008/layout/HorizontalMultiLevelHierarchy"/>
    <dgm:cxn modelId="{F21E1EC7-ACCF-4087-B6DB-FD40DA4FB9E4}" type="presParOf" srcId="{AE3440B5-B93B-4923-9361-3224822AE311}" destId="{DF14AB43-0993-467F-AA0C-406AB994079F}" srcOrd="6" destOrd="0" presId="urn:microsoft.com/office/officeart/2008/layout/HorizontalMultiLevelHierarchy"/>
    <dgm:cxn modelId="{150179CD-C2BC-4A5A-A5C0-8A500471E767}" type="presParOf" srcId="{DF14AB43-0993-467F-AA0C-406AB994079F}" destId="{2B87A32F-1DC0-44F3-B9D6-0A50F179C8A8}" srcOrd="0" destOrd="0" presId="urn:microsoft.com/office/officeart/2008/layout/HorizontalMultiLevelHierarchy"/>
    <dgm:cxn modelId="{5686CB39-EEB1-42BE-ACE8-99DF95F8BBBA}" type="presParOf" srcId="{AE3440B5-B93B-4923-9361-3224822AE311}" destId="{1D92F3E8-5337-4AA1-AC08-219E24154738}" srcOrd="7" destOrd="0" presId="urn:microsoft.com/office/officeart/2008/layout/HorizontalMultiLevelHierarchy"/>
    <dgm:cxn modelId="{EF04D8E5-35AF-4B47-8BCB-0E1D5A37D90F}" type="presParOf" srcId="{1D92F3E8-5337-4AA1-AC08-219E24154738}" destId="{09F5B56F-5BC3-44E1-A32F-F5AE67BA777A}" srcOrd="0" destOrd="0" presId="urn:microsoft.com/office/officeart/2008/layout/HorizontalMultiLevelHierarchy"/>
    <dgm:cxn modelId="{E0459558-9194-405E-958A-82FA988E501F}" type="presParOf" srcId="{1D92F3E8-5337-4AA1-AC08-219E24154738}" destId="{75404AE2-28F5-47D1-9E6F-59534B012358}" srcOrd="1" destOrd="0" presId="urn:microsoft.com/office/officeart/2008/layout/HorizontalMultiLevelHierarchy"/>
    <dgm:cxn modelId="{345DDCEA-A1A8-4187-99BC-4996AC950BB5}" type="presParOf" srcId="{2619CCC2-8E6F-4CF7-9E0E-E600CA13DD47}" destId="{6969EB49-BCA0-44BB-888A-02E8EDCC71A3}" srcOrd="2" destOrd="0" presId="urn:microsoft.com/office/officeart/2008/layout/HorizontalMultiLevelHierarchy"/>
    <dgm:cxn modelId="{30EF1015-028E-4BB4-B8D4-01840BD7908D}" type="presParOf" srcId="{6969EB49-BCA0-44BB-888A-02E8EDCC71A3}" destId="{252FED32-C5FD-4F25-BCEF-1F517BFDDA04}" srcOrd="0" destOrd="0" presId="urn:microsoft.com/office/officeart/2008/layout/HorizontalMultiLevelHierarchy"/>
    <dgm:cxn modelId="{00486AB8-5DDD-44EB-AE1E-7793EFF48C56}" type="presParOf" srcId="{2619CCC2-8E6F-4CF7-9E0E-E600CA13DD47}" destId="{697E0965-7250-4AC4-BF06-50DA8DF528DB}" srcOrd="3" destOrd="0" presId="urn:microsoft.com/office/officeart/2008/layout/HorizontalMultiLevelHierarchy"/>
    <dgm:cxn modelId="{358B14DE-6020-4A3F-B53B-AB801E673A7A}" type="presParOf" srcId="{697E0965-7250-4AC4-BF06-50DA8DF528DB}" destId="{1C5C0225-1FCF-4C5E-B4BD-24DEF5FC7528}" srcOrd="0" destOrd="0" presId="urn:microsoft.com/office/officeart/2008/layout/HorizontalMultiLevelHierarchy"/>
    <dgm:cxn modelId="{26D48C6D-3B86-4C52-9AD6-620E8ED9B269}" type="presParOf" srcId="{697E0965-7250-4AC4-BF06-50DA8DF528DB}" destId="{978F2999-2439-4B4E-9203-87DB2740F1B1}" srcOrd="1" destOrd="0" presId="urn:microsoft.com/office/officeart/2008/layout/HorizontalMultiLevelHierarchy"/>
    <dgm:cxn modelId="{557C48EF-1E8B-405B-A53D-7F649107E59D}" type="presParOf" srcId="{978F2999-2439-4B4E-9203-87DB2740F1B1}" destId="{20229D38-2CF9-4E61-88BC-DF7B7D8FE745}" srcOrd="0" destOrd="0" presId="urn:microsoft.com/office/officeart/2008/layout/HorizontalMultiLevelHierarchy"/>
    <dgm:cxn modelId="{580BB999-8D66-4A4A-83B6-65FC7D5CB13D}" type="presParOf" srcId="{20229D38-2CF9-4E61-88BC-DF7B7D8FE745}" destId="{798DA56F-E2F5-4EE7-8355-647C42E9FB98}" srcOrd="0" destOrd="0" presId="urn:microsoft.com/office/officeart/2008/layout/HorizontalMultiLevelHierarchy"/>
    <dgm:cxn modelId="{D6D16AA7-A9D7-4749-8365-9D9D74D0E36E}" type="presParOf" srcId="{978F2999-2439-4B4E-9203-87DB2740F1B1}" destId="{CDC95C5E-3691-4B91-8E4A-8D93C975BD1A}" srcOrd="1" destOrd="0" presId="urn:microsoft.com/office/officeart/2008/layout/HorizontalMultiLevelHierarchy"/>
    <dgm:cxn modelId="{97499862-8764-4FB0-9E05-2BDBC315F6E6}" type="presParOf" srcId="{CDC95C5E-3691-4B91-8E4A-8D93C975BD1A}" destId="{B8728E8F-1B0E-44E9-AAB1-9CC35FE1E718}" srcOrd="0" destOrd="0" presId="urn:microsoft.com/office/officeart/2008/layout/HorizontalMultiLevelHierarchy"/>
    <dgm:cxn modelId="{6BBA3771-2F64-44FE-959B-C79299A0A16C}" type="presParOf" srcId="{CDC95C5E-3691-4B91-8E4A-8D93C975BD1A}" destId="{E8CA6F4B-5B0B-4E33-9375-C6A9D22D6C83}" srcOrd="1" destOrd="0" presId="urn:microsoft.com/office/officeart/2008/layout/HorizontalMultiLevelHierarchy"/>
    <dgm:cxn modelId="{E1455A75-F059-4A9E-88BE-E6E976401FFA}" type="presParOf" srcId="{E8CA6F4B-5B0B-4E33-9375-C6A9D22D6C83}" destId="{F71E8CE0-98CD-41A4-A62F-42C3DC712F46}" srcOrd="0" destOrd="0" presId="urn:microsoft.com/office/officeart/2008/layout/HorizontalMultiLevelHierarchy"/>
    <dgm:cxn modelId="{DC18958F-6B59-4EEF-A5A0-B4A3FFBE41B0}" type="presParOf" srcId="{F71E8CE0-98CD-41A4-A62F-42C3DC712F46}" destId="{EBB2E8E4-CC6A-4E05-954E-D2935189C6BD}" srcOrd="0" destOrd="0" presId="urn:microsoft.com/office/officeart/2008/layout/HorizontalMultiLevelHierarchy"/>
    <dgm:cxn modelId="{2E2467A4-8588-4338-A4F4-63403DEE831B}" type="presParOf" srcId="{E8CA6F4B-5B0B-4E33-9375-C6A9D22D6C83}" destId="{EAF28930-6241-4F05-A272-FEF7E2BDA13E}" srcOrd="1" destOrd="0" presId="urn:microsoft.com/office/officeart/2008/layout/HorizontalMultiLevelHierarchy"/>
    <dgm:cxn modelId="{5D53D2A2-C78B-45A9-9AFC-6EE194FAFAF8}" type="presParOf" srcId="{EAF28930-6241-4F05-A272-FEF7E2BDA13E}" destId="{949433A1-6E85-4D41-B0B8-AEA259E7C4EC}" srcOrd="0" destOrd="0" presId="urn:microsoft.com/office/officeart/2008/layout/HorizontalMultiLevelHierarchy"/>
    <dgm:cxn modelId="{B82B747B-CE8C-4020-909F-5E81EF9FBE1D}" type="presParOf" srcId="{EAF28930-6241-4F05-A272-FEF7E2BDA13E}" destId="{FCD6D675-1AF1-49D2-8A44-5C14EE58FB25}" srcOrd="1" destOrd="0" presId="urn:microsoft.com/office/officeart/2008/layout/HorizontalMultiLevelHierarchy"/>
    <dgm:cxn modelId="{B5F869EB-96EE-4632-86EC-D81D1E50FBAC}" type="presParOf" srcId="{E8CA6F4B-5B0B-4E33-9375-C6A9D22D6C83}" destId="{0C83BF86-4545-459D-A5AE-6ABB84E99777}" srcOrd="2" destOrd="0" presId="urn:microsoft.com/office/officeart/2008/layout/HorizontalMultiLevelHierarchy"/>
    <dgm:cxn modelId="{13542D70-EB98-4C9B-9B92-6252BEF0503C}" type="presParOf" srcId="{0C83BF86-4545-459D-A5AE-6ABB84E99777}" destId="{99DF0341-CA6D-41F2-84E2-ECEB6A99FB22}" srcOrd="0" destOrd="0" presId="urn:microsoft.com/office/officeart/2008/layout/HorizontalMultiLevelHierarchy"/>
    <dgm:cxn modelId="{CD7E3DD1-6813-40F9-ABC0-FD6CEEBDFDC6}" type="presParOf" srcId="{E8CA6F4B-5B0B-4E33-9375-C6A9D22D6C83}" destId="{21B2339A-3DB9-4C88-AA8D-08108EF13DAE}" srcOrd="3" destOrd="0" presId="urn:microsoft.com/office/officeart/2008/layout/HorizontalMultiLevelHierarchy"/>
    <dgm:cxn modelId="{AB484626-2615-4FD1-AE4C-99E31473B7D1}" type="presParOf" srcId="{21B2339A-3DB9-4C88-AA8D-08108EF13DAE}" destId="{40024D19-B42B-4876-8526-50554D81B1A5}" srcOrd="0" destOrd="0" presId="urn:microsoft.com/office/officeart/2008/layout/HorizontalMultiLevelHierarchy"/>
    <dgm:cxn modelId="{F7BA1FB4-E56D-4BDC-A9B4-B009EA9216C0}" type="presParOf" srcId="{21B2339A-3DB9-4C88-AA8D-08108EF13DAE}" destId="{3D4B7BAC-E03B-4BFD-8FF0-AD4E07696258}" srcOrd="1" destOrd="0" presId="urn:microsoft.com/office/officeart/2008/layout/HorizontalMultiLevelHierarchy"/>
    <dgm:cxn modelId="{8C50FC6D-111E-4293-AE40-D37907E9984E}" type="presParOf" srcId="{E8CA6F4B-5B0B-4E33-9375-C6A9D22D6C83}" destId="{DB6C8AF2-33D8-4A91-9254-88E8AF277D6A}" srcOrd="4" destOrd="0" presId="urn:microsoft.com/office/officeart/2008/layout/HorizontalMultiLevelHierarchy"/>
    <dgm:cxn modelId="{27F377EF-3153-483B-89FE-0BAF4ABFF93A}" type="presParOf" srcId="{DB6C8AF2-33D8-4A91-9254-88E8AF277D6A}" destId="{2006551A-0C35-4AAA-B8B1-0FF131BD0C06}" srcOrd="0" destOrd="0" presId="urn:microsoft.com/office/officeart/2008/layout/HorizontalMultiLevelHierarchy"/>
    <dgm:cxn modelId="{FE51957B-950C-4BBD-8808-2361631F5E34}" type="presParOf" srcId="{E8CA6F4B-5B0B-4E33-9375-C6A9D22D6C83}" destId="{845C861B-D874-40F1-AD7C-119BA7E16998}" srcOrd="5" destOrd="0" presId="urn:microsoft.com/office/officeart/2008/layout/HorizontalMultiLevelHierarchy"/>
    <dgm:cxn modelId="{E08E79D0-9B0F-4D32-BF8D-E7BB14E4CE63}" type="presParOf" srcId="{845C861B-D874-40F1-AD7C-119BA7E16998}" destId="{78013CA5-9A02-4BDB-B5AA-DE3ACFBF9261}" srcOrd="0" destOrd="0" presId="urn:microsoft.com/office/officeart/2008/layout/HorizontalMultiLevelHierarchy"/>
    <dgm:cxn modelId="{B475D390-3946-4450-98CA-500E4CC89E8F}" type="presParOf" srcId="{845C861B-D874-40F1-AD7C-119BA7E16998}" destId="{82C450F6-E123-4681-A066-8E682B0D3A22}" srcOrd="1" destOrd="0" presId="urn:microsoft.com/office/officeart/2008/layout/HorizontalMultiLevelHierarchy"/>
    <dgm:cxn modelId="{12E8E78F-F325-4000-9535-8997AB29D158}" type="presParOf" srcId="{E8CA6F4B-5B0B-4E33-9375-C6A9D22D6C83}" destId="{3A1D86B2-9B2F-4DDC-9495-FD16CFC26FCF}" srcOrd="6" destOrd="0" presId="urn:microsoft.com/office/officeart/2008/layout/HorizontalMultiLevelHierarchy"/>
    <dgm:cxn modelId="{A3C42121-4C37-4F6C-98C7-4A30D8F47EF2}" type="presParOf" srcId="{3A1D86B2-9B2F-4DDC-9495-FD16CFC26FCF}" destId="{DDF13306-B41E-4DBC-9FA7-C73AB9698387}" srcOrd="0" destOrd="0" presId="urn:microsoft.com/office/officeart/2008/layout/HorizontalMultiLevelHierarchy"/>
    <dgm:cxn modelId="{C48D91EB-237F-48D7-B691-5EB4A0432A34}" type="presParOf" srcId="{E8CA6F4B-5B0B-4E33-9375-C6A9D22D6C83}" destId="{3753C1E0-CABA-4E48-BF19-A9D73BB39CE6}" srcOrd="7" destOrd="0" presId="urn:microsoft.com/office/officeart/2008/layout/HorizontalMultiLevelHierarchy"/>
    <dgm:cxn modelId="{7C78E68B-7A66-4826-B36F-997424CF4600}" type="presParOf" srcId="{3753C1E0-CABA-4E48-BF19-A9D73BB39CE6}" destId="{E847812E-5E8C-40DC-B495-E5BF90E1A4D9}" srcOrd="0" destOrd="0" presId="urn:microsoft.com/office/officeart/2008/layout/HorizontalMultiLevelHierarchy"/>
    <dgm:cxn modelId="{BC243F33-BE44-4BA3-BB35-8DD69158DA8C}" type="presParOf" srcId="{3753C1E0-CABA-4E48-BF19-A9D73BB39CE6}" destId="{95FE8981-73D0-4B2A-8A56-8C70B56E13EA}" srcOrd="1" destOrd="0" presId="urn:microsoft.com/office/officeart/2008/layout/HorizontalMultiLevelHierarchy"/>
    <dgm:cxn modelId="{82D46D7B-40F8-46BB-B255-9B73DCC05BFF}" type="presParOf" srcId="{978F2999-2439-4B4E-9203-87DB2740F1B1}" destId="{50618AA5-0907-4654-B55E-F13037485210}" srcOrd="2" destOrd="0" presId="urn:microsoft.com/office/officeart/2008/layout/HorizontalMultiLevelHierarchy"/>
    <dgm:cxn modelId="{F4DCC594-CE6B-4C9C-BA3D-9BFA304ACCB1}" type="presParOf" srcId="{50618AA5-0907-4654-B55E-F13037485210}" destId="{C767B607-BCD4-447B-8670-73E7B277A78F}" srcOrd="0" destOrd="0" presId="urn:microsoft.com/office/officeart/2008/layout/HorizontalMultiLevelHierarchy"/>
    <dgm:cxn modelId="{D4260B75-1215-4692-BA09-7F7963C8838B}" type="presParOf" srcId="{978F2999-2439-4B4E-9203-87DB2740F1B1}" destId="{C209E61F-30D4-47CC-BAE0-E3F3C4F43951}" srcOrd="3" destOrd="0" presId="urn:microsoft.com/office/officeart/2008/layout/HorizontalMultiLevelHierarchy"/>
    <dgm:cxn modelId="{1FF9E621-F50B-4CE8-AE48-0E9921343967}" type="presParOf" srcId="{C209E61F-30D4-47CC-BAE0-E3F3C4F43951}" destId="{42FB9118-D0FD-49CB-9914-D76833088B73}" srcOrd="0" destOrd="0" presId="urn:microsoft.com/office/officeart/2008/layout/HorizontalMultiLevelHierarchy"/>
    <dgm:cxn modelId="{541066F0-A0D3-4523-80E9-E58380C7A24C}" type="presParOf" srcId="{C209E61F-30D4-47CC-BAE0-E3F3C4F43951}" destId="{E422566E-665A-4113-8811-A03C1842C5A0}" srcOrd="1" destOrd="0" presId="urn:microsoft.com/office/officeart/2008/layout/HorizontalMultiLevelHierarchy"/>
    <dgm:cxn modelId="{91514AB5-F757-4498-A11C-2153FDB84FAB}" type="presParOf" srcId="{978F2999-2439-4B4E-9203-87DB2740F1B1}" destId="{515AB8A8-E0E1-442B-993A-946BE160AD8C}" srcOrd="4" destOrd="0" presId="urn:microsoft.com/office/officeart/2008/layout/HorizontalMultiLevelHierarchy"/>
    <dgm:cxn modelId="{8D0F9EFC-0588-411F-8B7A-7F8B466F78E3}" type="presParOf" srcId="{515AB8A8-E0E1-442B-993A-946BE160AD8C}" destId="{84E90FA6-05BC-4DB2-8A8B-B849B3746916}" srcOrd="0" destOrd="0" presId="urn:microsoft.com/office/officeart/2008/layout/HorizontalMultiLevelHierarchy"/>
    <dgm:cxn modelId="{117067E0-4283-4F63-A6EC-7679483628DD}" type="presParOf" srcId="{978F2999-2439-4B4E-9203-87DB2740F1B1}" destId="{288A27E9-4670-4FFD-A4A6-CBF297CD1EE9}" srcOrd="5" destOrd="0" presId="urn:microsoft.com/office/officeart/2008/layout/HorizontalMultiLevelHierarchy"/>
    <dgm:cxn modelId="{3168A235-CF70-4AF8-9658-52BD46A52336}" type="presParOf" srcId="{288A27E9-4670-4FFD-A4A6-CBF297CD1EE9}" destId="{15D2EFCC-4209-442D-8C50-1DEE8499C18D}" srcOrd="0" destOrd="0" presId="urn:microsoft.com/office/officeart/2008/layout/HorizontalMultiLevelHierarchy"/>
    <dgm:cxn modelId="{7EC605DD-E393-42C8-9174-FF9CD4544767}" type="presParOf" srcId="{288A27E9-4670-4FFD-A4A6-CBF297CD1EE9}" destId="{5B2F7903-0AA9-4517-A434-2912DE925529}" srcOrd="1" destOrd="0" presId="urn:microsoft.com/office/officeart/2008/layout/HorizontalMultiLevelHierarchy"/>
    <dgm:cxn modelId="{9A8314A9-14B1-4D96-BDB4-67A12789AE5A}" type="presParOf" srcId="{978F2999-2439-4B4E-9203-87DB2740F1B1}" destId="{BF58C61D-9F78-400D-B8A1-7CF5F75250AC}" srcOrd="6" destOrd="0" presId="urn:microsoft.com/office/officeart/2008/layout/HorizontalMultiLevelHierarchy"/>
    <dgm:cxn modelId="{4220A6C3-E7E6-4A9A-BF80-146567C9F37C}" type="presParOf" srcId="{BF58C61D-9F78-400D-B8A1-7CF5F75250AC}" destId="{CC46383E-CADA-4441-9397-835898B25B35}" srcOrd="0" destOrd="0" presId="urn:microsoft.com/office/officeart/2008/layout/HorizontalMultiLevelHierarchy"/>
    <dgm:cxn modelId="{38C55C29-E67D-4CD7-A10B-39288E7F7DA5}" type="presParOf" srcId="{978F2999-2439-4B4E-9203-87DB2740F1B1}" destId="{CC07B64A-61D8-4A4A-BC27-FC2C15411E6C}" srcOrd="7" destOrd="0" presId="urn:microsoft.com/office/officeart/2008/layout/HorizontalMultiLevelHierarchy"/>
    <dgm:cxn modelId="{A05279A9-0F33-4CB1-BEC4-031DCAFFDE6B}" type="presParOf" srcId="{CC07B64A-61D8-4A4A-BC27-FC2C15411E6C}" destId="{FE853071-3C8C-4121-A4E3-B87CEADC847C}" srcOrd="0" destOrd="0" presId="urn:microsoft.com/office/officeart/2008/layout/HorizontalMultiLevelHierarchy"/>
    <dgm:cxn modelId="{66D124A8-77BF-4B08-A88A-BB62081108D0}" type="presParOf" srcId="{CC07B64A-61D8-4A4A-BC27-FC2C15411E6C}" destId="{A0EBEDB1-0723-4A0F-90BC-29AC374A8991}" srcOrd="1" destOrd="0" presId="urn:microsoft.com/office/officeart/2008/layout/HorizontalMultiLevelHierarchy"/>
    <dgm:cxn modelId="{5668DE3A-B7E7-4D21-A3B5-BE437F7B778B}" type="presParOf" srcId="{A0EBEDB1-0723-4A0F-90BC-29AC374A8991}" destId="{E8D9383B-F648-4290-8926-8852C41823AA}" srcOrd="0" destOrd="0" presId="urn:microsoft.com/office/officeart/2008/layout/HorizontalMultiLevelHierarchy"/>
    <dgm:cxn modelId="{F0FC3B8C-CDD4-4A9B-9A17-912584D3CA95}" type="presParOf" srcId="{E8D9383B-F648-4290-8926-8852C41823AA}" destId="{70975E8E-BCB0-4946-B36A-5D567943B14E}" srcOrd="0" destOrd="0" presId="urn:microsoft.com/office/officeart/2008/layout/HorizontalMultiLevelHierarchy"/>
    <dgm:cxn modelId="{38B2A949-2668-4ACC-B004-7CB887CFC8C0}" type="presParOf" srcId="{A0EBEDB1-0723-4A0F-90BC-29AC374A8991}" destId="{14348A08-7FD9-4D90-9A49-C32F38FB8CA0}" srcOrd="1" destOrd="0" presId="urn:microsoft.com/office/officeart/2008/layout/HorizontalMultiLevelHierarchy"/>
    <dgm:cxn modelId="{55A9210A-B6A4-47E2-B1FF-F02D0251E15A}" type="presParOf" srcId="{14348A08-7FD9-4D90-9A49-C32F38FB8CA0}" destId="{33E072DB-5D67-4004-9C04-7545B53BAA4F}" srcOrd="0" destOrd="0" presId="urn:microsoft.com/office/officeart/2008/layout/HorizontalMultiLevelHierarchy"/>
    <dgm:cxn modelId="{08FFD29B-AF8B-4261-A8E1-01F34CEC9A55}" type="presParOf" srcId="{14348A08-7FD9-4D90-9A49-C32F38FB8CA0}" destId="{B31FD3D8-0414-43FE-9339-858FA85BFC2D}" srcOrd="1" destOrd="0" presId="urn:microsoft.com/office/officeart/2008/layout/HorizontalMultiLevelHierarchy"/>
    <dgm:cxn modelId="{AC93F2F9-03F5-4306-9B17-C454F7684271}" type="presParOf" srcId="{A0EBEDB1-0723-4A0F-90BC-29AC374A8991}" destId="{68143193-CE57-4412-9FEC-489C4F2E7A1F}" srcOrd="2" destOrd="0" presId="urn:microsoft.com/office/officeart/2008/layout/HorizontalMultiLevelHierarchy"/>
    <dgm:cxn modelId="{0FDE683E-43D8-429E-8254-086EAC2C9168}" type="presParOf" srcId="{68143193-CE57-4412-9FEC-489C4F2E7A1F}" destId="{D94FAB35-C15D-4824-A77E-4270D932B2BC}" srcOrd="0" destOrd="0" presId="urn:microsoft.com/office/officeart/2008/layout/HorizontalMultiLevelHierarchy"/>
    <dgm:cxn modelId="{7AB24CBD-D14E-4E70-A3D8-884D0A327D21}" type="presParOf" srcId="{A0EBEDB1-0723-4A0F-90BC-29AC374A8991}" destId="{7916F1A1-7CD9-4820-B42D-7BC9FAED7165}" srcOrd="3" destOrd="0" presId="urn:microsoft.com/office/officeart/2008/layout/HorizontalMultiLevelHierarchy"/>
    <dgm:cxn modelId="{18260474-558E-4B5D-81AF-E3DE8DEB85B1}" type="presParOf" srcId="{7916F1A1-7CD9-4820-B42D-7BC9FAED7165}" destId="{E09553F9-FBF9-4619-9C8A-FFA9F3425459}" srcOrd="0" destOrd="0" presId="urn:microsoft.com/office/officeart/2008/layout/HorizontalMultiLevelHierarchy"/>
    <dgm:cxn modelId="{5FB09033-F804-4C86-BEE2-2EE935B94427}" type="presParOf" srcId="{7916F1A1-7CD9-4820-B42D-7BC9FAED7165}" destId="{5DCA3838-9544-485D-9A6A-C2166AFAEF45}" srcOrd="1" destOrd="0" presId="urn:microsoft.com/office/officeart/2008/layout/HorizontalMultiLevelHierarchy"/>
    <dgm:cxn modelId="{33C88382-85C9-40D9-837A-19F07A832900}" type="presParOf" srcId="{A0EBEDB1-0723-4A0F-90BC-29AC374A8991}" destId="{9705799C-5094-4D2E-86BF-A0B7D831BFAA}" srcOrd="4" destOrd="0" presId="urn:microsoft.com/office/officeart/2008/layout/HorizontalMultiLevelHierarchy"/>
    <dgm:cxn modelId="{77E8884C-91D5-4047-9A25-DBC508B4BA14}" type="presParOf" srcId="{9705799C-5094-4D2E-86BF-A0B7D831BFAA}" destId="{844D520C-E2FB-46B9-9133-449AF9655455}" srcOrd="0" destOrd="0" presId="urn:microsoft.com/office/officeart/2008/layout/HorizontalMultiLevelHierarchy"/>
    <dgm:cxn modelId="{5DC053CD-8E54-4228-884D-AD99432F93E6}" type="presParOf" srcId="{A0EBEDB1-0723-4A0F-90BC-29AC374A8991}" destId="{F2F8F34C-BB77-4CCA-843E-BD4A5AF2467B}" srcOrd="5" destOrd="0" presId="urn:microsoft.com/office/officeart/2008/layout/HorizontalMultiLevelHierarchy"/>
    <dgm:cxn modelId="{A164220F-DBAD-4E1C-91D8-0C6950C06E07}" type="presParOf" srcId="{F2F8F34C-BB77-4CCA-843E-BD4A5AF2467B}" destId="{937D819A-4DDE-442E-9A23-FF6A13133734}" srcOrd="0" destOrd="0" presId="urn:microsoft.com/office/officeart/2008/layout/HorizontalMultiLevelHierarchy"/>
    <dgm:cxn modelId="{2AC12CE5-3C25-45AC-81A7-D2418A6698EA}" type="presParOf" srcId="{F2F8F34C-BB77-4CCA-843E-BD4A5AF2467B}" destId="{773628FF-F8B4-4297-8450-C13C0822AAD6}" srcOrd="1" destOrd="0" presId="urn:microsoft.com/office/officeart/2008/layout/HorizontalMultiLevelHierarchy"/>
    <dgm:cxn modelId="{FE70B2B1-7F2D-430A-9011-59E3719CE125}" type="presParOf" srcId="{2619CCC2-8E6F-4CF7-9E0E-E600CA13DD47}" destId="{0526C622-56C5-4014-9975-E4089746D4FF}" srcOrd="4" destOrd="0" presId="urn:microsoft.com/office/officeart/2008/layout/HorizontalMultiLevelHierarchy"/>
    <dgm:cxn modelId="{E5065524-E88A-4B74-9AFB-12CB1279F0EB}" type="presParOf" srcId="{0526C622-56C5-4014-9975-E4089746D4FF}" destId="{7FEFDA80-9A50-4630-8363-D138945B32D1}" srcOrd="0" destOrd="0" presId="urn:microsoft.com/office/officeart/2008/layout/HorizontalMultiLevelHierarchy"/>
    <dgm:cxn modelId="{BF96A9E4-0D49-4834-94FD-D180F4C6C6BE}" type="presParOf" srcId="{2619CCC2-8E6F-4CF7-9E0E-E600CA13DD47}" destId="{DA8EE00D-68B3-4C28-98A1-8CF5F10A623F}" srcOrd="5" destOrd="0" presId="urn:microsoft.com/office/officeart/2008/layout/HorizontalMultiLevelHierarchy"/>
    <dgm:cxn modelId="{C4A35F5B-FA2A-4BB1-92B3-E2EEF391E617}" type="presParOf" srcId="{DA8EE00D-68B3-4C28-98A1-8CF5F10A623F}" destId="{9128274D-2612-4E8E-9E25-5B820396EB07}" srcOrd="0" destOrd="0" presId="urn:microsoft.com/office/officeart/2008/layout/HorizontalMultiLevelHierarchy"/>
    <dgm:cxn modelId="{02499A28-42F7-4060-9E66-7E660EDE4A45}" type="presParOf" srcId="{DA8EE00D-68B3-4C28-98A1-8CF5F10A623F}" destId="{565C58D5-D50A-4CCF-BFDB-194492164EEE}" srcOrd="1" destOrd="0" presId="urn:microsoft.com/office/officeart/2008/layout/HorizontalMultiLevelHierarchy"/>
    <dgm:cxn modelId="{E8B8D1C6-7D94-4021-A830-667C1F8E3C61}" type="presParOf" srcId="{565C58D5-D50A-4CCF-BFDB-194492164EEE}" destId="{A27C5D59-448D-454F-B74B-C72AA799677B}" srcOrd="0" destOrd="0" presId="urn:microsoft.com/office/officeart/2008/layout/HorizontalMultiLevelHierarchy"/>
    <dgm:cxn modelId="{FCF50B3D-3E63-4677-B452-B97DED8DD71E}" type="presParOf" srcId="{A27C5D59-448D-454F-B74B-C72AA799677B}" destId="{07ADCF4F-F44C-4029-B6DE-9D3611B59D19}" srcOrd="0" destOrd="0" presId="urn:microsoft.com/office/officeart/2008/layout/HorizontalMultiLevelHierarchy"/>
    <dgm:cxn modelId="{86312F9A-CBD7-42E3-AE77-A8B06935C8BA}" type="presParOf" srcId="{565C58D5-D50A-4CCF-BFDB-194492164EEE}" destId="{49A081B9-364A-425B-9152-36675FC427C8}" srcOrd="1" destOrd="0" presId="urn:microsoft.com/office/officeart/2008/layout/HorizontalMultiLevelHierarchy"/>
    <dgm:cxn modelId="{834BDD2D-89B8-4144-BE3C-9C8376951A03}" type="presParOf" srcId="{49A081B9-364A-425B-9152-36675FC427C8}" destId="{A711717C-649B-41A4-AF92-39A6869367F4}" srcOrd="0" destOrd="0" presId="urn:microsoft.com/office/officeart/2008/layout/HorizontalMultiLevelHierarchy"/>
    <dgm:cxn modelId="{D0958B6A-C1A8-48CB-AAF1-6FEE72F4ECAD}" type="presParOf" srcId="{49A081B9-364A-425B-9152-36675FC427C8}" destId="{9B2252BC-CC9B-4C6F-8C7B-DB768CAF5D93}" srcOrd="1" destOrd="0" presId="urn:microsoft.com/office/officeart/2008/layout/HorizontalMultiLevelHierarchy"/>
    <dgm:cxn modelId="{6D455158-B420-4CC0-AEB4-6BDFAEAF372C}" type="presParOf" srcId="{565C58D5-D50A-4CCF-BFDB-194492164EEE}" destId="{33B8A14F-9D0F-469D-8D35-F2A3E73843A3}" srcOrd="2" destOrd="0" presId="urn:microsoft.com/office/officeart/2008/layout/HorizontalMultiLevelHierarchy"/>
    <dgm:cxn modelId="{B9F6AB41-251B-4660-80B1-5F735676DB20}" type="presParOf" srcId="{33B8A14F-9D0F-469D-8D35-F2A3E73843A3}" destId="{00B573D5-144C-4AE6-9016-67EC2A2CE932}" srcOrd="0" destOrd="0" presId="urn:microsoft.com/office/officeart/2008/layout/HorizontalMultiLevelHierarchy"/>
    <dgm:cxn modelId="{9E8D4970-D552-472C-8C39-57ABE013742E}" type="presParOf" srcId="{565C58D5-D50A-4CCF-BFDB-194492164EEE}" destId="{55C479E0-0546-4071-99C1-C92D388A8C40}" srcOrd="3" destOrd="0" presId="urn:microsoft.com/office/officeart/2008/layout/HorizontalMultiLevelHierarchy"/>
    <dgm:cxn modelId="{F10CBDD3-0B71-4F75-A4FE-5DA63D5DDDAB}" type="presParOf" srcId="{55C479E0-0546-4071-99C1-C92D388A8C40}" destId="{AD734A0A-42DE-4D5E-ABC6-0CFCB84EC804}" srcOrd="0" destOrd="0" presId="urn:microsoft.com/office/officeart/2008/layout/HorizontalMultiLevelHierarchy"/>
    <dgm:cxn modelId="{2F6C4AAF-0BE8-4DB6-B305-58D8B3BF4C24}" type="presParOf" srcId="{55C479E0-0546-4071-99C1-C92D388A8C40}" destId="{41069F06-ADB8-4B86-A7F6-4BCF9B90CAE0}" srcOrd="1" destOrd="0" presId="urn:microsoft.com/office/officeart/2008/layout/HorizontalMultiLevelHierarchy"/>
    <dgm:cxn modelId="{8F8C5421-74BC-4F8D-BF27-3FA1BE1054A8}" type="presParOf" srcId="{41069F06-ADB8-4B86-A7F6-4BCF9B90CAE0}" destId="{CADB72A3-9952-40F3-B5AD-642DB0D13E56}" srcOrd="0" destOrd="0" presId="urn:microsoft.com/office/officeart/2008/layout/HorizontalMultiLevelHierarchy"/>
    <dgm:cxn modelId="{CA7246F3-F17A-4010-978A-ADFF39DD6D0D}" type="presParOf" srcId="{CADB72A3-9952-40F3-B5AD-642DB0D13E56}" destId="{EE60C296-D0EB-405A-97CE-E44A7CB75B9E}" srcOrd="0" destOrd="0" presId="urn:microsoft.com/office/officeart/2008/layout/HorizontalMultiLevelHierarchy"/>
    <dgm:cxn modelId="{C7069247-8E65-425C-8A56-B226F1561D13}" type="presParOf" srcId="{41069F06-ADB8-4B86-A7F6-4BCF9B90CAE0}" destId="{97C969FA-4569-4577-B99F-D66955EDE17F}" srcOrd="1" destOrd="0" presId="urn:microsoft.com/office/officeart/2008/layout/HorizontalMultiLevelHierarchy"/>
    <dgm:cxn modelId="{701FAF6D-4465-424F-93A9-6976098C9FE7}" type="presParOf" srcId="{97C969FA-4569-4577-B99F-D66955EDE17F}" destId="{897EFCF8-6749-4BE5-8DC1-AEDE791F2E5C}" srcOrd="0" destOrd="0" presId="urn:microsoft.com/office/officeart/2008/layout/HorizontalMultiLevelHierarchy"/>
    <dgm:cxn modelId="{EEE42B38-A129-40E5-B886-0959E9116A3A}" type="presParOf" srcId="{97C969FA-4569-4577-B99F-D66955EDE17F}" destId="{652765DC-4BDE-4B00-9B3D-4AE0A0EFE8F6}" srcOrd="1" destOrd="0" presId="urn:microsoft.com/office/officeart/2008/layout/HorizontalMultiLevelHierarchy"/>
    <dgm:cxn modelId="{25D48BFB-1370-4781-B162-C80C69D283D3}" type="presParOf" srcId="{41069F06-ADB8-4B86-A7F6-4BCF9B90CAE0}" destId="{55A2CDBD-4B42-4E52-B1DC-FEDE63884560}" srcOrd="2" destOrd="0" presId="urn:microsoft.com/office/officeart/2008/layout/HorizontalMultiLevelHierarchy"/>
    <dgm:cxn modelId="{DA8DABA8-CC74-424D-ACD6-6F106B30E337}" type="presParOf" srcId="{55A2CDBD-4B42-4E52-B1DC-FEDE63884560}" destId="{932E1279-5780-42D9-8119-42D68B429A66}" srcOrd="0" destOrd="0" presId="urn:microsoft.com/office/officeart/2008/layout/HorizontalMultiLevelHierarchy"/>
    <dgm:cxn modelId="{91301808-B238-4296-A090-529285370784}" type="presParOf" srcId="{41069F06-ADB8-4B86-A7F6-4BCF9B90CAE0}" destId="{0E889AF7-0D6F-4E6D-B5E0-D6FECD41445B}" srcOrd="3" destOrd="0" presId="urn:microsoft.com/office/officeart/2008/layout/HorizontalMultiLevelHierarchy"/>
    <dgm:cxn modelId="{75E00869-69DB-48ED-8CE6-719384B22132}" type="presParOf" srcId="{0E889AF7-0D6F-4E6D-B5E0-D6FECD41445B}" destId="{7DDA83BE-FB23-48EF-9470-C884ABD80983}" srcOrd="0" destOrd="0" presId="urn:microsoft.com/office/officeart/2008/layout/HorizontalMultiLevelHierarchy"/>
    <dgm:cxn modelId="{82DAA5B8-04AB-4BEF-8EE8-F85007F72F3C}" type="presParOf" srcId="{0E889AF7-0D6F-4E6D-B5E0-D6FECD41445B}" destId="{A98534B0-B560-414C-8C90-816624ADC710}" srcOrd="1" destOrd="0" presId="urn:microsoft.com/office/officeart/2008/layout/HorizontalMultiLevelHierarchy"/>
    <dgm:cxn modelId="{98E0403E-249B-4EA6-864C-3042DE4978DA}" type="presParOf" srcId="{41069F06-ADB8-4B86-A7F6-4BCF9B90CAE0}" destId="{2252CF3C-FDC6-433F-BDDC-690709074B4E}" srcOrd="4" destOrd="0" presId="urn:microsoft.com/office/officeart/2008/layout/HorizontalMultiLevelHierarchy"/>
    <dgm:cxn modelId="{0B1FFD3A-7150-4585-94A3-221151413B77}" type="presParOf" srcId="{2252CF3C-FDC6-433F-BDDC-690709074B4E}" destId="{2210F757-3026-4DBE-AA4E-372B189ECB0B}" srcOrd="0" destOrd="0" presId="urn:microsoft.com/office/officeart/2008/layout/HorizontalMultiLevelHierarchy"/>
    <dgm:cxn modelId="{47F4900F-A168-4DBA-84E9-C230EC1631A8}" type="presParOf" srcId="{41069F06-ADB8-4B86-A7F6-4BCF9B90CAE0}" destId="{6C44D887-E564-41C7-9717-F6897CC8E6D9}" srcOrd="5" destOrd="0" presId="urn:microsoft.com/office/officeart/2008/layout/HorizontalMultiLevelHierarchy"/>
    <dgm:cxn modelId="{BDDA2A74-AA4E-451B-8A27-754ED04050D6}" type="presParOf" srcId="{6C44D887-E564-41C7-9717-F6897CC8E6D9}" destId="{431AFE2A-5274-46E9-8739-69F49B87D5ED}" srcOrd="0" destOrd="0" presId="urn:microsoft.com/office/officeart/2008/layout/HorizontalMultiLevelHierarchy"/>
    <dgm:cxn modelId="{06E98233-56DD-405F-8EF6-D86C2EEA44F9}" type="presParOf" srcId="{6C44D887-E564-41C7-9717-F6897CC8E6D9}" destId="{1A011D6D-DB0B-410D-AAC6-0CA4DE52E5EE}" srcOrd="1" destOrd="0" presId="urn:microsoft.com/office/officeart/2008/layout/HorizontalMultiLevelHierarchy"/>
    <dgm:cxn modelId="{6A93D684-20EE-43C6-8EDB-E9FADE7B034F}" type="presParOf" srcId="{1A011D6D-DB0B-410D-AAC6-0CA4DE52E5EE}" destId="{7058A1E5-5199-4F17-A74C-5C412FD3F8AA}" srcOrd="0" destOrd="0" presId="urn:microsoft.com/office/officeart/2008/layout/HorizontalMultiLevelHierarchy"/>
    <dgm:cxn modelId="{18DD8386-599C-4549-851C-4DCDCCCCD317}" type="presParOf" srcId="{7058A1E5-5199-4F17-A74C-5C412FD3F8AA}" destId="{F7405F78-5C97-474C-9013-A1700D237485}" srcOrd="0" destOrd="0" presId="urn:microsoft.com/office/officeart/2008/layout/HorizontalMultiLevelHierarchy"/>
    <dgm:cxn modelId="{2378C189-4F52-47F0-B474-E682098C42AF}" type="presParOf" srcId="{1A011D6D-DB0B-410D-AAC6-0CA4DE52E5EE}" destId="{1F9853EC-246F-4EE4-8D27-48A37D99C90B}" srcOrd="1" destOrd="0" presId="urn:microsoft.com/office/officeart/2008/layout/HorizontalMultiLevelHierarchy"/>
    <dgm:cxn modelId="{E68D1FB3-B09B-4C84-A2B0-AA227D4449D1}" type="presParOf" srcId="{1F9853EC-246F-4EE4-8D27-48A37D99C90B}" destId="{9F787E00-561F-4A66-8959-E2E8F261A8C1}" srcOrd="0" destOrd="0" presId="urn:microsoft.com/office/officeart/2008/layout/HorizontalMultiLevelHierarchy"/>
    <dgm:cxn modelId="{531A77D9-2A54-4601-9ED3-2E5398814E9D}" type="presParOf" srcId="{1F9853EC-246F-4EE4-8D27-48A37D99C90B}" destId="{AAC074EF-D36C-4E3A-95A5-F7AFC3D51BBF}" srcOrd="1" destOrd="0" presId="urn:microsoft.com/office/officeart/2008/layout/HorizontalMultiLevelHierarchy"/>
    <dgm:cxn modelId="{738159A1-1E58-4D7B-934F-6621D1DE9C51}" type="presParOf" srcId="{1A011D6D-DB0B-410D-AAC6-0CA4DE52E5EE}" destId="{5953705B-07D6-4322-81EA-F4BFF5C42505}" srcOrd="2" destOrd="0" presId="urn:microsoft.com/office/officeart/2008/layout/HorizontalMultiLevelHierarchy"/>
    <dgm:cxn modelId="{7596CA94-0C3A-4DDF-B517-10762488BD9E}" type="presParOf" srcId="{5953705B-07D6-4322-81EA-F4BFF5C42505}" destId="{A4753947-ABB0-409B-B052-9211CF8A1B5C}" srcOrd="0" destOrd="0" presId="urn:microsoft.com/office/officeart/2008/layout/HorizontalMultiLevelHierarchy"/>
    <dgm:cxn modelId="{A35628EA-218C-406C-AE24-D2183A91889A}" type="presParOf" srcId="{1A011D6D-DB0B-410D-AAC6-0CA4DE52E5EE}" destId="{9FF22E02-7EF4-40CD-B127-2DDFFF99646E}" srcOrd="3" destOrd="0" presId="urn:microsoft.com/office/officeart/2008/layout/HorizontalMultiLevelHierarchy"/>
    <dgm:cxn modelId="{D753457F-FE90-4172-BF8B-D0ADFC8E41FE}" type="presParOf" srcId="{9FF22E02-7EF4-40CD-B127-2DDFFF99646E}" destId="{B3F8A2F8-76BC-41D5-ABE5-C1DC5923FCC9}" srcOrd="0" destOrd="0" presId="urn:microsoft.com/office/officeart/2008/layout/HorizontalMultiLevelHierarchy"/>
    <dgm:cxn modelId="{863190E1-1592-49D6-A235-91F6BAD23C30}" type="presParOf" srcId="{9FF22E02-7EF4-40CD-B127-2DDFFF99646E}" destId="{0BE6C883-BDB2-46A5-BD35-D801B306BEAA}" srcOrd="1" destOrd="0" presId="urn:microsoft.com/office/officeart/2008/layout/HorizontalMultiLevelHierarchy"/>
    <dgm:cxn modelId="{05BC4A04-E325-43C7-AFCF-E5EE1CC7363F}" type="presParOf" srcId="{0BE6C883-BDB2-46A5-BD35-D801B306BEAA}" destId="{092E85CE-2289-4FB4-9664-506F5BA58048}" srcOrd="0" destOrd="0" presId="urn:microsoft.com/office/officeart/2008/layout/HorizontalMultiLevelHierarchy"/>
    <dgm:cxn modelId="{3C911368-D131-4B82-BC04-1CB0203E3AC5}" type="presParOf" srcId="{092E85CE-2289-4FB4-9664-506F5BA58048}" destId="{CAB41ABC-179F-465F-8101-34425550C4D2}" srcOrd="0" destOrd="0" presId="urn:microsoft.com/office/officeart/2008/layout/HorizontalMultiLevelHierarchy"/>
    <dgm:cxn modelId="{257EA1BD-53C8-41F1-A358-67CF5AA07C47}" type="presParOf" srcId="{0BE6C883-BDB2-46A5-BD35-D801B306BEAA}" destId="{5B2B6350-4F00-4B33-865E-43ECCD5B650D}" srcOrd="1" destOrd="0" presId="urn:microsoft.com/office/officeart/2008/layout/HorizontalMultiLevelHierarchy"/>
    <dgm:cxn modelId="{987114A4-0DB7-42A7-B647-F69613900050}" type="presParOf" srcId="{5B2B6350-4F00-4B33-865E-43ECCD5B650D}" destId="{7FFED584-6DA8-4259-987A-A2343E3A1DB4}" srcOrd="0" destOrd="0" presId="urn:microsoft.com/office/officeart/2008/layout/HorizontalMultiLevelHierarchy"/>
    <dgm:cxn modelId="{D35FCEFA-7E92-4488-B88C-3585D5A5B6CF}" type="presParOf" srcId="{5B2B6350-4F00-4B33-865E-43ECCD5B650D}" destId="{7C2D74A2-D355-496A-BF3E-3C201CDBC860}" srcOrd="1" destOrd="0" presId="urn:microsoft.com/office/officeart/2008/layout/HorizontalMultiLevelHierarchy"/>
    <dgm:cxn modelId="{E02BA9C2-09EC-4783-97BD-DCE1CFF0CFED}" type="presParOf" srcId="{0BE6C883-BDB2-46A5-BD35-D801B306BEAA}" destId="{6084008E-86FD-4219-891E-3C68AA25EF3D}" srcOrd="2" destOrd="0" presId="urn:microsoft.com/office/officeart/2008/layout/HorizontalMultiLevelHierarchy"/>
    <dgm:cxn modelId="{2F6CFFC1-1399-43F8-8579-71579D6C19AD}" type="presParOf" srcId="{6084008E-86FD-4219-891E-3C68AA25EF3D}" destId="{85F7D8F5-8B90-4F9B-B084-AE5F5375A074}" srcOrd="0" destOrd="0" presId="urn:microsoft.com/office/officeart/2008/layout/HorizontalMultiLevelHierarchy"/>
    <dgm:cxn modelId="{6C32731D-2542-44BC-B799-C8D8C8AF2277}" type="presParOf" srcId="{0BE6C883-BDB2-46A5-BD35-D801B306BEAA}" destId="{C34694CF-C488-490F-9196-6B7755044373}" srcOrd="3" destOrd="0" presId="urn:microsoft.com/office/officeart/2008/layout/HorizontalMultiLevelHierarchy"/>
    <dgm:cxn modelId="{FD1CE04E-FB17-4B93-9489-C91353CBBCB2}" type="presParOf" srcId="{C34694CF-C488-490F-9196-6B7755044373}" destId="{7734381A-E78C-4C67-AE52-19EB4F7A16AD}" srcOrd="0" destOrd="0" presId="urn:microsoft.com/office/officeart/2008/layout/HorizontalMultiLevelHierarchy"/>
    <dgm:cxn modelId="{1F925BB0-A980-40A5-A7AF-0028A4EBEA30}" type="presParOf" srcId="{C34694CF-C488-490F-9196-6B7755044373}" destId="{479544B6-8AC3-4F58-BCC8-450D386406B4}" srcOrd="1" destOrd="0" presId="urn:microsoft.com/office/officeart/2008/layout/HorizontalMultiLevelHierarchy"/>
    <dgm:cxn modelId="{EB1B8376-3B61-46A0-B7A1-C269BEB1ECF1}" type="presParOf" srcId="{0BE6C883-BDB2-46A5-BD35-D801B306BEAA}" destId="{CA9B12D6-FC16-4E66-BCF7-9319077AD832}" srcOrd="4" destOrd="0" presId="urn:microsoft.com/office/officeart/2008/layout/HorizontalMultiLevelHierarchy"/>
    <dgm:cxn modelId="{DF4075DC-D23B-4279-A626-4892B3B4C953}" type="presParOf" srcId="{CA9B12D6-FC16-4E66-BCF7-9319077AD832}" destId="{F7F02F55-3EE1-4133-9340-0419067114B9}" srcOrd="0" destOrd="0" presId="urn:microsoft.com/office/officeart/2008/layout/HorizontalMultiLevelHierarchy"/>
    <dgm:cxn modelId="{5A96842F-1681-4654-8BE9-2B4445C90847}" type="presParOf" srcId="{0BE6C883-BDB2-46A5-BD35-D801B306BEAA}" destId="{260716FC-8B7C-437A-BCEC-E586D0B2B79D}" srcOrd="5" destOrd="0" presId="urn:microsoft.com/office/officeart/2008/layout/HorizontalMultiLevelHierarchy"/>
    <dgm:cxn modelId="{31EC8A62-0798-4A1F-9587-05B44377CBD8}" type="presParOf" srcId="{260716FC-8B7C-437A-BCEC-E586D0B2B79D}" destId="{705C481E-98DF-488E-8C0F-17111C0F1C21}" srcOrd="0" destOrd="0" presId="urn:microsoft.com/office/officeart/2008/layout/HorizontalMultiLevelHierarchy"/>
    <dgm:cxn modelId="{36E3DF25-CA0F-4D70-9662-F52D08E9D502}" type="presParOf" srcId="{260716FC-8B7C-437A-BCEC-E586D0B2B79D}" destId="{4202BEB8-1881-4F8F-B6D5-491F7EBD2B22}" srcOrd="1" destOrd="0" presId="urn:microsoft.com/office/officeart/2008/layout/HorizontalMultiLevelHierarchy"/>
    <dgm:cxn modelId="{563F0371-76FB-4A1D-8C57-E2DE90C6ECC3}" type="presParOf" srcId="{1A011D6D-DB0B-410D-AAC6-0CA4DE52E5EE}" destId="{8970EAFF-0463-424D-B0AF-4F6E3834B89B}" srcOrd="4" destOrd="0" presId="urn:microsoft.com/office/officeart/2008/layout/HorizontalMultiLevelHierarchy"/>
    <dgm:cxn modelId="{583A6F0E-EB07-479E-9320-14FC9E709F2F}" type="presParOf" srcId="{8970EAFF-0463-424D-B0AF-4F6E3834B89B}" destId="{BC2FFD43-1298-4035-A749-E7BAC24C063A}" srcOrd="0" destOrd="0" presId="urn:microsoft.com/office/officeart/2008/layout/HorizontalMultiLevelHierarchy"/>
    <dgm:cxn modelId="{DBFE0765-D77E-4FE0-83BA-B40BA3BC5662}" type="presParOf" srcId="{1A011D6D-DB0B-410D-AAC6-0CA4DE52E5EE}" destId="{646D27AE-145E-493F-80F8-B1639C506E8D}" srcOrd="5" destOrd="0" presId="urn:microsoft.com/office/officeart/2008/layout/HorizontalMultiLevelHierarchy"/>
    <dgm:cxn modelId="{10A67314-4E08-4991-9820-675D41DC5968}" type="presParOf" srcId="{646D27AE-145E-493F-80F8-B1639C506E8D}" destId="{7B4B51F1-8368-4748-AAA6-85C1B11FAEF2}" srcOrd="0" destOrd="0" presId="urn:microsoft.com/office/officeart/2008/layout/HorizontalMultiLevelHierarchy"/>
    <dgm:cxn modelId="{860C3C79-9658-4150-901A-682C71205CBA}" type="presParOf" srcId="{646D27AE-145E-493F-80F8-B1639C506E8D}" destId="{93DDA6CC-2F6D-452A-B933-07AFEEBF62A3}" srcOrd="1" destOrd="0" presId="urn:microsoft.com/office/officeart/2008/layout/HorizontalMultiLevelHierarchy"/>
    <dgm:cxn modelId="{D0F98885-7DBB-48AA-8FAE-F1E6F30C05F8}" type="presParOf" srcId="{93DDA6CC-2F6D-452A-B933-07AFEEBF62A3}" destId="{AAF4E093-CF28-4C00-A1FD-524B46BC8B3C}" srcOrd="0" destOrd="0" presId="urn:microsoft.com/office/officeart/2008/layout/HorizontalMultiLevelHierarchy"/>
    <dgm:cxn modelId="{615BBA38-D5D3-48CE-841A-B9764FA6B862}" type="presParOf" srcId="{AAF4E093-CF28-4C00-A1FD-524B46BC8B3C}" destId="{B3F9A21F-7B62-4AE3-B415-644D29E25FEA}" srcOrd="0" destOrd="0" presId="urn:microsoft.com/office/officeart/2008/layout/HorizontalMultiLevelHierarchy"/>
    <dgm:cxn modelId="{65F0F7A6-221A-4F38-A398-796A99393436}" type="presParOf" srcId="{93DDA6CC-2F6D-452A-B933-07AFEEBF62A3}" destId="{5C9AEBC8-AB20-4F13-A468-45D14A3C11CF}" srcOrd="1" destOrd="0" presId="urn:microsoft.com/office/officeart/2008/layout/HorizontalMultiLevelHierarchy"/>
    <dgm:cxn modelId="{9BCE247D-0F50-4604-81C1-0A0FDAB49145}" type="presParOf" srcId="{5C9AEBC8-AB20-4F13-A468-45D14A3C11CF}" destId="{4723E439-93A4-4238-8CAC-CDEA16B1E921}" srcOrd="0" destOrd="0" presId="urn:microsoft.com/office/officeart/2008/layout/HorizontalMultiLevelHierarchy"/>
    <dgm:cxn modelId="{A9D215E5-9000-4E59-8E35-8C9C08C983A5}" type="presParOf" srcId="{5C9AEBC8-AB20-4F13-A468-45D14A3C11CF}" destId="{74D75DF8-29F7-4B37-8E9F-01B813B8EBBE}" srcOrd="1" destOrd="0" presId="urn:microsoft.com/office/officeart/2008/layout/HorizontalMultiLevelHierarchy"/>
    <dgm:cxn modelId="{A3C215F0-F91B-4845-BA0A-69FDE923BC9B}" type="presParOf" srcId="{93DDA6CC-2F6D-452A-B933-07AFEEBF62A3}" destId="{213CFF09-7FCE-4794-B0AA-73769812F4A1}" srcOrd="2" destOrd="0" presId="urn:microsoft.com/office/officeart/2008/layout/HorizontalMultiLevelHierarchy"/>
    <dgm:cxn modelId="{9BD08A24-C882-4921-8524-F477E13F6EF3}" type="presParOf" srcId="{213CFF09-7FCE-4794-B0AA-73769812F4A1}" destId="{D3382D15-A839-4217-8EBA-01CAE4172993}" srcOrd="0" destOrd="0" presId="urn:microsoft.com/office/officeart/2008/layout/HorizontalMultiLevelHierarchy"/>
    <dgm:cxn modelId="{58328EFB-9AEC-4A0A-A09C-0F9F4DCF5CCE}" type="presParOf" srcId="{93DDA6CC-2F6D-452A-B933-07AFEEBF62A3}" destId="{C4BFDFFD-716F-44CA-B462-97BC2E1216AF}" srcOrd="3" destOrd="0" presId="urn:microsoft.com/office/officeart/2008/layout/HorizontalMultiLevelHierarchy"/>
    <dgm:cxn modelId="{FE2C3FCB-1BEB-403F-AA10-55452BF462A8}" type="presParOf" srcId="{C4BFDFFD-716F-44CA-B462-97BC2E1216AF}" destId="{74A5FC34-D39F-4273-8428-579BD5000EBF}" srcOrd="0" destOrd="0" presId="urn:microsoft.com/office/officeart/2008/layout/HorizontalMultiLevelHierarchy"/>
    <dgm:cxn modelId="{BA8579CD-73EB-4151-BED5-A9A471926677}" type="presParOf" srcId="{C4BFDFFD-716F-44CA-B462-97BC2E1216AF}" destId="{6AAE1DFE-F509-44E3-A881-78C5B580CDA9}" srcOrd="1" destOrd="0" presId="urn:microsoft.com/office/officeart/2008/layout/HorizontalMultiLevelHierarchy"/>
    <dgm:cxn modelId="{2B20BEC8-7E85-49C7-9DA8-E8191FACB5E4}" type="presParOf" srcId="{93DDA6CC-2F6D-452A-B933-07AFEEBF62A3}" destId="{33B4B3A9-01E9-45FB-82D4-992733FEC3B7}" srcOrd="4" destOrd="0" presId="urn:microsoft.com/office/officeart/2008/layout/HorizontalMultiLevelHierarchy"/>
    <dgm:cxn modelId="{68DE5C60-540C-480F-AA76-171ADA788926}" type="presParOf" srcId="{33B4B3A9-01E9-45FB-82D4-992733FEC3B7}" destId="{65730D2D-C846-4FDB-9A46-2D0056A3F55E}" srcOrd="0" destOrd="0" presId="urn:microsoft.com/office/officeart/2008/layout/HorizontalMultiLevelHierarchy"/>
    <dgm:cxn modelId="{A3078733-74EA-4214-819F-BE6D0AFB3A2D}" type="presParOf" srcId="{93DDA6CC-2F6D-452A-B933-07AFEEBF62A3}" destId="{B3889E56-B613-4F3D-9DE3-A02B1B22E33E}" srcOrd="5" destOrd="0" presId="urn:microsoft.com/office/officeart/2008/layout/HorizontalMultiLevelHierarchy"/>
    <dgm:cxn modelId="{DCFE3F70-49B7-442E-A55C-BF8A660D6643}" type="presParOf" srcId="{B3889E56-B613-4F3D-9DE3-A02B1B22E33E}" destId="{395B710F-F7C8-4004-99AE-9C46192CC00E}" srcOrd="0" destOrd="0" presId="urn:microsoft.com/office/officeart/2008/layout/HorizontalMultiLevelHierarchy"/>
    <dgm:cxn modelId="{26C0A40D-8619-4D2A-8C8B-D8D19CF49CBF}" type="presParOf" srcId="{B3889E56-B613-4F3D-9DE3-A02B1B22E33E}" destId="{14498025-89E9-4846-AD77-CF161E68E4BE}" srcOrd="1" destOrd="0" presId="urn:microsoft.com/office/officeart/2008/layout/HorizontalMultiLevelHierarchy"/>
    <dgm:cxn modelId="{66753DE5-6BF1-4250-91AC-A272B12AB654}" type="presParOf" srcId="{41069F06-ADB8-4B86-A7F6-4BCF9B90CAE0}" destId="{A81A0AB6-A6D3-4E06-8954-C177AD4F039E}" srcOrd="6" destOrd="0" presId="urn:microsoft.com/office/officeart/2008/layout/HorizontalMultiLevelHierarchy"/>
    <dgm:cxn modelId="{00F07C29-CCF0-4DC0-B397-4201363DE59D}" type="presParOf" srcId="{A81A0AB6-A6D3-4E06-8954-C177AD4F039E}" destId="{8DA53D01-CD7F-4B4D-9B74-53B736A1EA62}" srcOrd="0" destOrd="0" presId="urn:microsoft.com/office/officeart/2008/layout/HorizontalMultiLevelHierarchy"/>
    <dgm:cxn modelId="{83CB80D5-6F6D-40E2-B5AA-9DA2DE2AB210}" type="presParOf" srcId="{41069F06-ADB8-4B86-A7F6-4BCF9B90CAE0}" destId="{BB6F16CB-9E36-447C-8682-A7597D7AEAE0}" srcOrd="7" destOrd="0" presId="urn:microsoft.com/office/officeart/2008/layout/HorizontalMultiLevelHierarchy"/>
    <dgm:cxn modelId="{81541C70-BC59-4859-94A7-0E300A047998}" type="presParOf" srcId="{BB6F16CB-9E36-447C-8682-A7597D7AEAE0}" destId="{647D54DA-8181-4144-B4B4-CA3019C4FF1F}" srcOrd="0" destOrd="0" presId="urn:microsoft.com/office/officeart/2008/layout/HorizontalMultiLevelHierarchy"/>
    <dgm:cxn modelId="{12B1B97C-8C32-4E8F-B13B-E6C345421664}" type="presParOf" srcId="{BB6F16CB-9E36-447C-8682-A7597D7AEAE0}" destId="{08FACD93-9A68-4658-A528-117E89D3D1B1}" srcOrd="1" destOrd="0" presId="urn:microsoft.com/office/officeart/2008/layout/HorizontalMultiLevelHierarchy"/>
    <dgm:cxn modelId="{99A56954-C036-4D81-A21F-C2517DAE1C60}" type="presParOf" srcId="{08FACD93-9A68-4658-A528-117E89D3D1B1}" destId="{6A5505F0-9133-49A0-995B-96FC0B7C293A}" srcOrd="0" destOrd="0" presId="urn:microsoft.com/office/officeart/2008/layout/HorizontalMultiLevelHierarchy"/>
    <dgm:cxn modelId="{0BA8A016-DBA8-4D88-A668-1AB4BE1DB1A6}" type="presParOf" srcId="{6A5505F0-9133-49A0-995B-96FC0B7C293A}" destId="{9AAACFD1-3E5B-42E0-A81F-0155360F5730}" srcOrd="0" destOrd="0" presId="urn:microsoft.com/office/officeart/2008/layout/HorizontalMultiLevelHierarchy"/>
    <dgm:cxn modelId="{3C4820EB-D1AC-45DB-8723-BB6655BA785E}" type="presParOf" srcId="{08FACD93-9A68-4658-A528-117E89D3D1B1}" destId="{30F791AD-45A2-46E4-AA1F-EE9DFACDF932}" srcOrd="1" destOrd="0" presId="urn:microsoft.com/office/officeart/2008/layout/HorizontalMultiLevelHierarchy"/>
    <dgm:cxn modelId="{E2010DBF-FC80-4BB5-AA43-5B91315D1D6F}" type="presParOf" srcId="{30F791AD-45A2-46E4-AA1F-EE9DFACDF932}" destId="{7BCE51F3-6CA5-46CB-B176-0B9D5A5F5C5D}" srcOrd="0" destOrd="0" presId="urn:microsoft.com/office/officeart/2008/layout/HorizontalMultiLevelHierarchy"/>
    <dgm:cxn modelId="{49A5CCB4-D999-4950-9F8C-387A1CBFBC7E}" type="presParOf" srcId="{30F791AD-45A2-46E4-AA1F-EE9DFACDF932}" destId="{066380AD-934E-4065-BEA1-1BEC0115D7E6}" srcOrd="1" destOrd="0" presId="urn:microsoft.com/office/officeart/2008/layout/HorizontalMultiLevelHierarchy"/>
    <dgm:cxn modelId="{225A0BD3-9A4B-40F1-98E7-E1AFDFD7809D}" type="presParOf" srcId="{08FACD93-9A68-4658-A528-117E89D3D1B1}" destId="{A322965F-BF08-4288-8B04-2A3A0FD5615F}" srcOrd="2" destOrd="0" presId="urn:microsoft.com/office/officeart/2008/layout/HorizontalMultiLevelHierarchy"/>
    <dgm:cxn modelId="{468D878B-5A5F-4C0A-B286-72DAA4FCB7FB}" type="presParOf" srcId="{A322965F-BF08-4288-8B04-2A3A0FD5615F}" destId="{E3E246E0-C5DA-420F-901F-EC61947D0E0C}" srcOrd="0" destOrd="0" presId="urn:microsoft.com/office/officeart/2008/layout/HorizontalMultiLevelHierarchy"/>
    <dgm:cxn modelId="{FBEDC50B-812C-411C-9122-02E936E66A46}" type="presParOf" srcId="{08FACD93-9A68-4658-A528-117E89D3D1B1}" destId="{B2DB5C1A-196F-4853-86DB-9FC34132E619}" srcOrd="3" destOrd="0" presId="urn:microsoft.com/office/officeart/2008/layout/HorizontalMultiLevelHierarchy"/>
    <dgm:cxn modelId="{4B5024E6-A11B-40D0-BF78-48CDEC863423}" type="presParOf" srcId="{B2DB5C1A-196F-4853-86DB-9FC34132E619}" destId="{B6217119-13FB-43E2-8136-2FF548D0C5CE}" srcOrd="0" destOrd="0" presId="urn:microsoft.com/office/officeart/2008/layout/HorizontalMultiLevelHierarchy"/>
    <dgm:cxn modelId="{42AA3ECC-0FE7-4315-9E91-D1128FF41A53}" type="presParOf" srcId="{B2DB5C1A-196F-4853-86DB-9FC34132E619}" destId="{46874134-4AA4-4440-83B1-557A8E3029BD}" srcOrd="1" destOrd="0" presId="urn:microsoft.com/office/officeart/2008/layout/HorizontalMultiLevelHierarchy"/>
    <dgm:cxn modelId="{076592B1-0063-445E-95C1-E88B4802E3D6}" type="presParOf" srcId="{41069F06-ADB8-4B86-A7F6-4BCF9B90CAE0}" destId="{84EBA9B6-D1C3-40C1-A356-FD9D18BA268C}" srcOrd="8" destOrd="0" presId="urn:microsoft.com/office/officeart/2008/layout/HorizontalMultiLevelHierarchy"/>
    <dgm:cxn modelId="{1CAF8578-FC8D-4ED2-8E70-23C1756C123D}" type="presParOf" srcId="{84EBA9B6-D1C3-40C1-A356-FD9D18BA268C}" destId="{6E5A91F7-099E-4FF7-A4CC-4650CC9F63D5}" srcOrd="0" destOrd="0" presId="urn:microsoft.com/office/officeart/2008/layout/HorizontalMultiLevelHierarchy"/>
    <dgm:cxn modelId="{230EA057-39CE-4F15-B2D6-B45511188EBD}" type="presParOf" srcId="{41069F06-ADB8-4B86-A7F6-4BCF9B90CAE0}" destId="{DE651127-D377-4C93-9B46-B82A63AD8FA8}" srcOrd="9" destOrd="0" presId="urn:microsoft.com/office/officeart/2008/layout/HorizontalMultiLevelHierarchy"/>
    <dgm:cxn modelId="{F45A350C-75D4-4B6E-9A41-C15634DD9B21}" type="presParOf" srcId="{DE651127-D377-4C93-9B46-B82A63AD8FA8}" destId="{B676B9DB-530C-4667-A6FF-6358C2C3D2F2}" srcOrd="0" destOrd="0" presId="urn:microsoft.com/office/officeart/2008/layout/HorizontalMultiLevelHierarchy"/>
    <dgm:cxn modelId="{45430DD3-EF08-43C4-822C-A915B877DA7E}" type="presParOf" srcId="{DE651127-D377-4C93-9B46-B82A63AD8FA8}" destId="{22458852-D74F-4113-A20D-0B5B681042BF}" srcOrd="1" destOrd="0" presId="urn:microsoft.com/office/officeart/2008/layout/HorizontalMultiLevelHierarchy"/>
    <dgm:cxn modelId="{C80CA796-F5AB-4868-AD53-C502E140D83A}" type="presParOf" srcId="{565C58D5-D50A-4CCF-BFDB-194492164EEE}" destId="{C0C17B86-0F7B-4C2E-AD47-6615556B8EC6}" srcOrd="4" destOrd="0" presId="urn:microsoft.com/office/officeart/2008/layout/HorizontalMultiLevelHierarchy"/>
    <dgm:cxn modelId="{A9820BAD-34F7-4BF4-BBA3-C10042F46D20}" type="presParOf" srcId="{C0C17B86-0F7B-4C2E-AD47-6615556B8EC6}" destId="{65A10B49-893C-48EF-815E-C5468BCBF823}" srcOrd="0" destOrd="0" presId="urn:microsoft.com/office/officeart/2008/layout/HorizontalMultiLevelHierarchy"/>
    <dgm:cxn modelId="{43632A4F-6375-49E0-A78B-99273CFB24E7}" type="presParOf" srcId="{565C58D5-D50A-4CCF-BFDB-194492164EEE}" destId="{64F1B81B-93A3-4A03-A4F7-1D9B04B907B8}" srcOrd="5" destOrd="0" presId="urn:microsoft.com/office/officeart/2008/layout/HorizontalMultiLevelHierarchy"/>
    <dgm:cxn modelId="{56C51E47-6F43-4943-826A-3164AF70E96A}" type="presParOf" srcId="{64F1B81B-93A3-4A03-A4F7-1D9B04B907B8}" destId="{D53CA291-81B2-4936-BC12-22C8989A9D2F}" srcOrd="0" destOrd="0" presId="urn:microsoft.com/office/officeart/2008/layout/HorizontalMultiLevelHierarchy"/>
    <dgm:cxn modelId="{61433385-4371-4F7B-B237-125306F3A44E}" type="presParOf" srcId="{64F1B81B-93A3-4A03-A4F7-1D9B04B907B8}" destId="{95C1C4EA-EDED-4280-848E-A46A13EB03AB}" srcOrd="1" destOrd="0" presId="urn:microsoft.com/office/officeart/2008/layout/HorizontalMultiLevelHierarchy"/>
    <dgm:cxn modelId="{AB3053FF-E853-4C3A-AF21-F40D25EA93D5}" type="presParOf" srcId="{95C1C4EA-EDED-4280-848E-A46A13EB03AB}" destId="{B459CE3A-E18B-49A3-BA37-784D43ACE6C3}" srcOrd="0" destOrd="0" presId="urn:microsoft.com/office/officeart/2008/layout/HorizontalMultiLevelHierarchy"/>
    <dgm:cxn modelId="{8FFBA733-4A8D-468D-9FB5-99105E209A65}" type="presParOf" srcId="{B459CE3A-E18B-49A3-BA37-784D43ACE6C3}" destId="{19D47957-FE01-4280-8480-F879DB882973}" srcOrd="0" destOrd="0" presId="urn:microsoft.com/office/officeart/2008/layout/HorizontalMultiLevelHierarchy"/>
    <dgm:cxn modelId="{EC2DA402-96B8-40A8-8392-D48F11388BA1}" type="presParOf" srcId="{95C1C4EA-EDED-4280-848E-A46A13EB03AB}" destId="{DA445166-7B99-43B3-852A-C60F94ECC71F}" srcOrd="1" destOrd="0" presId="urn:microsoft.com/office/officeart/2008/layout/HorizontalMultiLevelHierarchy"/>
    <dgm:cxn modelId="{3DF51395-3F0B-43C3-9ACE-7BADA60C1395}" type="presParOf" srcId="{DA445166-7B99-43B3-852A-C60F94ECC71F}" destId="{D6B14F5C-61B8-4C86-BBE0-D14554FF66B4}" srcOrd="0" destOrd="0" presId="urn:microsoft.com/office/officeart/2008/layout/HorizontalMultiLevelHierarchy"/>
    <dgm:cxn modelId="{BEA64FCB-637A-423D-9EE8-3C396A06C2CA}" type="presParOf" srcId="{DA445166-7B99-43B3-852A-C60F94ECC71F}" destId="{52C2C1A6-073B-4E60-B837-378BB3B5B50A}" srcOrd="1" destOrd="0" presId="urn:microsoft.com/office/officeart/2008/layout/HorizontalMultiLevelHierarchy"/>
    <dgm:cxn modelId="{EFBD6796-D772-4CE9-AEC8-3DFF1AF3E3AA}" type="presParOf" srcId="{565C58D5-D50A-4CCF-BFDB-194492164EEE}" destId="{A18BDED0-1D99-40E7-96CA-053ACAE63666}" srcOrd="6" destOrd="0" presId="urn:microsoft.com/office/officeart/2008/layout/HorizontalMultiLevelHierarchy"/>
    <dgm:cxn modelId="{75196B87-9A9B-49CE-9309-81E31B55F9D9}" type="presParOf" srcId="{A18BDED0-1D99-40E7-96CA-053ACAE63666}" destId="{0F709DEE-7E05-4260-A890-CFC493E9C0D6}" srcOrd="0" destOrd="0" presId="urn:microsoft.com/office/officeart/2008/layout/HorizontalMultiLevelHierarchy"/>
    <dgm:cxn modelId="{66C3BD32-1C8A-4E52-A512-A9996F6C1CD0}" type="presParOf" srcId="{565C58D5-D50A-4CCF-BFDB-194492164EEE}" destId="{1D6295D2-5637-4872-AFDA-5D9F3969A7B9}" srcOrd="7" destOrd="0" presId="urn:microsoft.com/office/officeart/2008/layout/HorizontalMultiLevelHierarchy"/>
    <dgm:cxn modelId="{6A4008B8-D86A-4996-9F7A-9C86E407C980}" type="presParOf" srcId="{1D6295D2-5637-4872-AFDA-5D9F3969A7B9}" destId="{5EA1F140-6C36-4D8F-ADB6-80D126E66F3C}" srcOrd="0" destOrd="0" presId="urn:microsoft.com/office/officeart/2008/layout/HorizontalMultiLevelHierarchy"/>
    <dgm:cxn modelId="{AFCC044D-1B8D-4F9F-AC40-AFB1A123C608}" type="presParOf" srcId="{1D6295D2-5637-4872-AFDA-5D9F3969A7B9}" destId="{9842F377-99B6-422E-ACBD-57F73D9205EB}" srcOrd="1" destOrd="0" presId="urn:microsoft.com/office/officeart/2008/layout/HorizontalMultiLevelHierarchy"/>
    <dgm:cxn modelId="{09217C63-7263-4912-925C-DB5CB189A923}" type="presParOf" srcId="{9842F377-99B6-422E-ACBD-57F73D9205EB}" destId="{54FEAFF8-EF90-4D41-8515-FDC9068EE03B}" srcOrd="0" destOrd="0" presId="urn:microsoft.com/office/officeart/2008/layout/HorizontalMultiLevelHierarchy"/>
    <dgm:cxn modelId="{802F54D2-D222-4F5E-B22B-AD75EC7FD38F}" type="presParOf" srcId="{54FEAFF8-EF90-4D41-8515-FDC9068EE03B}" destId="{47949FA4-B28B-4B7E-BA36-A5FDC47B9934}" srcOrd="0" destOrd="0" presId="urn:microsoft.com/office/officeart/2008/layout/HorizontalMultiLevelHierarchy"/>
    <dgm:cxn modelId="{07530CD6-1071-4A03-9FCB-C88B246D09DB}" type="presParOf" srcId="{9842F377-99B6-422E-ACBD-57F73D9205EB}" destId="{C11A1FF4-8719-4446-BE82-7F5D4CFF9012}" srcOrd="1" destOrd="0" presId="urn:microsoft.com/office/officeart/2008/layout/HorizontalMultiLevelHierarchy"/>
    <dgm:cxn modelId="{C1EB2CA7-1C46-410C-AEB1-736847E1C9FC}" type="presParOf" srcId="{C11A1FF4-8719-4446-BE82-7F5D4CFF9012}" destId="{700AADD6-4778-4514-BB59-698A927420BF}" srcOrd="0" destOrd="0" presId="urn:microsoft.com/office/officeart/2008/layout/HorizontalMultiLevelHierarchy"/>
    <dgm:cxn modelId="{1C0C58D3-0879-4139-9090-6CF79082B774}" type="presParOf" srcId="{C11A1FF4-8719-4446-BE82-7F5D4CFF9012}" destId="{40048B62-7A6F-48CE-B821-73E6FF8498E8}" srcOrd="1" destOrd="0" presId="urn:microsoft.com/office/officeart/2008/layout/HorizontalMultiLevelHierarchy"/>
    <dgm:cxn modelId="{CDA7207D-2810-4A54-9A60-6E0FDF372FB1}" type="presParOf" srcId="{9842F377-99B6-422E-ACBD-57F73D9205EB}" destId="{3B32522A-2AC4-4123-B074-DD98C6F9F485}" srcOrd="2" destOrd="0" presId="urn:microsoft.com/office/officeart/2008/layout/HorizontalMultiLevelHierarchy"/>
    <dgm:cxn modelId="{63F424C0-F295-4835-B6F2-8E9A0B214576}" type="presParOf" srcId="{3B32522A-2AC4-4123-B074-DD98C6F9F485}" destId="{9074EF5C-E8A1-43A7-A6E9-4168ED87F3F3}" srcOrd="0" destOrd="0" presId="urn:microsoft.com/office/officeart/2008/layout/HorizontalMultiLevelHierarchy"/>
    <dgm:cxn modelId="{CA9FD66C-74EB-4ED7-9013-1C5FC8257BDE}" type="presParOf" srcId="{9842F377-99B6-422E-ACBD-57F73D9205EB}" destId="{1804AAA1-02E2-4C7D-8336-BC6D63D1A29F}" srcOrd="3" destOrd="0" presId="urn:microsoft.com/office/officeart/2008/layout/HorizontalMultiLevelHierarchy"/>
    <dgm:cxn modelId="{62C4D4B0-A6D3-45B5-85B2-F5684A9FF6C6}" type="presParOf" srcId="{1804AAA1-02E2-4C7D-8336-BC6D63D1A29F}" destId="{269145C9-2705-4F89-81A4-1233816E539D}" srcOrd="0" destOrd="0" presId="urn:microsoft.com/office/officeart/2008/layout/HorizontalMultiLevelHierarchy"/>
    <dgm:cxn modelId="{DD9379A4-F236-4545-B0EC-7D7084058F20}" type="presParOf" srcId="{1804AAA1-02E2-4C7D-8336-BC6D63D1A29F}" destId="{0D4DBC61-D7CB-432B-B83A-3D3AF3EB6C63}" srcOrd="1" destOrd="0" presId="urn:microsoft.com/office/officeart/2008/layout/HorizontalMultiLevelHierarchy"/>
    <dgm:cxn modelId="{8311907F-E5F1-41EA-88BE-536A1B3B1584}" type="presParOf" srcId="{9842F377-99B6-422E-ACBD-57F73D9205EB}" destId="{6C98F324-F5D7-4FA5-BC8B-B4F6869DDF5F}" srcOrd="4" destOrd="0" presId="urn:microsoft.com/office/officeart/2008/layout/HorizontalMultiLevelHierarchy"/>
    <dgm:cxn modelId="{0229CEEB-145E-4424-9672-6A002E5C236B}" type="presParOf" srcId="{6C98F324-F5D7-4FA5-BC8B-B4F6869DDF5F}" destId="{CAE2E7A1-2C2E-46EB-9D35-AB61DFD1A19F}" srcOrd="0" destOrd="0" presId="urn:microsoft.com/office/officeart/2008/layout/HorizontalMultiLevelHierarchy"/>
    <dgm:cxn modelId="{D60A6138-4D6C-434A-9C30-C6D91A215B7E}" type="presParOf" srcId="{9842F377-99B6-422E-ACBD-57F73D9205EB}" destId="{907E62DB-A400-42BD-8125-D69DAB6EE570}" srcOrd="5" destOrd="0" presId="urn:microsoft.com/office/officeart/2008/layout/HorizontalMultiLevelHierarchy"/>
    <dgm:cxn modelId="{AD96D27D-1FDF-41DB-9EA3-2F79E4A44996}" type="presParOf" srcId="{907E62DB-A400-42BD-8125-D69DAB6EE570}" destId="{A256571E-786B-4293-BF48-6BEC8EBB4E10}" srcOrd="0" destOrd="0" presId="urn:microsoft.com/office/officeart/2008/layout/HorizontalMultiLevelHierarchy"/>
    <dgm:cxn modelId="{B3A9F9D9-7587-484D-92DD-152F3D3B49F6}" type="presParOf" srcId="{907E62DB-A400-42BD-8125-D69DAB6EE570}" destId="{FF617C6F-661F-41A2-B497-DF372947BCD9}" srcOrd="1" destOrd="0" presId="urn:microsoft.com/office/officeart/2008/layout/HorizontalMultiLevelHierarchy"/>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8F324-F5D7-4FA5-BC8B-B4F6869DDF5F}">
      <dsp:nvSpPr>
        <dsp:cNvPr id="0" name=""/>
        <dsp:cNvSpPr/>
      </dsp:nvSpPr>
      <dsp:spPr>
        <a:xfrm>
          <a:off x="4116333" y="5567403"/>
          <a:ext cx="127021" cy="242037"/>
        </a:xfrm>
        <a:custGeom>
          <a:avLst/>
          <a:gdLst/>
          <a:ahLst/>
          <a:cxnLst/>
          <a:rect l="0" t="0" r="0" b="0"/>
          <a:pathLst>
            <a:path>
              <a:moveTo>
                <a:pt x="0" y="0"/>
              </a:moveTo>
              <a:lnTo>
                <a:pt x="63510" y="0"/>
              </a:lnTo>
              <a:lnTo>
                <a:pt x="63510" y="242037"/>
              </a:lnTo>
              <a:lnTo>
                <a:pt x="127021" y="242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681588"/>
        <a:ext cx="273343" cy="13667"/>
      </dsp:txXfrm>
    </dsp:sp>
    <dsp:sp modelId="{3B32522A-2AC4-4123-B074-DD98C6F9F485}">
      <dsp:nvSpPr>
        <dsp:cNvPr id="0" name=""/>
        <dsp:cNvSpPr/>
      </dsp:nvSpPr>
      <dsp:spPr>
        <a:xfrm>
          <a:off x="4116333" y="5521683"/>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564228"/>
        <a:ext cx="127021" cy="6351"/>
      </dsp:txXfrm>
    </dsp:sp>
    <dsp:sp modelId="{54FEAFF8-EF90-4D41-8515-FDC9068EE03B}">
      <dsp:nvSpPr>
        <dsp:cNvPr id="0" name=""/>
        <dsp:cNvSpPr/>
      </dsp:nvSpPr>
      <dsp:spPr>
        <a:xfrm>
          <a:off x="4116333" y="5325366"/>
          <a:ext cx="127021" cy="242037"/>
        </a:xfrm>
        <a:custGeom>
          <a:avLst/>
          <a:gdLst/>
          <a:ahLst/>
          <a:cxnLst/>
          <a:rect l="0" t="0" r="0" b="0"/>
          <a:pathLst>
            <a:path>
              <a:moveTo>
                <a:pt x="0" y="242037"/>
              </a:moveTo>
              <a:lnTo>
                <a:pt x="63510" y="24203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439551"/>
        <a:ext cx="273343" cy="13667"/>
      </dsp:txXfrm>
    </dsp:sp>
    <dsp:sp modelId="{A18BDED0-1D99-40E7-96CA-053ACAE63666}">
      <dsp:nvSpPr>
        <dsp:cNvPr id="0" name=""/>
        <dsp:cNvSpPr/>
      </dsp:nvSpPr>
      <dsp:spPr>
        <a:xfrm>
          <a:off x="2708990" y="4571625"/>
          <a:ext cx="127021" cy="995777"/>
        </a:xfrm>
        <a:custGeom>
          <a:avLst/>
          <a:gdLst/>
          <a:ahLst/>
          <a:cxnLst/>
          <a:rect l="0" t="0" r="0" b="0"/>
          <a:pathLst>
            <a:path>
              <a:moveTo>
                <a:pt x="0" y="0"/>
              </a:moveTo>
              <a:lnTo>
                <a:pt x="63510" y="0"/>
              </a:lnTo>
              <a:lnTo>
                <a:pt x="63510" y="995777"/>
              </a:lnTo>
              <a:lnTo>
                <a:pt x="127021" y="99577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70577" y="5044418"/>
        <a:ext cx="1003846" cy="50192"/>
      </dsp:txXfrm>
    </dsp:sp>
    <dsp:sp modelId="{B459CE3A-E18B-49A3-BA37-784D43ACE6C3}">
      <dsp:nvSpPr>
        <dsp:cNvPr id="0" name=""/>
        <dsp:cNvSpPr/>
      </dsp:nvSpPr>
      <dsp:spPr>
        <a:xfrm>
          <a:off x="4116333" y="5011564"/>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054108"/>
        <a:ext cx="127021" cy="6351"/>
      </dsp:txXfrm>
    </dsp:sp>
    <dsp:sp modelId="{C0C17B86-0F7B-4C2E-AD47-6615556B8EC6}">
      <dsp:nvSpPr>
        <dsp:cNvPr id="0" name=""/>
        <dsp:cNvSpPr/>
      </dsp:nvSpPr>
      <dsp:spPr>
        <a:xfrm>
          <a:off x="2708990" y="4571625"/>
          <a:ext cx="127021" cy="485658"/>
        </a:xfrm>
        <a:custGeom>
          <a:avLst/>
          <a:gdLst/>
          <a:ahLst/>
          <a:cxnLst/>
          <a:rect l="0" t="0" r="0" b="0"/>
          <a:pathLst>
            <a:path>
              <a:moveTo>
                <a:pt x="0" y="0"/>
              </a:moveTo>
              <a:lnTo>
                <a:pt x="63510" y="0"/>
              </a:lnTo>
              <a:lnTo>
                <a:pt x="63510" y="485658"/>
              </a:lnTo>
              <a:lnTo>
                <a:pt x="127021" y="48565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21503" y="4801905"/>
        <a:ext cx="501994" cy="25099"/>
      </dsp:txXfrm>
    </dsp:sp>
    <dsp:sp modelId="{84EBA9B6-D1C3-40C1-A356-FD9D18BA268C}">
      <dsp:nvSpPr>
        <dsp:cNvPr id="0" name=""/>
        <dsp:cNvSpPr/>
      </dsp:nvSpPr>
      <dsp:spPr>
        <a:xfrm>
          <a:off x="4116333" y="3874298"/>
          <a:ext cx="127021" cy="889550"/>
        </a:xfrm>
        <a:custGeom>
          <a:avLst/>
          <a:gdLst/>
          <a:ahLst/>
          <a:cxnLst/>
          <a:rect l="0" t="0" r="0" b="0"/>
          <a:pathLst>
            <a:path>
              <a:moveTo>
                <a:pt x="0" y="0"/>
              </a:moveTo>
              <a:lnTo>
                <a:pt x="63510" y="0"/>
              </a:lnTo>
              <a:lnTo>
                <a:pt x="63510" y="889550"/>
              </a:lnTo>
              <a:lnTo>
                <a:pt x="127021" y="88955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57380" y="4296609"/>
        <a:ext cx="44928" cy="44928"/>
      </dsp:txXfrm>
    </dsp:sp>
    <dsp:sp modelId="{A322965F-BF08-4288-8B04-2A3A0FD5615F}">
      <dsp:nvSpPr>
        <dsp:cNvPr id="0" name=""/>
        <dsp:cNvSpPr/>
      </dsp:nvSpPr>
      <dsp:spPr>
        <a:xfrm>
          <a:off x="5523677" y="4465237"/>
          <a:ext cx="127021" cy="136681"/>
        </a:xfrm>
        <a:custGeom>
          <a:avLst/>
          <a:gdLst/>
          <a:ahLst/>
          <a:cxnLst/>
          <a:rect l="0" t="0" r="0" b="0"/>
          <a:pathLst>
            <a:path>
              <a:moveTo>
                <a:pt x="0" y="0"/>
              </a:moveTo>
              <a:lnTo>
                <a:pt x="63510" y="0"/>
              </a:lnTo>
              <a:lnTo>
                <a:pt x="63510" y="136681"/>
              </a:lnTo>
              <a:lnTo>
                <a:pt x="127021" y="136681"/>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93892" y="4528913"/>
        <a:ext cx="186590" cy="9329"/>
      </dsp:txXfrm>
    </dsp:sp>
    <dsp:sp modelId="{6A5505F0-9133-49A0-995B-96FC0B7C293A}">
      <dsp:nvSpPr>
        <dsp:cNvPr id="0" name=""/>
        <dsp:cNvSpPr/>
      </dsp:nvSpPr>
      <dsp:spPr>
        <a:xfrm>
          <a:off x="5523677" y="4252928"/>
          <a:ext cx="127021" cy="212309"/>
        </a:xfrm>
        <a:custGeom>
          <a:avLst/>
          <a:gdLst/>
          <a:ahLst/>
          <a:cxnLst/>
          <a:rect l="0" t="0" r="0" b="0"/>
          <a:pathLst>
            <a:path>
              <a:moveTo>
                <a:pt x="0" y="212309"/>
              </a:moveTo>
              <a:lnTo>
                <a:pt x="63510" y="212309"/>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63485" y="4352897"/>
        <a:ext cx="247405" cy="12370"/>
      </dsp:txXfrm>
    </dsp:sp>
    <dsp:sp modelId="{A81A0AB6-A6D3-4E06-8954-C177AD4F039E}">
      <dsp:nvSpPr>
        <dsp:cNvPr id="0" name=""/>
        <dsp:cNvSpPr/>
      </dsp:nvSpPr>
      <dsp:spPr>
        <a:xfrm>
          <a:off x="4116333" y="3874298"/>
          <a:ext cx="127021" cy="590939"/>
        </a:xfrm>
        <a:custGeom>
          <a:avLst/>
          <a:gdLst/>
          <a:ahLst/>
          <a:cxnLst/>
          <a:rect l="0" t="0" r="0" b="0"/>
          <a:pathLst>
            <a:path>
              <a:moveTo>
                <a:pt x="0" y="0"/>
              </a:moveTo>
              <a:lnTo>
                <a:pt x="63510" y="0"/>
              </a:lnTo>
              <a:lnTo>
                <a:pt x="63510" y="590939"/>
              </a:lnTo>
              <a:lnTo>
                <a:pt x="127021" y="590939"/>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77626" y="4154657"/>
        <a:ext cx="604436" cy="30221"/>
      </dsp:txXfrm>
    </dsp:sp>
    <dsp:sp modelId="{33B4B3A9-01E9-45FB-82D4-992733FEC3B7}">
      <dsp:nvSpPr>
        <dsp:cNvPr id="0" name=""/>
        <dsp:cNvSpPr/>
      </dsp:nvSpPr>
      <dsp:spPr>
        <a:xfrm>
          <a:off x="6931020" y="3995228"/>
          <a:ext cx="127021" cy="287285"/>
        </a:xfrm>
        <a:custGeom>
          <a:avLst/>
          <a:gdLst/>
          <a:ahLst/>
          <a:cxnLst/>
          <a:rect l="0" t="0" r="0" b="0"/>
          <a:pathLst>
            <a:path>
              <a:moveTo>
                <a:pt x="0" y="0"/>
              </a:moveTo>
              <a:lnTo>
                <a:pt x="63510" y="0"/>
              </a:lnTo>
              <a:lnTo>
                <a:pt x="63510" y="287285"/>
              </a:lnTo>
              <a:lnTo>
                <a:pt x="127021" y="28728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37474" y="4131018"/>
        <a:ext cx="314113" cy="15705"/>
      </dsp:txXfrm>
    </dsp:sp>
    <dsp:sp modelId="{213CFF09-7FCE-4794-B0AA-73769812F4A1}">
      <dsp:nvSpPr>
        <dsp:cNvPr id="0" name=""/>
        <dsp:cNvSpPr/>
      </dsp:nvSpPr>
      <dsp:spPr>
        <a:xfrm>
          <a:off x="6931020" y="3949508"/>
          <a:ext cx="127021" cy="91440"/>
        </a:xfrm>
        <a:custGeom>
          <a:avLst/>
          <a:gdLst/>
          <a:ahLst/>
          <a:cxnLst/>
          <a:rect l="0" t="0" r="0" b="0"/>
          <a:pathLst>
            <a:path>
              <a:moveTo>
                <a:pt x="0" y="45720"/>
              </a:moveTo>
              <a:lnTo>
                <a:pt x="63510" y="45720"/>
              </a:lnTo>
              <a:lnTo>
                <a:pt x="63510" y="62223"/>
              </a:lnTo>
              <a:lnTo>
                <a:pt x="127021" y="62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0487" y="3992026"/>
        <a:ext cx="128088" cy="6404"/>
      </dsp:txXfrm>
    </dsp:sp>
    <dsp:sp modelId="{AAF4E093-CF28-4C00-A1FD-524B46BC8B3C}">
      <dsp:nvSpPr>
        <dsp:cNvPr id="0" name=""/>
        <dsp:cNvSpPr/>
      </dsp:nvSpPr>
      <dsp:spPr>
        <a:xfrm>
          <a:off x="6931020" y="3724445"/>
          <a:ext cx="127021" cy="270782"/>
        </a:xfrm>
        <a:custGeom>
          <a:avLst/>
          <a:gdLst/>
          <a:ahLst/>
          <a:cxnLst/>
          <a:rect l="0" t="0" r="0" b="0"/>
          <a:pathLst>
            <a:path>
              <a:moveTo>
                <a:pt x="0" y="270782"/>
              </a:moveTo>
              <a:lnTo>
                <a:pt x="63510" y="27078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44984" y="3852359"/>
        <a:ext cx="299094" cy="14954"/>
      </dsp:txXfrm>
    </dsp:sp>
    <dsp:sp modelId="{8970EAFF-0463-424D-B0AF-4F6E3834B89B}">
      <dsp:nvSpPr>
        <dsp:cNvPr id="0" name=""/>
        <dsp:cNvSpPr/>
      </dsp:nvSpPr>
      <dsp:spPr>
        <a:xfrm>
          <a:off x="5523677" y="3464114"/>
          <a:ext cx="127021" cy="531114"/>
        </a:xfrm>
        <a:custGeom>
          <a:avLst/>
          <a:gdLst/>
          <a:ahLst/>
          <a:cxnLst/>
          <a:rect l="0" t="0" r="0" b="0"/>
          <a:pathLst>
            <a:path>
              <a:moveTo>
                <a:pt x="0" y="0"/>
              </a:moveTo>
              <a:lnTo>
                <a:pt x="63510" y="0"/>
              </a:lnTo>
              <a:lnTo>
                <a:pt x="63510" y="531114"/>
              </a:lnTo>
              <a:lnTo>
                <a:pt x="127021" y="53111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14141" y="3716018"/>
        <a:ext cx="546092" cy="27304"/>
      </dsp:txXfrm>
    </dsp:sp>
    <dsp:sp modelId="{CA9B12D6-FC16-4E66-BCF7-9319077AD832}">
      <dsp:nvSpPr>
        <dsp:cNvPr id="0" name=""/>
        <dsp:cNvSpPr/>
      </dsp:nvSpPr>
      <dsp:spPr>
        <a:xfrm>
          <a:off x="6931020" y="3207251"/>
          <a:ext cx="127021" cy="258654"/>
        </a:xfrm>
        <a:custGeom>
          <a:avLst/>
          <a:gdLst/>
          <a:ahLst/>
          <a:cxnLst/>
          <a:rect l="0" t="0" r="0" b="0"/>
          <a:pathLst>
            <a:path>
              <a:moveTo>
                <a:pt x="0" y="0"/>
              </a:moveTo>
              <a:lnTo>
                <a:pt x="63510" y="0"/>
              </a:lnTo>
              <a:lnTo>
                <a:pt x="63510" y="258654"/>
              </a:lnTo>
              <a:lnTo>
                <a:pt x="127021" y="25865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329374"/>
        <a:ext cx="288160" cy="14408"/>
      </dsp:txXfrm>
    </dsp:sp>
    <dsp:sp modelId="{6084008E-86FD-4219-891E-3C68AA25EF3D}">
      <dsp:nvSpPr>
        <dsp:cNvPr id="0" name=""/>
        <dsp:cNvSpPr/>
      </dsp:nvSpPr>
      <dsp:spPr>
        <a:xfrm>
          <a:off x="6931020" y="31615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1020" y="3204075"/>
        <a:ext cx="127021" cy="6351"/>
      </dsp:txXfrm>
    </dsp:sp>
    <dsp:sp modelId="{092E85CE-2289-4FB4-9664-506F5BA58048}">
      <dsp:nvSpPr>
        <dsp:cNvPr id="0" name=""/>
        <dsp:cNvSpPr/>
      </dsp:nvSpPr>
      <dsp:spPr>
        <a:xfrm>
          <a:off x="6931020" y="2948596"/>
          <a:ext cx="127021" cy="258654"/>
        </a:xfrm>
        <a:custGeom>
          <a:avLst/>
          <a:gdLst/>
          <a:ahLst/>
          <a:cxnLst/>
          <a:rect l="0" t="0" r="0" b="0"/>
          <a:pathLst>
            <a:path>
              <a:moveTo>
                <a:pt x="0" y="258654"/>
              </a:moveTo>
              <a:lnTo>
                <a:pt x="63510" y="25865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070719"/>
        <a:ext cx="288160" cy="14408"/>
      </dsp:txXfrm>
    </dsp:sp>
    <dsp:sp modelId="{5953705B-07D6-4322-81EA-F4BFF5C42505}">
      <dsp:nvSpPr>
        <dsp:cNvPr id="0" name=""/>
        <dsp:cNvSpPr/>
      </dsp:nvSpPr>
      <dsp:spPr>
        <a:xfrm>
          <a:off x="5523677" y="3207251"/>
          <a:ext cx="127021" cy="256862"/>
        </a:xfrm>
        <a:custGeom>
          <a:avLst/>
          <a:gdLst/>
          <a:ahLst/>
          <a:cxnLst/>
          <a:rect l="0" t="0" r="0" b="0"/>
          <a:pathLst>
            <a:path>
              <a:moveTo>
                <a:pt x="0" y="256862"/>
              </a:moveTo>
              <a:lnTo>
                <a:pt x="63510" y="25686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43911" y="3328518"/>
        <a:ext cx="286553" cy="14327"/>
      </dsp:txXfrm>
    </dsp:sp>
    <dsp:sp modelId="{7058A1E5-5199-4F17-A74C-5C412FD3F8AA}">
      <dsp:nvSpPr>
        <dsp:cNvPr id="0" name=""/>
        <dsp:cNvSpPr/>
      </dsp:nvSpPr>
      <dsp:spPr>
        <a:xfrm>
          <a:off x="5523677" y="2949106"/>
          <a:ext cx="127021" cy="515007"/>
        </a:xfrm>
        <a:custGeom>
          <a:avLst/>
          <a:gdLst/>
          <a:ahLst/>
          <a:cxnLst/>
          <a:rect l="0" t="0" r="0" b="0"/>
          <a:pathLst>
            <a:path>
              <a:moveTo>
                <a:pt x="0" y="515007"/>
              </a:moveTo>
              <a:lnTo>
                <a:pt x="63510" y="51500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21967" y="3193349"/>
        <a:ext cx="530440" cy="26522"/>
      </dsp:txXfrm>
    </dsp:sp>
    <dsp:sp modelId="{2252CF3C-FDC6-433F-BDDC-690709074B4E}">
      <dsp:nvSpPr>
        <dsp:cNvPr id="0" name=""/>
        <dsp:cNvSpPr/>
      </dsp:nvSpPr>
      <dsp:spPr>
        <a:xfrm>
          <a:off x="4116333" y="3464114"/>
          <a:ext cx="127021" cy="410184"/>
        </a:xfrm>
        <a:custGeom>
          <a:avLst/>
          <a:gdLst/>
          <a:ahLst/>
          <a:cxnLst/>
          <a:rect l="0" t="0" r="0" b="0"/>
          <a:pathLst>
            <a:path>
              <a:moveTo>
                <a:pt x="0" y="410184"/>
              </a:moveTo>
              <a:lnTo>
                <a:pt x="63510" y="41018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65143" y="3658471"/>
        <a:ext cx="429401" cy="21470"/>
      </dsp:txXfrm>
    </dsp:sp>
    <dsp:sp modelId="{55A2CDBD-4B42-4E52-B1DC-FEDE63884560}">
      <dsp:nvSpPr>
        <dsp:cNvPr id="0" name=""/>
        <dsp:cNvSpPr/>
      </dsp:nvSpPr>
      <dsp:spPr>
        <a:xfrm>
          <a:off x="4116333" y="3201432"/>
          <a:ext cx="127021" cy="672866"/>
        </a:xfrm>
        <a:custGeom>
          <a:avLst/>
          <a:gdLst/>
          <a:ahLst/>
          <a:cxnLst/>
          <a:rect l="0" t="0" r="0" b="0"/>
          <a:pathLst>
            <a:path>
              <a:moveTo>
                <a:pt x="0" y="672866"/>
              </a:moveTo>
              <a:lnTo>
                <a:pt x="63510" y="67286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37469" y="3520746"/>
        <a:ext cx="684750" cy="34237"/>
      </dsp:txXfrm>
    </dsp:sp>
    <dsp:sp modelId="{CADB72A3-9952-40F3-B5AD-642DB0D13E56}">
      <dsp:nvSpPr>
        <dsp:cNvPr id="0" name=""/>
        <dsp:cNvSpPr/>
      </dsp:nvSpPr>
      <dsp:spPr>
        <a:xfrm>
          <a:off x="4116333" y="2959394"/>
          <a:ext cx="127021" cy="914903"/>
        </a:xfrm>
        <a:custGeom>
          <a:avLst/>
          <a:gdLst/>
          <a:ahLst/>
          <a:cxnLst/>
          <a:rect l="0" t="0" r="0" b="0"/>
          <a:pathLst>
            <a:path>
              <a:moveTo>
                <a:pt x="0" y="914903"/>
              </a:moveTo>
              <a:lnTo>
                <a:pt x="63510" y="914903"/>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718005" y="3393754"/>
        <a:ext cx="923678" cy="46183"/>
      </dsp:txXfrm>
    </dsp:sp>
    <dsp:sp modelId="{33B8A14F-9D0F-469D-8D35-F2A3E73843A3}">
      <dsp:nvSpPr>
        <dsp:cNvPr id="0" name=""/>
        <dsp:cNvSpPr/>
      </dsp:nvSpPr>
      <dsp:spPr>
        <a:xfrm>
          <a:off x="2708990" y="3874298"/>
          <a:ext cx="127021" cy="697327"/>
        </a:xfrm>
        <a:custGeom>
          <a:avLst/>
          <a:gdLst/>
          <a:ahLst/>
          <a:cxnLst/>
          <a:rect l="0" t="0" r="0" b="0"/>
          <a:pathLst>
            <a:path>
              <a:moveTo>
                <a:pt x="0" y="697327"/>
              </a:moveTo>
              <a:lnTo>
                <a:pt x="63510" y="69732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418100" y="4205241"/>
        <a:ext cx="708801" cy="35440"/>
      </dsp:txXfrm>
    </dsp:sp>
    <dsp:sp modelId="{A27C5D59-448D-454F-B74B-C72AA799677B}">
      <dsp:nvSpPr>
        <dsp:cNvPr id="0" name=""/>
        <dsp:cNvSpPr/>
      </dsp:nvSpPr>
      <dsp:spPr>
        <a:xfrm>
          <a:off x="2708990" y="3564998"/>
          <a:ext cx="127021" cy="1006626"/>
        </a:xfrm>
        <a:custGeom>
          <a:avLst/>
          <a:gdLst/>
          <a:ahLst/>
          <a:cxnLst/>
          <a:rect l="0" t="0" r="0" b="0"/>
          <a:pathLst>
            <a:path>
              <a:moveTo>
                <a:pt x="0" y="1006626"/>
              </a:moveTo>
              <a:lnTo>
                <a:pt x="63510" y="100662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65196" y="4042947"/>
        <a:ext cx="1014609" cy="50730"/>
      </dsp:txXfrm>
    </dsp:sp>
    <dsp:sp modelId="{0526C622-56C5-4014-9975-E4089746D4FF}">
      <dsp:nvSpPr>
        <dsp:cNvPr id="0" name=""/>
        <dsp:cNvSpPr/>
      </dsp:nvSpPr>
      <dsp:spPr>
        <a:xfrm>
          <a:off x="1301646" y="2529602"/>
          <a:ext cx="127021" cy="2042023"/>
        </a:xfrm>
        <a:custGeom>
          <a:avLst/>
          <a:gdLst/>
          <a:ahLst/>
          <a:cxnLst/>
          <a:rect l="0" t="0" r="0" b="0"/>
          <a:pathLst>
            <a:path>
              <a:moveTo>
                <a:pt x="0" y="0"/>
              </a:moveTo>
              <a:lnTo>
                <a:pt x="63510" y="0"/>
              </a:lnTo>
              <a:lnTo>
                <a:pt x="63510" y="2042023"/>
              </a:lnTo>
              <a:lnTo>
                <a:pt x="127021" y="2042023"/>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3499464"/>
        <a:ext cx="2045970" cy="102298"/>
      </dsp:txXfrm>
    </dsp:sp>
    <dsp:sp modelId="{9705799C-5094-4D2E-86BF-A0B7D831BFAA}">
      <dsp:nvSpPr>
        <dsp:cNvPr id="0" name=""/>
        <dsp:cNvSpPr/>
      </dsp:nvSpPr>
      <dsp:spPr>
        <a:xfrm>
          <a:off x="4116333" y="2417551"/>
          <a:ext cx="127021" cy="299805"/>
        </a:xfrm>
        <a:custGeom>
          <a:avLst/>
          <a:gdLst/>
          <a:ahLst/>
          <a:cxnLst/>
          <a:rect l="0" t="0" r="0" b="0"/>
          <a:pathLst>
            <a:path>
              <a:moveTo>
                <a:pt x="0" y="0"/>
              </a:moveTo>
              <a:lnTo>
                <a:pt x="63510" y="0"/>
              </a:lnTo>
              <a:lnTo>
                <a:pt x="63510" y="299805"/>
              </a:lnTo>
              <a:lnTo>
                <a:pt x="127021" y="29980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559314"/>
        <a:ext cx="325603" cy="16280"/>
      </dsp:txXfrm>
    </dsp:sp>
    <dsp:sp modelId="{68143193-CE57-4412-9FEC-489C4F2E7A1F}">
      <dsp:nvSpPr>
        <dsp:cNvPr id="0" name=""/>
        <dsp:cNvSpPr/>
      </dsp:nvSpPr>
      <dsp:spPr>
        <a:xfrm>
          <a:off x="4116333" y="23718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2414376"/>
        <a:ext cx="127021" cy="6351"/>
      </dsp:txXfrm>
    </dsp:sp>
    <dsp:sp modelId="{E8D9383B-F648-4290-8926-8852C41823AA}">
      <dsp:nvSpPr>
        <dsp:cNvPr id="0" name=""/>
        <dsp:cNvSpPr/>
      </dsp:nvSpPr>
      <dsp:spPr>
        <a:xfrm>
          <a:off x="4116333" y="2117746"/>
          <a:ext cx="127021" cy="299805"/>
        </a:xfrm>
        <a:custGeom>
          <a:avLst/>
          <a:gdLst/>
          <a:ahLst/>
          <a:cxnLst/>
          <a:rect l="0" t="0" r="0" b="0"/>
          <a:pathLst>
            <a:path>
              <a:moveTo>
                <a:pt x="0" y="299805"/>
              </a:moveTo>
              <a:lnTo>
                <a:pt x="63510" y="29980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259508"/>
        <a:ext cx="325603" cy="16280"/>
      </dsp:txXfrm>
    </dsp:sp>
    <dsp:sp modelId="{BF58C61D-9F78-400D-B8A1-7CF5F75250AC}">
      <dsp:nvSpPr>
        <dsp:cNvPr id="0" name=""/>
        <dsp:cNvSpPr/>
      </dsp:nvSpPr>
      <dsp:spPr>
        <a:xfrm>
          <a:off x="2708990" y="1993011"/>
          <a:ext cx="127021" cy="424540"/>
        </a:xfrm>
        <a:custGeom>
          <a:avLst/>
          <a:gdLst/>
          <a:ahLst/>
          <a:cxnLst/>
          <a:rect l="0" t="0" r="0" b="0"/>
          <a:pathLst>
            <a:path>
              <a:moveTo>
                <a:pt x="0" y="0"/>
              </a:moveTo>
              <a:lnTo>
                <a:pt x="63510" y="0"/>
              </a:lnTo>
              <a:lnTo>
                <a:pt x="63510" y="424540"/>
              </a:lnTo>
              <a:lnTo>
                <a:pt x="127021" y="42454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50933" y="2194203"/>
        <a:ext cx="443135" cy="22156"/>
      </dsp:txXfrm>
    </dsp:sp>
    <dsp:sp modelId="{515AB8A8-E0E1-442B-993A-946BE160AD8C}">
      <dsp:nvSpPr>
        <dsp:cNvPr id="0" name=""/>
        <dsp:cNvSpPr/>
      </dsp:nvSpPr>
      <dsp:spPr>
        <a:xfrm>
          <a:off x="2708990" y="1947291"/>
          <a:ext cx="127021" cy="91440"/>
        </a:xfrm>
        <a:custGeom>
          <a:avLst/>
          <a:gdLst/>
          <a:ahLst/>
          <a:cxnLst/>
          <a:rect l="0" t="0" r="0" b="0"/>
          <a:pathLst>
            <a:path>
              <a:moveTo>
                <a:pt x="0" y="45720"/>
              </a:moveTo>
              <a:lnTo>
                <a:pt x="63510" y="45720"/>
              </a:lnTo>
              <a:lnTo>
                <a:pt x="63510" y="85223"/>
              </a:lnTo>
              <a:lnTo>
                <a:pt x="127021" y="85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705989" y="1989686"/>
        <a:ext cx="133022" cy="6651"/>
      </dsp:txXfrm>
    </dsp:sp>
    <dsp:sp modelId="{50618AA5-0907-4654-B55E-F13037485210}">
      <dsp:nvSpPr>
        <dsp:cNvPr id="0" name=""/>
        <dsp:cNvSpPr/>
      </dsp:nvSpPr>
      <dsp:spPr>
        <a:xfrm>
          <a:off x="2708990" y="1728993"/>
          <a:ext cx="127021" cy="264018"/>
        </a:xfrm>
        <a:custGeom>
          <a:avLst/>
          <a:gdLst/>
          <a:ahLst/>
          <a:cxnLst/>
          <a:rect l="0" t="0" r="0" b="0"/>
          <a:pathLst>
            <a:path>
              <a:moveTo>
                <a:pt x="0" y="264018"/>
              </a:moveTo>
              <a:lnTo>
                <a:pt x="63510" y="264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26008" y="1853678"/>
        <a:ext cx="292984" cy="14649"/>
      </dsp:txXfrm>
    </dsp:sp>
    <dsp:sp modelId="{3A1D86B2-9B2F-4DDC-9495-FD16CFC26FCF}">
      <dsp:nvSpPr>
        <dsp:cNvPr id="0" name=""/>
        <dsp:cNvSpPr/>
      </dsp:nvSpPr>
      <dsp:spPr>
        <a:xfrm>
          <a:off x="4116333" y="1486956"/>
          <a:ext cx="127021" cy="370265"/>
        </a:xfrm>
        <a:custGeom>
          <a:avLst/>
          <a:gdLst/>
          <a:ahLst/>
          <a:cxnLst/>
          <a:rect l="0" t="0" r="0" b="0"/>
          <a:pathLst>
            <a:path>
              <a:moveTo>
                <a:pt x="0" y="0"/>
              </a:moveTo>
              <a:lnTo>
                <a:pt x="63510" y="0"/>
              </a:lnTo>
              <a:lnTo>
                <a:pt x="63510" y="370265"/>
              </a:lnTo>
              <a:lnTo>
                <a:pt x="127021" y="37026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662303"/>
        <a:ext cx="391447" cy="19572"/>
      </dsp:txXfrm>
    </dsp:sp>
    <dsp:sp modelId="{DB6C8AF2-33D8-4A91-9254-88E8AF277D6A}">
      <dsp:nvSpPr>
        <dsp:cNvPr id="0" name=""/>
        <dsp:cNvSpPr/>
      </dsp:nvSpPr>
      <dsp:spPr>
        <a:xfrm>
          <a:off x="4116333" y="1486956"/>
          <a:ext cx="127021" cy="121018"/>
        </a:xfrm>
        <a:custGeom>
          <a:avLst/>
          <a:gdLst/>
          <a:ahLst/>
          <a:cxnLst/>
          <a:rect l="0" t="0" r="0" b="0"/>
          <a:pathLst>
            <a:path>
              <a:moveTo>
                <a:pt x="0" y="0"/>
              </a:moveTo>
              <a:lnTo>
                <a:pt x="63510" y="0"/>
              </a:lnTo>
              <a:lnTo>
                <a:pt x="63510" y="121018"/>
              </a:lnTo>
              <a:lnTo>
                <a:pt x="127021" y="1210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92123" y="1543079"/>
        <a:ext cx="175441" cy="8772"/>
      </dsp:txXfrm>
    </dsp:sp>
    <dsp:sp modelId="{0C83BF86-4545-459D-A5AE-6ABB84E99777}">
      <dsp:nvSpPr>
        <dsp:cNvPr id="0" name=""/>
        <dsp:cNvSpPr/>
      </dsp:nvSpPr>
      <dsp:spPr>
        <a:xfrm>
          <a:off x="4116333" y="1358727"/>
          <a:ext cx="127021" cy="128228"/>
        </a:xfrm>
        <a:custGeom>
          <a:avLst/>
          <a:gdLst/>
          <a:ahLst/>
          <a:cxnLst/>
          <a:rect l="0" t="0" r="0" b="0"/>
          <a:pathLst>
            <a:path>
              <a:moveTo>
                <a:pt x="0" y="128228"/>
              </a:moveTo>
              <a:lnTo>
                <a:pt x="63510" y="12822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89599" y="1418329"/>
        <a:ext cx="180490" cy="9024"/>
      </dsp:txXfrm>
    </dsp:sp>
    <dsp:sp modelId="{F71E8CE0-98CD-41A4-A62F-42C3DC712F46}">
      <dsp:nvSpPr>
        <dsp:cNvPr id="0" name=""/>
        <dsp:cNvSpPr/>
      </dsp:nvSpPr>
      <dsp:spPr>
        <a:xfrm>
          <a:off x="4116333" y="1116690"/>
          <a:ext cx="127021" cy="370265"/>
        </a:xfrm>
        <a:custGeom>
          <a:avLst/>
          <a:gdLst/>
          <a:ahLst/>
          <a:cxnLst/>
          <a:rect l="0" t="0" r="0" b="0"/>
          <a:pathLst>
            <a:path>
              <a:moveTo>
                <a:pt x="0" y="370265"/>
              </a:moveTo>
              <a:lnTo>
                <a:pt x="63510" y="37026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292037"/>
        <a:ext cx="391447" cy="19572"/>
      </dsp:txXfrm>
    </dsp:sp>
    <dsp:sp modelId="{20229D38-2CF9-4E61-88BC-DF7B7D8FE745}">
      <dsp:nvSpPr>
        <dsp:cNvPr id="0" name=""/>
        <dsp:cNvSpPr/>
      </dsp:nvSpPr>
      <dsp:spPr>
        <a:xfrm>
          <a:off x="2708990" y="1486956"/>
          <a:ext cx="127021" cy="506055"/>
        </a:xfrm>
        <a:custGeom>
          <a:avLst/>
          <a:gdLst/>
          <a:ahLst/>
          <a:cxnLst/>
          <a:rect l="0" t="0" r="0" b="0"/>
          <a:pathLst>
            <a:path>
              <a:moveTo>
                <a:pt x="0" y="506055"/>
              </a:moveTo>
              <a:lnTo>
                <a:pt x="63510" y="50605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11624" y="1726940"/>
        <a:ext cx="521753" cy="26087"/>
      </dsp:txXfrm>
    </dsp:sp>
    <dsp:sp modelId="{6969EB49-BCA0-44BB-888A-02E8EDCC71A3}">
      <dsp:nvSpPr>
        <dsp:cNvPr id="0" name=""/>
        <dsp:cNvSpPr/>
      </dsp:nvSpPr>
      <dsp:spPr>
        <a:xfrm>
          <a:off x="1301646" y="1993011"/>
          <a:ext cx="127021" cy="536590"/>
        </a:xfrm>
        <a:custGeom>
          <a:avLst/>
          <a:gdLst/>
          <a:ahLst/>
          <a:cxnLst/>
          <a:rect l="0" t="0" r="0" b="0"/>
          <a:pathLst>
            <a:path>
              <a:moveTo>
                <a:pt x="0" y="536590"/>
              </a:moveTo>
              <a:lnTo>
                <a:pt x="63510" y="536590"/>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1089447" y="2247521"/>
        <a:ext cx="551419" cy="27570"/>
      </dsp:txXfrm>
    </dsp:sp>
    <dsp:sp modelId="{DF14AB43-0993-467F-AA0C-406AB994079F}">
      <dsp:nvSpPr>
        <dsp:cNvPr id="0" name=""/>
        <dsp:cNvSpPr/>
      </dsp:nvSpPr>
      <dsp:spPr>
        <a:xfrm>
          <a:off x="2708990" y="487578"/>
          <a:ext cx="127021" cy="387074"/>
        </a:xfrm>
        <a:custGeom>
          <a:avLst/>
          <a:gdLst/>
          <a:ahLst/>
          <a:cxnLst/>
          <a:rect l="0" t="0" r="0" b="0"/>
          <a:pathLst>
            <a:path>
              <a:moveTo>
                <a:pt x="0" y="0"/>
              </a:moveTo>
              <a:lnTo>
                <a:pt x="63510" y="0"/>
              </a:lnTo>
              <a:lnTo>
                <a:pt x="63510" y="387074"/>
              </a:lnTo>
              <a:lnTo>
                <a:pt x="127021" y="38707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670931"/>
        <a:ext cx="407383" cy="20369"/>
      </dsp:txXfrm>
    </dsp:sp>
    <dsp:sp modelId="{4D32311F-EAB0-461F-A6BE-9EC3B3868531}">
      <dsp:nvSpPr>
        <dsp:cNvPr id="0" name=""/>
        <dsp:cNvSpPr/>
      </dsp:nvSpPr>
      <dsp:spPr>
        <a:xfrm>
          <a:off x="2708990" y="487578"/>
          <a:ext cx="127021" cy="145037"/>
        </a:xfrm>
        <a:custGeom>
          <a:avLst/>
          <a:gdLst/>
          <a:ahLst/>
          <a:cxnLst/>
          <a:rect l="0" t="0" r="0" b="0"/>
          <a:pathLst>
            <a:path>
              <a:moveTo>
                <a:pt x="0" y="0"/>
              </a:moveTo>
              <a:lnTo>
                <a:pt x="63510" y="0"/>
              </a:lnTo>
              <a:lnTo>
                <a:pt x="63510" y="145037"/>
              </a:lnTo>
              <a:lnTo>
                <a:pt x="127021" y="145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76103" y="555277"/>
        <a:ext cx="192795" cy="9639"/>
      </dsp:txXfrm>
    </dsp:sp>
    <dsp:sp modelId="{F72557E1-654E-47EF-9EFB-A931C15296ED}">
      <dsp:nvSpPr>
        <dsp:cNvPr id="0" name=""/>
        <dsp:cNvSpPr/>
      </dsp:nvSpPr>
      <dsp:spPr>
        <a:xfrm>
          <a:off x="2708990" y="366560"/>
          <a:ext cx="127021" cy="121018"/>
        </a:xfrm>
        <a:custGeom>
          <a:avLst/>
          <a:gdLst/>
          <a:ahLst/>
          <a:cxnLst/>
          <a:rect l="0" t="0" r="0" b="0"/>
          <a:pathLst>
            <a:path>
              <a:moveTo>
                <a:pt x="0" y="121018"/>
              </a:moveTo>
              <a:lnTo>
                <a:pt x="63510" y="121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84779" y="422683"/>
        <a:ext cx="175441" cy="8772"/>
      </dsp:txXfrm>
    </dsp:sp>
    <dsp:sp modelId="{3C5E6C4D-DA96-441C-AFBE-8769BB1453FB}">
      <dsp:nvSpPr>
        <dsp:cNvPr id="0" name=""/>
        <dsp:cNvSpPr/>
      </dsp:nvSpPr>
      <dsp:spPr>
        <a:xfrm>
          <a:off x="2708990" y="100504"/>
          <a:ext cx="127021" cy="387074"/>
        </a:xfrm>
        <a:custGeom>
          <a:avLst/>
          <a:gdLst/>
          <a:ahLst/>
          <a:cxnLst/>
          <a:rect l="0" t="0" r="0" b="0"/>
          <a:pathLst>
            <a:path>
              <a:moveTo>
                <a:pt x="0" y="387074"/>
              </a:moveTo>
              <a:lnTo>
                <a:pt x="63510" y="38707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283856"/>
        <a:ext cx="407383" cy="20369"/>
      </dsp:txXfrm>
    </dsp:sp>
    <dsp:sp modelId="{8B10A04D-DA3F-46BE-A274-940646D27958}">
      <dsp:nvSpPr>
        <dsp:cNvPr id="0" name=""/>
        <dsp:cNvSpPr/>
      </dsp:nvSpPr>
      <dsp:spPr>
        <a:xfrm>
          <a:off x="1301646" y="487578"/>
          <a:ext cx="127021" cy="2042023"/>
        </a:xfrm>
        <a:custGeom>
          <a:avLst/>
          <a:gdLst/>
          <a:ahLst/>
          <a:cxnLst/>
          <a:rect l="0" t="0" r="0" b="0"/>
          <a:pathLst>
            <a:path>
              <a:moveTo>
                <a:pt x="0" y="2042023"/>
              </a:moveTo>
              <a:lnTo>
                <a:pt x="63510" y="2042023"/>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1457441"/>
        <a:ext cx="2045970" cy="102298"/>
      </dsp:txXfrm>
    </dsp:sp>
    <dsp:sp modelId="{5E4566AC-4CA1-43F3-B17A-FA1C5A83BA32}">
      <dsp:nvSpPr>
        <dsp:cNvPr id="0" name=""/>
        <dsp:cNvSpPr/>
      </dsp:nvSpPr>
      <dsp:spPr>
        <a:xfrm rot="16200000">
          <a:off x="598064" y="2335571"/>
          <a:ext cx="1019104" cy="388061"/>
        </a:xfrm>
        <a:prstGeom prst="rect">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5080" numCol="1" spcCol="1270" anchor="ctr" anchorCtr="0">
          <a:noAutofit/>
        </a:bodyPr>
        <a:lstStyle/>
        <a:p>
          <a:pPr lvl="0" algn="ctr" defTabSz="355600">
            <a:lnSpc>
              <a:spcPct val="90000"/>
            </a:lnSpc>
            <a:spcBef>
              <a:spcPct val="0"/>
            </a:spcBef>
            <a:spcAft>
              <a:spcPct val="35000"/>
            </a:spcAft>
          </a:pPr>
          <a:r>
            <a:rPr lang="ru-RU" sz="800" kern="1200">
              <a:ln w="3175">
                <a:noFill/>
              </a:ln>
            </a:rPr>
            <a:t>Расход топлива</a:t>
          </a:r>
          <a:r>
            <a:rPr lang="en-US" sz="800" kern="1200">
              <a:ln w="3175">
                <a:noFill/>
              </a:ln>
            </a:rPr>
            <a:t>,</a:t>
          </a:r>
          <a:r>
            <a:rPr lang="en-US" sz="800" b="1" kern="1200">
              <a:ln w="3175">
                <a:noFill/>
              </a:ln>
            </a:rPr>
            <a:t> </a:t>
          </a:r>
          <a14:m xmlns:a14="http://schemas.microsoft.com/office/drawing/2010/main">
            <m:oMath xmlns:m="http://schemas.openxmlformats.org/officeDocument/2006/math">
              <m:r>
                <a:rPr lang="en-US" sz="800" b="1" i="1" kern="1200">
                  <a:ln w="3175">
                    <a:noFill/>
                  </a:ln>
                  <a:latin typeface="Cambria Math"/>
                </a:rPr>
                <m:t>𝑩</m:t>
              </m:r>
            </m:oMath>
          </a14:m>
          <a:endParaRPr lang="ru-RU" sz="800" b="1" kern="1200">
            <a:ln w="3175">
              <a:noFill/>
            </a:ln>
          </a:endParaRPr>
        </a:p>
      </dsp:txBody>
      <dsp:txXfrm>
        <a:off x="598064" y="2335571"/>
        <a:ext cx="1019104" cy="388061"/>
      </dsp:txXfrm>
    </dsp:sp>
    <dsp:sp modelId="{92AC7CD9-B211-4DB7-8A11-1D8D04C0C85A}">
      <dsp:nvSpPr>
        <dsp:cNvPr id="0" name=""/>
        <dsp:cNvSpPr/>
      </dsp:nvSpPr>
      <dsp:spPr>
        <a:xfrm>
          <a:off x="1428668" y="39076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Тепловая нагрузка</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𝑲</m:t>
                  </m:r>
                </m:sub>
                <m:sup>
                  <m:r>
                    <a:rPr lang="ru-RU" sz="800" b="1" i="1" kern="1200">
                      <a:ln w="3175">
                        <a:noFill/>
                      </a:ln>
                      <a:latin typeface="Cambria Math"/>
                    </a:rPr>
                    <m:t>бр</m:t>
                  </m:r>
                </m:sup>
              </m:sSubSup>
            </m:oMath>
          </a14:m>
          <a:endParaRPr lang="ru-RU" sz="800" b="1" kern="1200">
            <a:ln w="3175">
              <a:noFill/>
            </a:ln>
          </a:endParaRPr>
        </a:p>
      </dsp:txBody>
      <dsp:txXfrm>
        <a:off x="1438120" y="400215"/>
        <a:ext cx="1261418" cy="174725"/>
      </dsp:txXfrm>
    </dsp:sp>
    <dsp:sp modelId="{91F93B9D-AB1D-4B07-B4A2-F8181A0A46CC}">
      <dsp:nvSpPr>
        <dsp:cNvPr id="0" name=""/>
        <dsp:cNvSpPr/>
      </dsp:nvSpPr>
      <dsp:spPr>
        <a:xfrm>
          <a:off x="2836011" y="368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en-US" sz="800" kern="1200">
              <a:ln w="3175">
                <a:noFill/>
              </a:ln>
            </a:rPr>
            <a:t> </a:t>
          </a:r>
          <a:endParaRPr lang="ru-RU" sz="800" kern="1200">
            <a:ln w="3175">
              <a:noFill/>
            </a:ln>
          </a:endParaRPr>
        </a:p>
      </dsp:txBody>
      <dsp:txXfrm>
        <a:off x="2845463" y="13141"/>
        <a:ext cx="1261418" cy="174725"/>
      </dsp:txXfrm>
    </dsp:sp>
    <dsp:sp modelId="{084F557F-78FC-4E73-9D9C-C04F17455D07}">
      <dsp:nvSpPr>
        <dsp:cNvPr id="0" name=""/>
        <dsp:cNvSpPr/>
      </dsp:nvSpPr>
      <dsp:spPr>
        <a:xfrm>
          <a:off x="2836011" y="245726"/>
          <a:ext cx="1280322" cy="241667"/>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перегретого пара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𝒏𝒆</m:t>
                  </m:r>
                </m:sub>
              </m:sSub>
            </m:oMath>
          </a14:m>
          <a:endParaRPr lang="ru-RU" sz="800" b="1" kern="1200">
            <a:ln w="3175">
              <a:noFill/>
            </a:ln>
          </a:endParaRPr>
        </a:p>
      </dsp:txBody>
      <dsp:txXfrm>
        <a:off x="2847808" y="257523"/>
        <a:ext cx="1256728" cy="218073"/>
      </dsp:txXfrm>
    </dsp:sp>
    <dsp:sp modelId="{5DC6771F-CBD2-4834-8AFB-EAAE3B615AC5}">
      <dsp:nvSpPr>
        <dsp:cNvPr id="0" name=""/>
        <dsp:cNvSpPr/>
      </dsp:nvSpPr>
      <dsp:spPr>
        <a:xfrm>
          <a:off x="2836011" y="53580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питательной воды</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m:t>
                  </m:r>
                  <m:r>
                    <a:rPr lang="ru-RU" sz="800" b="1" i="1" kern="1200">
                      <a:ln w="3175">
                        <a:noFill/>
                      </a:ln>
                      <a:latin typeface="Cambria Math"/>
                    </a:rPr>
                    <m:t>в</m:t>
                  </m:r>
                </m:sub>
              </m:sSub>
            </m:oMath>
          </a14:m>
          <a:endParaRPr lang="ru-RU" sz="800" b="1" kern="1200">
            <a:ln w="3175">
              <a:noFill/>
            </a:ln>
          </a:endParaRPr>
        </a:p>
      </dsp:txBody>
      <dsp:txXfrm>
        <a:off x="2845463" y="545253"/>
        <a:ext cx="1261418" cy="174725"/>
      </dsp:txXfrm>
    </dsp:sp>
    <dsp:sp modelId="{09F5B56F-5BC3-44E1-A32F-F5AE67BA777A}">
      <dsp:nvSpPr>
        <dsp:cNvPr id="0" name=""/>
        <dsp:cNvSpPr/>
      </dsp:nvSpPr>
      <dsp:spPr>
        <a:xfrm>
          <a:off x="2836011" y="77783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котловой воды</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кв</m:t>
                  </m:r>
                </m:sub>
              </m:sSub>
            </m:oMath>
          </a14:m>
          <a:endParaRPr lang="ru-RU" sz="800" b="1" kern="1200">
            <a:ln w="3175">
              <a:noFill/>
            </a:ln>
          </a:endParaRPr>
        </a:p>
      </dsp:txBody>
      <dsp:txXfrm>
        <a:off x="2845463" y="787290"/>
        <a:ext cx="1261418" cy="174725"/>
      </dsp:txXfrm>
    </dsp:sp>
    <dsp:sp modelId="{1C5C0225-1FCF-4C5E-B4BD-24DEF5FC7528}">
      <dsp:nvSpPr>
        <dsp:cNvPr id="0" name=""/>
        <dsp:cNvSpPr/>
      </dsp:nvSpPr>
      <dsp:spPr>
        <a:xfrm>
          <a:off x="1428668" y="189619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КПД</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ru-RU" sz="800" b="1" i="1" kern="1200">
                      <a:ln w="3175">
                        <a:noFill/>
                      </a:ln>
                      <a:latin typeface="Cambria Math"/>
                      <a:ea typeface="Cambria Math"/>
                    </a:rPr>
                    <m:t>𝜼</m:t>
                  </m:r>
                </m:e>
                <m:sub>
                  <m:r>
                    <a:rPr lang="en-US" sz="800" b="1" i="1" kern="1200">
                      <a:ln w="3175">
                        <a:noFill/>
                      </a:ln>
                      <a:latin typeface="Cambria Math"/>
                    </a:rPr>
                    <m:t>𝑲</m:t>
                  </m:r>
                </m:sub>
                <m:sup>
                  <m:r>
                    <a:rPr lang="ru-RU" sz="800" b="1" i="1" kern="1200">
                      <a:ln w="3175">
                        <a:noFill/>
                      </a:ln>
                      <a:latin typeface="Cambria Math"/>
                    </a:rPr>
                    <m:t>бр</m:t>
                  </m:r>
                </m:sup>
              </m:sSubSup>
            </m:oMath>
          </a14:m>
          <a:r>
            <a:rPr lang="en-US" sz="800" b="1" kern="1200">
              <a:ln w="3175">
                <a:noFill/>
              </a:ln>
            </a:rPr>
            <a:t> </a:t>
          </a:r>
          <a:endParaRPr lang="ru-RU" sz="800" b="1" kern="1200">
            <a:ln w="3175">
              <a:noFill/>
            </a:ln>
          </a:endParaRPr>
        </a:p>
      </dsp:txBody>
      <dsp:txXfrm>
        <a:off x="1438120" y="1905648"/>
        <a:ext cx="1261418" cy="174725"/>
      </dsp:txXfrm>
    </dsp:sp>
    <dsp:sp modelId="{B8728E8F-1B0E-44E9-AAB1-9CC35FE1E718}">
      <dsp:nvSpPr>
        <dsp:cNvPr id="0" name=""/>
        <dsp:cNvSpPr/>
      </dsp:nvSpPr>
      <dsp:spPr>
        <a:xfrm>
          <a:off x="2836011" y="139014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уходящими газами</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𝟐</m:t>
                  </m:r>
                </m:sub>
              </m:sSub>
            </m:oMath>
          </a14:m>
          <a:endParaRPr lang="ru-RU" sz="800" b="1" kern="1200">
            <a:ln w="3175">
              <a:noFill/>
            </a:ln>
          </a:endParaRPr>
        </a:p>
      </dsp:txBody>
      <dsp:txXfrm>
        <a:off x="2845463" y="1399593"/>
        <a:ext cx="1261418" cy="174725"/>
      </dsp:txXfrm>
    </dsp:sp>
    <dsp:sp modelId="{949433A1-6E85-4D41-B0B8-AEA259E7C4EC}">
      <dsp:nvSpPr>
        <dsp:cNvPr id="0" name=""/>
        <dsp:cNvSpPr/>
      </dsp:nvSpPr>
      <dsp:spPr>
        <a:xfrm>
          <a:off x="4243355" y="101987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Температура уходящих газов</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ух</m:t>
                  </m:r>
                </m:sub>
              </m:sSub>
            </m:oMath>
          </a14:m>
          <a:endParaRPr lang="ru-RU" sz="800" b="1" kern="1200">
            <a:ln w="3175">
              <a:noFill/>
            </a:ln>
          </a:endParaRPr>
        </a:p>
      </dsp:txBody>
      <dsp:txXfrm>
        <a:off x="4252807" y="1029327"/>
        <a:ext cx="1261418" cy="174725"/>
      </dsp:txXfrm>
    </dsp:sp>
    <dsp:sp modelId="{40024D19-B42B-4876-8526-50554D81B1A5}">
      <dsp:nvSpPr>
        <dsp:cNvPr id="0" name=""/>
        <dsp:cNvSpPr/>
      </dsp:nvSpPr>
      <dsp:spPr>
        <a:xfrm>
          <a:off x="4243355" y="12619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уходящих газах</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ru-RU" sz="800" b="1" i="1" kern="1200">
                      <a:ln w="3175">
                        <a:noFill/>
                      </a:ln>
                      <a:latin typeface="Cambria Math"/>
                    </a:rPr>
                    <m:t>ух</m:t>
                  </m:r>
                </m:sub>
              </m:sSub>
            </m:oMath>
          </a14:m>
          <a:endParaRPr lang="ru-RU" sz="800" b="1" kern="1200">
            <a:ln w="3175">
              <a:noFill/>
            </a:ln>
          </a:endParaRPr>
        </a:p>
      </dsp:txBody>
      <dsp:txXfrm>
        <a:off x="4252807" y="1271365"/>
        <a:ext cx="1261418" cy="174725"/>
      </dsp:txXfrm>
    </dsp:sp>
    <dsp:sp modelId="{78013CA5-9A02-4BDB-B5AA-DE3ACFBF9261}">
      <dsp:nvSpPr>
        <dsp:cNvPr id="0" name=""/>
        <dsp:cNvSpPr/>
      </dsp:nvSpPr>
      <dsp:spPr>
        <a:xfrm>
          <a:off x="4243355" y="1503950"/>
          <a:ext cx="1280322" cy="20804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r>
            <a:rPr lang="en-US" sz="800" b="1" kern="1200">
              <a:ln w="3175">
                <a:noFill/>
              </a:ln>
            </a:rPr>
            <a:t> </a:t>
          </a:r>
          <a:endParaRPr lang="ru-RU" sz="800" b="1" kern="1200">
            <a:ln w="3175">
              <a:noFill/>
            </a:ln>
          </a:endParaRPr>
        </a:p>
      </dsp:txBody>
      <dsp:txXfrm>
        <a:off x="4253511" y="1514106"/>
        <a:ext cx="1260010" cy="187737"/>
      </dsp:txXfrm>
    </dsp:sp>
    <dsp:sp modelId="{E847812E-5E8C-40DC-B495-E5BF90E1A4D9}">
      <dsp:nvSpPr>
        <dsp:cNvPr id="0" name=""/>
        <dsp:cNvSpPr/>
      </dsp:nvSpPr>
      <dsp:spPr>
        <a:xfrm>
          <a:off x="4243355" y="176040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Влажность топлива на рабочую массу</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𝑾</m:t>
                  </m:r>
                </m:e>
                <m:sub>
                  <m:r>
                    <a:rPr lang="en-US" sz="800" b="1" i="1" kern="1200">
                      <a:ln w="3175">
                        <a:noFill/>
                      </a:ln>
                      <a:latin typeface="Cambria Math"/>
                    </a:rPr>
                    <m:t>𝒑</m:t>
                  </m:r>
                </m:sub>
              </m:sSub>
            </m:oMath>
          </a14:m>
          <a:r>
            <a:rPr lang="en-US" sz="800" kern="1200">
              <a:ln w="3175">
                <a:noFill/>
              </a:ln>
            </a:rPr>
            <a:t> </a:t>
          </a:r>
          <a:endParaRPr lang="ru-RU" sz="800" kern="1200">
            <a:ln w="3175">
              <a:noFill/>
            </a:ln>
          </a:endParaRPr>
        </a:p>
      </dsp:txBody>
      <dsp:txXfrm>
        <a:off x="4252807" y="1769859"/>
        <a:ext cx="1261418" cy="174725"/>
      </dsp:txXfrm>
    </dsp:sp>
    <dsp:sp modelId="{42FB9118-D0FD-49CB-9914-D76833088B73}">
      <dsp:nvSpPr>
        <dsp:cNvPr id="0" name=""/>
        <dsp:cNvSpPr/>
      </dsp:nvSpPr>
      <dsp:spPr>
        <a:xfrm>
          <a:off x="2836011" y="163217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хим. недожогом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𝟑</m:t>
                  </m:r>
                </m:sub>
              </m:sSub>
            </m:oMath>
          </a14:m>
          <a:endParaRPr lang="ru-RU" sz="800" b="1" kern="1200">
            <a:ln w="3175">
              <a:noFill/>
            </a:ln>
          </a:endParaRPr>
        </a:p>
      </dsp:txBody>
      <dsp:txXfrm>
        <a:off x="2845463" y="1641630"/>
        <a:ext cx="1261418" cy="174725"/>
      </dsp:txXfrm>
    </dsp:sp>
    <dsp:sp modelId="{15D2EFCC-4209-442D-8C50-1DEE8499C18D}">
      <dsp:nvSpPr>
        <dsp:cNvPr id="0" name=""/>
        <dsp:cNvSpPr/>
      </dsp:nvSpPr>
      <dsp:spPr>
        <a:xfrm>
          <a:off x="2836011" y="1874215"/>
          <a:ext cx="1280322" cy="316598"/>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от мех. неполноты сгорания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𝟒</m:t>
                  </m:r>
                </m:sub>
              </m:sSub>
            </m:oMath>
          </a14:m>
          <a:endParaRPr lang="ru-RU" sz="800" b="1" kern="1200">
            <a:ln w="3175">
              <a:noFill/>
            </a:ln>
          </a:endParaRPr>
        </a:p>
      </dsp:txBody>
      <dsp:txXfrm>
        <a:off x="2851466" y="1889670"/>
        <a:ext cx="1249412" cy="285688"/>
      </dsp:txXfrm>
    </dsp:sp>
    <dsp:sp modelId="{FE853071-3C8C-4121-A4E3-B87CEADC847C}">
      <dsp:nvSpPr>
        <dsp:cNvPr id="0" name=""/>
        <dsp:cNvSpPr/>
      </dsp:nvSpPr>
      <dsp:spPr>
        <a:xfrm>
          <a:off x="2836011" y="2239221"/>
          <a:ext cx="1280322" cy="35666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Пореря тепла в окружающую среду за счет конвекции и излучения</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𝟓</m:t>
                  </m:r>
                </m:sub>
              </m:sSub>
            </m:oMath>
          </a14:m>
          <a:endParaRPr lang="ru-RU" sz="800" b="1" kern="1200">
            <a:ln w="3175">
              <a:noFill/>
            </a:ln>
          </a:endParaRPr>
        </a:p>
      </dsp:txBody>
      <dsp:txXfrm>
        <a:off x="2853422" y="2256632"/>
        <a:ext cx="1245500" cy="321838"/>
      </dsp:txXfrm>
    </dsp:sp>
    <dsp:sp modelId="{33E072DB-5D67-4004-9C04-7545B53BAA4F}">
      <dsp:nvSpPr>
        <dsp:cNvPr id="0" name=""/>
        <dsp:cNvSpPr/>
      </dsp:nvSpPr>
      <dsp:spPr>
        <a:xfrm>
          <a:off x="4243355" y="202093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Нормативные потери тепла корпусом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𝒒</m:t>
                  </m:r>
                </m:e>
                <m:sub>
                  <m:r>
                    <a:rPr lang="en-US" sz="800" b="1" i="1" kern="1200">
                      <a:ln w="3175">
                        <a:noFill/>
                      </a:ln>
                      <a:latin typeface="Cambria Math"/>
                    </a:rPr>
                    <m:t>𝟓</m:t>
                  </m:r>
                </m:sub>
                <m:sup>
                  <m:r>
                    <a:rPr lang="en-US" sz="800" b="1" i="1" kern="1200">
                      <a:ln w="3175">
                        <a:noFill/>
                      </a:ln>
                      <a:latin typeface="Cambria Math"/>
                    </a:rPr>
                    <m:t>𝑯</m:t>
                  </m:r>
                </m:sup>
              </m:sSubSup>
            </m:oMath>
          </a14:m>
          <a:endParaRPr lang="ru-RU" sz="800" b="1" kern="1200">
            <a:ln w="3175">
              <a:noFill/>
            </a:ln>
          </a:endParaRPr>
        </a:p>
      </dsp:txBody>
      <dsp:txXfrm>
        <a:off x="4252807" y="2030383"/>
        <a:ext cx="1261418" cy="174725"/>
      </dsp:txXfrm>
    </dsp:sp>
    <dsp:sp modelId="{E09553F9-FBF9-4619-9C8A-FFA9F3425459}">
      <dsp:nvSpPr>
        <dsp:cNvPr id="0" name=""/>
        <dsp:cNvSpPr/>
      </dsp:nvSpPr>
      <dsp:spPr>
        <a:xfrm>
          <a:off x="4243355" y="2262968"/>
          <a:ext cx="1280322" cy="309166"/>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4258447" y="2278060"/>
        <a:ext cx="1250138" cy="278982"/>
      </dsp:txXfrm>
    </dsp:sp>
    <dsp:sp modelId="{937D819A-4DDE-442E-9A23-FF6A13133734}">
      <dsp:nvSpPr>
        <dsp:cNvPr id="0" name=""/>
        <dsp:cNvSpPr/>
      </dsp:nvSpPr>
      <dsp:spPr>
        <a:xfrm>
          <a:off x="4243355" y="2620542"/>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4252807" y="2629994"/>
        <a:ext cx="1261418" cy="174725"/>
      </dsp:txXfrm>
    </dsp:sp>
    <dsp:sp modelId="{9128274D-2612-4E8E-9E25-5B820396EB07}">
      <dsp:nvSpPr>
        <dsp:cNvPr id="0" name=""/>
        <dsp:cNvSpPr/>
      </dsp:nvSpPr>
      <dsp:spPr>
        <a:xfrm>
          <a:off x="1428668" y="447481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Располагаемое тепло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𝒑</m:t>
                  </m:r>
                </m:sub>
                <m:sup>
                  <m:r>
                    <a:rPr lang="en-US" sz="800" b="1" i="1" kern="1200">
                      <a:ln w="3175">
                        <a:noFill/>
                      </a:ln>
                      <a:latin typeface="Cambria Math"/>
                    </a:rPr>
                    <m:t>𝒑</m:t>
                  </m:r>
                </m:sup>
              </m:sSubSup>
            </m:oMath>
          </a14:m>
          <a:endParaRPr lang="ru-RU" sz="800" b="1" kern="1200">
            <a:ln w="3175">
              <a:noFill/>
            </a:ln>
          </a:endParaRPr>
        </a:p>
      </dsp:txBody>
      <dsp:txXfrm>
        <a:off x="1438120" y="4484262"/>
        <a:ext cx="1261418" cy="174725"/>
      </dsp:txXfrm>
    </dsp:sp>
    <dsp:sp modelId="{A711717C-649B-41A4-AF92-39A6869367F4}">
      <dsp:nvSpPr>
        <dsp:cNvPr id="0" name=""/>
        <dsp:cNvSpPr/>
      </dsp:nvSpPr>
      <dsp:spPr>
        <a:xfrm>
          <a:off x="2836011" y="3440322"/>
          <a:ext cx="1280322" cy="249352"/>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endParaRPr lang="ru-RU" sz="800" b="1" kern="1200">
            <a:ln w="3175">
              <a:noFill/>
            </a:ln>
          </a:endParaRPr>
        </a:p>
      </dsp:txBody>
      <dsp:txXfrm>
        <a:off x="2848183" y="3452494"/>
        <a:ext cx="1255978" cy="225008"/>
      </dsp:txXfrm>
    </dsp:sp>
    <dsp:sp modelId="{AD734A0A-42DE-4D5E-ABC6-0CFCB84EC804}">
      <dsp:nvSpPr>
        <dsp:cNvPr id="0" name=""/>
        <dsp:cNvSpPr/>
      </dsp:nvSpPr>
      <dsp:spPr>
        <a:xfrm>
          <a:off x="2836011" y="3738082"/>
          <a:ext cx="1280322" cy="27243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воздухом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2849310" y="3751381"/>
        <a:ext cx="1253724" cy="245833"/>
      </dsp:txXfrm>
    </dsp:sp>
    <dsp:sp modelId="{897EFCF8-6749-4BE5-8DC1-AEDE791F2E5C}">
      <dsp:nvSpPr>
        <dsp:cNvPr id="0" name=""/>
        <dsp:cNvSpPr/>
      </dsp:nvSpPr>
      <dsp:spPr>
        <a:xfrm>
          <a:off x="4243355" y="286257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Объемная теплоемкость воздуха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𝑪</m:t>
                  </m:r>
                </m:e>
                <m:sub>
                  <m:r>
                    <a:rPr lang="ru-RU" sz="800" b="1" i="1" kern="1200">
                      <a:ln w="3175">
                        <a:noFill/>
                      </a:ln>
                      <a:latin typeface="Cambria Math"/>
                    </a:rPr>
                    <m:t>В</m:t>
                  </m:r>
                </m:sub>
              </m:sSub>
            </m:oMath>
          </a14:m>
          <a:r>
            <a:rPr lang="en-US" sz="800" kern="1200">
              <a:ln w="3175">
                <a:noFill/>
              </a:ln>
            </a:rPr>
            <a:t> </a:t>
          </a:r>
          <a:endParaRPr lang="ru-RU" sz="800" kern="1200">
            <a:ln w="3175">
              <a:noFill/>
            </a:ln>
          </a:endParaRPr>
        </a:p>
      </dsp:txBody>
      <dsp:txXfrm>
        <a:off x="4252807" y="2872031"/>
        <a:ext cx="1261418" cy="174725"/>
      </dsp:txXfrm>
    </dsp:sp>
    <dsp:sp modelId="{7DDA83BE-FB23-48EF-9470-C884ABD80983}">
      <dsp:nvSpPr>
        <dsp:cNvPr id="0" name=""/>
        <dsp:cNvSpPr/>
      </dsp:nvSpPr>
      <dsp:spPr>
        <a:xfrm>
          <a:off x="4243355" y="310461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Теоретич. необходимый объем сухого воздуха, </a:t>
          </a:r>
          <a14:m xmlns:a14="http://schemas.microsoft.com/office/drawing/2010/main">
            <m:oMath xmlns:m="http://schemas.openxmlformats.org/officeDocument/2006/math">
              <m:sSup>
                <m:sSupPr>
                  <m:ctrlPr>
                    <a:rPr lang="ru-RU" sz="800" b="1" i="1" kern="1200">
                      <a:ln w="3175">
                        <a:noFill/>
                      </a:ln>
                      <a:latin typeface="Cambria Math"/>
                    </a:rPr>
                  </m:ctrlPr>
                </m:sSupPr>
                <m:e>
                  <m:r>
                    <a:rPr lang="en-US" sz="800" b="1" i="1" kern="1200">
                      <a:ln w="3175">
                        <a:noFill/>
                      </a:ln>
                      <a:latin typeface="Cambria Math"/>
                    </a:rPr>
                    <m:t>𝑽</m:t>
                  </m:r>
                </m:e>
                <m:sup>
                  <m:r>
                    <a:rPr lang="en-US" sz="800" b="1" i="1" kern="1200">
                      <a:ln w="3175">
                        <a:noFill/>
                      </a:ln>
                      <a:latin typeface="Cambria Math"/>
                    </a:rPr>
                    <m:t>𝟎</m:t>
                  </m:r>
                </m:sup>
              </m:sSup>
            </m:oMath>
          </a14:m>
          <a:endParaRPr lang="ru-RU" sz="800" b="1" kern="1200">
            <a:ln w="3175">
              <a:noFill/>
            </a:ln>
          </a:endParaRPr>
        </a:p>
      </dsp:txBody>
      <dsp:txXfrm>
        <a:off x="4252807" y="3114069"/>
        <a:ext cx="1261418" cy="174725"/>
      </dsp:txXfrm>
    </dsp:sp>
    <dsp:sp modelId="{431AFE2A-5274-46E9-8739-69F49B87D5ED}">
      <dsp:nvSpPr>
        <dsp:cNvPr id="0" name=""/>
        <dsp:cNvSpPr/>
      </dsp:nvSpPr>
      <dsp:spPr>
        <a:xfrm>
          <a:off x="4243355" y="3346654"/>
          <a:ext cx="1280322" cy="23491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на входе в в</a:t>
          </a:r>
          <a:r>
            <a:rPr lang="en-US" sz="800" kern="1200">
              <a:ln w="3175">
                <a:noFill/>
              </a:ln>
            </a:rPr>
            <a:t>/</a:t>
          </a:r>
          <a:r>
            <a:rPr lang="ru-RU" sz="800" kern="1200">
              <a:ln w="3175">
                <a:noFill/>
              </a:ln>
            </a:rPr>
            <a:t>подогрев</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𝒂</m:t>
                  </m:r>
                </m:e>
                <m:sub>
                  <m:r>
                    <a:rPr lang="ru-RU" sz="800" b="1" i="1" kern="1200">
                      <a:ln w="3175">
                        <a:noFill/>
                      </a:ln>
                      <a:latin typeface="Cambria Math"/>
                    </a:rPr>
                    <m:t>вп</m:t>
                  </m:r>
                </m:sub>
                <m:sup>
                  <m:r>
                    <a:rPr lang="en-US" sz="800" b="1" i="1" kern="1200">
                      <a:ln w="3175">
                        <a:noFill/>
                      </a:ln>
                      <a:latin typeface="Cambria Math"/>
                    </a:rPr>
                    <m:t>′</m:t>
                  </m:r>
                </m:sup>
              </m:sSubSup>
            </m:oMath>
          </a14:m>
          <a:endParaRPr lang="ru-RU" sz="800" b="1" kern="1200">
            <a:ln w="3175">
              <a:noFill/>
            </a:ln>
          </a:endParaRPr>
        </a:p>
      </dsp:txBody>
      <dsp:txXfrm>
        <a:off x="4254823" y="3358122"/>
        <a:ext cx="1257386" cy="211983"/>
      </dsp:txXfrm>
    </dsp:sp>
    <dsp:sp modelId="{9F787E00-561F-4A66-8959-E2E8F261A8C1}">
      <dsp:nvSpPr>
        <dsp:cNvPr id="0" name=""/>
        <dsp:cNvSpPr/>
      </dsp:nvSpPr>
      <dsp:spPr>
        <a:xfrm>
          <a:off x="5650698" y="2836184"/>
          <a:ext cx="1280322" cy="225843"/>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режимном сечении</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en-US" sz="800" b="1" i="1" kern="1200">
                      <a:ln w="3175">
                        <a:noFill/>
                      </a:ln>
                      <a:latin typeface="Cambria Math"/>
                    </a:rPr>
                    <m:t>𝒑𝒄</m:t>
                  </m:r>
                </m:sub>
              </m:sSub>
            </m:oMath>
          </a14:m>
          <a:endParaRPr lang="ru-RU" sz="800" b="1" kern="1200">
            <a:ln w="3175">
              <a:noFill/>
            </a:ln>
          </a:endParaRPr>
        </a:p>
      </dsp:txBody>
      <dsp:txXfrm>
        <a:off x="5661723" y="2847209"/>
        <a:ext cx="1258272" cy="203793"/>
      </dsp:txXfrm>
    </dsp:sp>
    <dsp:sp modelId="{B3F8A2F8-76BC-41D5-ABE5-C1DC5923FCC9}">
      <dsp:nvSpPr>
        <dsp:cNvPr id="0" name=""/>
        <dsp:cNvSpPr/>
      </dsp:nvSpPr>
      <dsp:spPr>
        <a:xfrm>
          <a:off x="5650698" y="311043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топку</a:t>
          </a:r>
          <a:r>
            <a:rPr lang="en-US" sz="800" kern="1200">
              <a:ln w="3175">
                <a:noFill/>
              </a:ln>
            </a:rPr>
            <a:t>, </a:t>
          </a:r>
          <a14:m xmlns:a14="http://schemas.microsoft.com/office/drawing/2010/main">
            <m:oMath xmlns:m="http://schemas.openxmlformats.org/officeDocument/2006/math">
              <m:sSup>
                <m:sSupPr>
                  <m:ctrlPr>
                    <a:rPr lang="ru-RU" sz="800" b="1" i="1" kern="1200">
                      <a:ln w="3175">
                        <a:noFill/>
                      </a:ln>
                      <a:latin typeface="Cambria Math"/>
                    </a:rPr>
                  </m:ctrlPr>
                </m:sSupPr>
                <m:e>
                  <m:r>
                    <a:rPr lang="el-GR" sz="800" b="1" i="1" kern="1200">
                      <a:ln w="3175">
                        <a:noFill/>
                      </a:ln>
                      <a:latin typeface="Cambria Math"/>
                      <a:ea typeface="Cambria Math"/>
                    </a:rPr>
                    <m:t>𝜟</m:t>
                  </m:r>
                  <m:r>
                    <a:rPr lang="en-US" sz="800" b="1" i="1" kern="1200">
                      <a:ln w="3175">
                        <a:noFill/>
                      </a:ln>
                      <a:latin typeface="Cambria Math"/>
                      <a:ea typeface="Cambria Math"/>
                    </a:rPr>
                    <m:t>𝒂</m:t>
                  </m:r>
                </m:e>
                <m:sup>
                  <m:r>
                    <a:rPr lang="en-US" sz="800" b="1" i="1" kern="1200">
                      <a:ln w="3175">
                        <a:noFill/>
                      </a:ln>
                      <a:latin typeface="Cambria Math"/>
                    </a:rPr>
                    <m:t>𝑻</m:t>
                  </m:r>
                </m:sup>
              </m:sSup>
            </m:oMath>
          </a14:m>
          <a:r>
            <a:rPr lang="en-US" sz="800" kern="1200">
              <a:ln w="3175">
                <a:noFill/>
              </a:ln>
            </a:rPr>
            <a:t> </a:t>
          </a:r>
          <a:endParaRPr lang="ru-RU" sz="800" kern="1200">
            <a:ln w="3175">
              <a:noFill/>
            </a:ln>
          </a:endParaRPr>
        </a:p>
      </dsp:txBody>
      <dsp:txXfrm>
        <a:off x="5660150" y="3119888"/>
        <a:ext cx="1261418" cy="174725"/>
      </dsp:txXfrm>
    </dsp:sp>
    <dsp:sp modelId="{7FFED584-6DA8-4259-987A-A2343E3A1DB4}">
      <dsp:nvSpPr>
        <dsp:cNvPr id="0" name=""/>
        <dsp:cNvSpPr/>
      </dsp:nvSpPr>
      <dsp:spPr>
        <a:xfrm>
          <a:off x="7058041" y="285178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топку,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7493" y="2861233"/>
        <a:ext cx="1261418" cy="174725"/>
      </dsp:txXfrm>
    </dsp:sp>
    <dsp:sp modelId="{7734381A-E78C-4C67-AE52-19EB4F7A16AD}">
      <dsp:nvSpPr>
        <dsp:cNvPr id="0" name=""/>
        <dsp:cNvSpPr/>
      </dsp:nvSpPr>
      <dsp:spPr>
        <a:xfrm>
          <a:off x="7058041" y="3093818"/>
          <a:ext cx="1280322" cy="22686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69116" y="3104893"/>
        <a:ext cx="1258172" cy="204714"/>
      </dsp:txXfrm>
    </dsp:sp>
    <dsp:sp modelId="{705C481E-98DF-488E-8C0F-17111C0F1C21}">
      <dsp:nvSpPr>
        <dsp:cNvPr id="0" name=""/>
        <dsp:cNvSpPr/>
      </dsp:nvSpPr>
      <dsp:spPr>
        <a:xfrm>
          <a:off x="7058041" y="336909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7067493" y="3378542"/>
        <a:ext cx="1261418" cy="174725"/>
      </dsp:txXfrm>
    </dsp:sp>
    <dsp:sp modelId="{7B4B51F1-8368-4748-AAA6-85C1B11FAEF2}">
      <dsp:nvSpPr>
        <dsp:cNvPr id="0" name=""/>
        <dsp:cNvSpPr/>
      </dsp:nvSpPr>
      <dsp:spPr>
        <a:xfrm>
          <a:off x="5650698" y="38984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газовый тракт</a:t>
          </a:r>
          <a:r>
            <a:rPr lang="en-US" sz="800" kern="1200">
              <a:ln w="3175">
                <a:noFill/>
              </a:ln>
            </a:rPr>
            <a:t>, </a:t>
          </a:r>
          <a14:m xmlns:a14="http://schemas.microsoft.com/office/drawing/2010/main">
            <m:oMath xmlns:m="http://schemas.openxmlformats.org/officeDocument/2006/math">
              <m:r>
                <a:rPr lang="el-GR" sz="800" b="1" i="1" kern="1200">
                  <a:ln w="3175">
                    <a:noFill/>
                  </a:ln>
                  <a:latin typeface="Cambria Math"/>
                  <a:ea typeface="Cambria Math"/>
                </a:rPr>
                <m:t>𝜟</m:t>
              </m:r>
              <m:r>
                <a:rPr lang="en-US" sz="800" b="1" i="1" kern="1200">
                  <a:ln w="3175">
                    <a:noFill/>
                  </a:ln>
                  <a:latin typeface="Cambria Math"/>
                  <a:ea typeface="Cambria Math"/>
                </a:rPr>
                <m:t>𝒂</m:t>
              </m:r>
            </m:oMath>
          </a14:m>
          <a:endParaRPr lang="ru-RU" sz="800" b="1" kern="1200">
            <a:ln w="3175">
              <a:noFill/>
            </a:ln>
          </a:endParaRPr>
        </a:p>
      </dsp:txBody>
      <dsp:txXfrm>
        <a:off x="5660150" y="3907865"/>
        <a:ext cx="1261418" cy="174725"/>
      </dsp:txXfrm>
    </dsp:sp>
    <dsp:sp modelId="{4723E439-93A4-4238-8CAC-CDEA16B1E921}">
      <dsp:nvSpPr>
        <dsp:cNvPr id="0" name=""/>
        <dsp:cNvSpPr/>
      </dsp:nvSpPr>
      <dsp:spPr>
        <a:xfrm>
          <a:off x="7058041" y="3611127"/>
          <a:ext cx="1280322" cy="2266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газовый тракт</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9104" y="3622190"/>
        <a:ext cx="1258196" cy="204509"/>
      </dsp:txXfrm>
    </dsp:sp>
    <dsp:sp modelId="{74A5FC34-D39F-4273-8428-579BD5000EBF}">
      <dsp:nvSpPr>
        <dsp:cNvPr id="0" name=""/>
        <dsp:cNvSpPr/>
      </dsp:nvSpPr>
      <dsp:spPr>
        <a:xfrm>
          <a:off x="7058041" y="3886171"/>
          <a:ext cx="1280322" cy="2511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b="1"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70300" y="3898430"/>
        <a:ext cx="1255804" cy="226602"/>
      </dsp:txXfrm>
    </dsp:sp>
    <dsp:sp modelId="{395B710F-F7C8-4004-99AE-9C46192CC00E}">
      <dsp:nvSpPr>
        <dsp:cNvPr id="0" name=""/>
        <dsp:cNvSpPr/>
      </dsp:nvSpPr>
      <dsp:spPr>
        <a:xfrm>
          <a:off x="7058041" y="418569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ru-RU" sz="800" kern="1200">
              <a:ln w="3175">
                <a:noFill/>
              </a:ln>
            </a:rPr>
            <a:t> </a:t>
          </a:r>
        </a:p>
      </dsp:txBody>
      <dsp:txXfrm>
        <a:off x="7067493" y="4195151"/>
        <a:ext cx="1261418" cy="174725"/>
      </dsp:txXfrm>
    </dsp:sp>
    <dsp:sp modelId="{647D54DA-8181-4144-B4B4-CA3019C4FF1F}">
      <dsp:nvSpPr>
        <dsp:cNvPr id="0" name=""/>
        <dsp:cNvSpPr/>
      </dsp:nvSpPr>
      <dsp:spPr>
        <a:xfrm>
          <a:off x="4243355" y="4337201"/>
          <a:ext cx="1280322" cy="25607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Темп-ра воздуха перед воздухоподогревателем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855" y="4349701"/>
        <a:ext cx="1255322" cy="231071"/>
      </dsp:txXfrm>
    </dsp:sp>
    <dsp:sp modelId="{7BCE51F3-6CA5-46CB-B176-0B9D5A5F5C5D}">
      <dsp:nvSpPr>
        <dsp:cNvPr id="0" name=""/>
        <dsp:cNvSpPr/>
      </dsp:nvSpPr>
      <dsp:spPr>
        <a:xfrm>
          <a:off x="5650698" y="4140450"/>
          <a:ext cx="1280322" cy="22495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воздуха на всосе дутьевого вентил-ра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х.в.</m:t>
                  </m:r>
                </m:sub>
              </m:sSub>
            </m:oMath>
          </a14:m>
          <a:r>
            <a:rPr lang="en-US" sz="800" kern="1200">
              <a:ln w="3175">
                <a:noFill/>
              </a:ln>
            </a:rPr>
            <a:t> </a:t>
          </a:r>
          <a:endParaRPr lang="ru-RU" sz="800" kern="1200">
            <a:ln w="3175">
              <a:noFill/>
            </a:ln>
          </a:endParaRPr>
        </a:p>
      </dsp:txBody>
      <dsp:txXfrm>
        <a:off x="5661679" y="4151431"/>
        <a:ext cx="1258360" cy="202993"/>
      </dsp:txXfrm>
    </dsp:sp>
    <dsp:sp modelId="{B6217119-13FB-43E2-8136-2FF548D0C5CE}">
      <dsp:nvSpPr>
        <dsp:cNvPr id="0" name=""/>
        <dsp:cNvSpPr/>
      </dsp:nvSpPr>
      <dsp:spPr>
        <a:xfrm>
          <a:off x="5650698" y="4413813"/>
          <a:ext cx="1280322" cy="37621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Поправки на измен. темп-ры воздуха в вентил-рах за счет его сжатия, </a:t>
          </a:r>
          <a14:m xmlns:a14="http://schemas.microsoft.com/office/drawing/2010/main">
            <m:oMath xmlns:m="http://schemas.openxmlformats.org/officeDocument/2006/math">
              <m:sSub>
                <m:sSubPr>
                  <m:ctrlPr>
                    <a:rPr lang="en-US" sz="800" b="1" i="1" kern="1200">
                      <a:ln w="3175">
                        <a:noFill/>
                      </a:ln>
                      <a:latin typeface="Cambria Math"/>
                    </a:rPr>
                  </m:ctrlPr>
                </m:sSubPr>
                <m:e>
                  <m:r>
                    <a:rPr lang="el-GR" sz="800" b="1" i="1" kern="1200">
                      <a:ln w="3175">
                        <a:noFill/>
                      </a:ln>
                      <a:latin typeface="Cambria Math"/>
                      <a:ea typeface="Cambria Math"/>
                    </a:rPr>
                    <m:t>𝜟</m:t>
                  </m:r>
                  <m:r>
                    <a:rPr lang="en-US" sz="800" b="1" i="1" kern="1200">
                      <a:ln w="3175">
                        <a:noFill/>
                      </a:ln>
                      <a:latin typeface="Cambria Math"/>
                    </a:rPr>
                    <m:t>𝒕</m:t>
                  </m:r>
                </m:e>
                <m:sub>
                  <m:r>
                    <a:rPr lang="ru-RU" sz="800" b="1" i="1" kern="1200">
                      <a:ln w="3175">
                        <a:noFill/>
                      </a:ln>
                      <a:latin typeface="Cambria Math"/>
                    </a:rPr>
                    <m:t>дв</m:t>
                  </m:r>
                </m:sub>
              </m:sSub>
            </m:oMath>
          </a14:m>
          <a:endParaRPr lang="ru-RU" sz="800" b="1" kern="1200">
            <a:ln w="3175">
              <a:noFill/>
            </a:ln>
          </a:endParaRPr>
        </a:p>
      </dsp:txBody>
      <dsp:txXfrm>
        <a:off x="5669063" y="4432178"/>
        <a:ext cx="1243592" cy="339481"/>
      </dsp:txXfrm>
    </dsp:sp>
    <dsp:sp modelId="{B676B9DB-530C-4667-A6FF-6358C2C3D2F2}">
      <dsp:nvSpPr>
        <dsp:cNvPr id="0" name=""/>
        <dsp:cNvSpPr/>
      </dsp:nvSpPr>
      <dsp:spPr>
        <a:xfrm>
          <a:off x="4243355" y="4641680"/>
          <a:ext cx="1268414" cy="2443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Температура воздуха после воздухоподогревареля,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282" y="4653607"/>
        <a:ext cx="1244560" cy="220481"/>
      </dsp:txXfrm>
    </dsp:sp>
    <dsp:sp modelId="{D53CA291-81B2-4936-BC12-22C8989A9D2F}">
      <dsp:nvSpPr>
        <dsp:cNvPr id="0" name=""/>
        <dsp:cNvSpPr/>
      </dsp:nvSpPr>
      <dsp:spPr>
        <a:xfrm>
          <a:off x="2836011" y="4913786"/>
          <a:ext cx="1280322" cy="28699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мазутом</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𝒎</m:t>
                  </m:r>
                  <m:r>
                    <a:rPr lang="ru-RU" sz="800" b="1" i="1" kern="1200">
                      <a:ln w="3175">
                        <a:noFill/>
                      </a:ln>
                      <a:latin typeface="Cambria Math"/>
                    </a:rPr>
                    <m:t>л</m:t>
                  </m:r>
                </m:sub>
                <m:sup>
                  <m:r>
                    <a:rPr lang="en-US" sz="800" b="1" i="1" kern="1200">
                      <a:ln w="3175">
                        <a:noFill/>
                      </a:ln>
                      <a:latin typeface="Cambria Math"/>
                    </a:rPr>
                    <m:t>′</m:t>
                  </m:r>
                </m:sup>
              </m:sSubSup>
            </m:oMath>
          </a14:m>
          <a:endParaRPr lang="ru-RU" sz="800" b="1" kern="1200">
            <a:ln w="3175">
              <a:noFill/>
            </a:ln>
          </a:endParaRPr>
        </a:p>
      </dsp:txBody>
      <dsp:txXfrm>
        <a:off x="2850021" y="4927796"/>
        <a:ext cx="1252302" cy="258974"/>
      </dsp:txXfrm>
    </dsp:sp>
    <dsp:sp modelId="{D6B14F5C-61B8-4C86-BBE0-D14554FF66B4}">
      <dsp:nvSpPr>
        <dsp:cNvPr id="0" name=""/>
        <dsp:cNvSpPr/>
      </dsp:nvSpPr>
      <dsp:spPr>
        <a:xfrm>
          <a:off x="4243355" y="4934423"/>
          <a:ext cx="1280322" cy="2457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поступающего в топку котла мазута,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en-US" sz="800" b="1" i="1" kern="1200">
                      <a:ln w="3175">
                        <a:noFill/>
                      </a:ln>
                      <a:latin typeface="Cambria Math"/>
                    </a:rPr>
                    <m:t>𝒎</m:t>
                  </m:r>
                  <m:r>
                    <a:rPr lang="ru-RU" sz="800" b="1" i="1" kern="1200">
                      <a:ln w="3175">
                        <a:noFill/>
                      </a:ln>
                      <a:latin typeface="Cambria Math"/>
                    </a:rPr>
                    <m:t>л</m:t>
                  </m:r>
                </m:sub>
              </m:sSub>
            </m:oMath>
          </a14:m>
          <a:endParaRPr lang="ru-RU" sz="800" b="1" kern="1200">
            <a:ln w="3175">
              <a:noFill/>
            </a:ln>
          </a:endParaRPr>
        </a:p>
      </dsp:txBody>
      <dsp:txXfrm>
        <a:off x="4255350" y="4946418"/>
        <a:ext cx="1256332" cy="221730"/>
      </dsp:txXfrm>
    </dsp:sp>
    <dsp:sp modelId="{5EA1F140-6C36-4D8F-ADB6-80D126E66F3C}">
      <dsp:nvSpPr>
        <dsp:cNvPr id="0" name=""/>
        <dsp:cNvSpPr/>
      </dsp:nvSpPr>
      <dsp:spPr>
        <a:xfrm>
          <a:off x="2836011" y="5431878"/>
          <a:ext cx="1280322" cy="27105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топку форсуночным паром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ф</m:t>
                  </m:r>
                </m:sub>
                <m:sup>
                  <m:r>
                    <a:rPr lang="en-US" sz="800" b="1" i="1" kern="1200">
                      <a:ln w="3175">
                        <a:noFill/>
                      </a:ln>
                      <a:latin typeface="Cambria Math"/>
                    </a:rPr>
                    <m:t>′</m:t>
                  </m:r>
                </m:sup>
              </m:sSubSup>
            </m:oMath>
          </a14:m>
          <a:endParaRPr lang="ru-RU" sz="800" b="1" kern="1200">
            <a:ln w="3175">
              <a:noFill/>
            </a:ln>
          </a:endParaRPr>
        </a:p>
      </dsp:txBody>
      <dsp:txXfrm>
        <a:off x="2849243" y="5445110"/>
        <a:ext cx="1253858" cy="244586"/>
      </dsp:txXfrm>
    </dsp:sp>
    <dsp:sp modelId="{700AADD6-4778-4514-BB59-698A927420BF}">
      <dsp:nvSpPr>
        <dsp:cNvPr id="0" name=""/>
        <dsp:cNvSpPr/>
      </dsp:nvSpPr>
      <dsp:spPr>
        <a:xfrm>
          <a:off x="4243355" y="522855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Удельный раход пара на распыливание мазута, </a:t>
          </a:r>
          <a:r>
            <a:rPr lang="en-US" sz="800" b="1" i="1" kern="1200">
              <a:ln w="3175">
                <a:noFill/>
              </a:ln>
            </a:rPr>
            <a:t>d</a:t>
          </a:r>
          <a:endParaRPr lang="ru-RU" sz="800" b="1" i="1" kern="1200">
            <a:ln w="3175">
              <a:noFill/>
            </a:ln>
          </a:endParaRPr>
        </a:p>
      </dsp:txBody>
      <dsp:txXfrm>
        <a:off x="4252807" y="5238003"/>
        <a:ext cx="1261418" cy="174725"/>
      </dsp:txXfrm>
    </dsp:sp>
    <dsp:sp modelId="{269145C9-2705-4F89-81A4-1233816E539D}">
      <dsp:nvSpPr>
        <dsp:cNvPr id="0" name=""/>
        <dsp:cNvSpPr/>
      </dsp:nvSpPr>
      <dsp:spPr>
        <a:xfrm>
          <a:off x="4243355" y="547058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Теплосодержание пара, поступ. на распыливание</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ф</m:t>
                  </m:r>
                </m:sub>
              </m:sSub>
            </m:oMath>
          </a14:m>
          <a:endParaRPr lang="ru-RU" sz="800" b="1" kern="1200">
            <a:ln w="3175">
              <a:noFill/>
            </a:ln>
          </a:endParaRPr>
        </a:p>
      </dsp:txBody>
      <dsp:txXfrm>
        <a:off x="4252807" y="5480040"/>
        <a:ext cx="1261418" cy="174725"/>
      </dsp:txXfrm>
    </dsp:sp>
    <dsp:sp modelId="{A256571E-786B-4293-BF48-6BEC8EBB4E10}">
      <dsp:nvSpPr>
        <dsp:cNvPr id="0" name=""/>
        <dsp:cNvSpPr/>
      </dsp:nvSpPr>
      <dsp:spPr>
        <a:xfrm>
          <a:off x="4243355" y="571262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 пара при давл. и темп. ух. газов,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𝑯</m:t>
                  </m:r>
                </m:sub>
              </m:sSub>
            </m:oMath>
          </a14:m>
          <a:endParaRPr lang="ru-RU" sz="800" b="1" kern="1200">
            <a:ln w="3175">
              <a:noFill/>
            </a:ln>
          </a:endParaRPr>
        </a:p>
      </dsp:txBody>
      <dsp:txXfrm>
        <a:off x="4252807" y="5722077"/>
        <a:ext cx="1261418" cy="174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Дил05</b:Tag>
    <b:SourceType>Book</b:SourceType>
    <b:Guid>{EDBAE31B-71BF-41B1-832F-BA4A706F668A}</b:Guid>
    <b:Title> Нечеткое моделирование и многокритериальная оптимизация производственных систем в условиях неопределенности: технология, экономика, экология</b:Title>
    <b:Year>2005</b:Year>
    <b:City>М.</b:City>
    <b:Publisher>Издательство Машиностроение - 1</b:Publisher>
    <b:Author>
      <b:Author>
        <b:NameList>
          <b:Person>
            <b:Last>Дилигенский Н.В.</b:Last>
            <b:First>Дымова</b:First>
            <b:Middle>Л.Г., Севастьянов П.В.</b:Middle>
          </b:Person>
        </b:NameList>
      </b:Author>
    </b:Author>
    <b:RefOrder>11</b:RefOrder>
  </b:Source>
  <b:Source>
    <b:Tag>Ног02</b:Tag>
    <b:SourceType>Book</b:SourceType>
    <b:Guid>{60BE19DC-C57A-42DE-8AD6-D755284037D8}</b:Guid>
    <b:Author>
      <b:Author>
        <b:NameList>
          <b:Person>
            <b:Last>В.Д.</b:Last>
            <b:First>Ногин</b:First>
          </b:Person>
        </b:NameList>
      </b:Author>
    </b:Author>
    <b:Title>Принятие решений в многокритериальной среде. Количественный подход</b:Title>
    <b:Year>2002</b:Year>
    <b:City>М.</b:City>
    <b:Publisher>Физматлит</b:Publisher>
    <b:RefOrder>19</b:RefOrder>
  </b:Source>
  <b:Source>
    <b:Tag>Рек86</b:Tag>
    <b:SourceType>Book</b:SourceType>
    <b:Guid>{24A15D66-64F1-4EA1-B421-5926054EB23C}</b:Guid>
    <b:Author>
      <b:Author>
        <b:NameList>
          <b:Person>
            <b:Last>Реклейтис Г.</b:Last>
            <b:First>Рейвиндран</b:First>
            <b:Middle>А., Рэгсдел К.</b:Middle>
          </b:Person>
        </b:NameList>
      </b:Author>
    </b:Author>
    <b:Title>Оптимизация в технике: в 2 Т., Т. 1</b:Title>
    <b:Year>1986</b:Year>
    <b:City>М.</b:City>
    <b:Publisher>Мир</b:Publisher>
    <b:RefOrder>7</b:RefOrder>
  </b:Source>
  <b:Source>
    <b:Tag>КРО12</b:Tag>
    <b:SourceType>Book</b:SourceType>
    <b:Guid>{BA09365D-4709-4023-8D26-8C5D42BA1089}</b:Guid>
    <b:Author>
      <b:Author>
        <b:NameList>
          <b:Person>
            <b:Last>КРОК</b:Last>
          </b:Person>
        </b:NameList>
      </b:Author>
    </b:Author>
    <b:Title>Результаты</b:Title>
    <b:Year>2012</b:Year>
    <b:City>М.</b:City>
    <b:Publisher>КРОК</b:Publisher>
    <b:RefOrder>2</b:RefOrder>
  </b:Source>
  <b:Source>
    <b:Tag>Ива08</b:Tag>
    <b:SourceType>JournalArticle</b:SourceType>
    <b:Guid>{348C81D3-92B6-40E1-BC8F-D4EA35E9FEF4}</b:Guid>
    <b:Author>
      <b:Author>
        <b:NameList>
          <b:Person>
            <b:Last>Иванов Н.С.</b:Last>
            <b:First>Беспалов</b:First>
            <b:Middle>В.И., Лопатин Н.С.</b:Middle>
          </b:Person>
        </b:NameList>
      </b:Author>
    </b:Author>
    <b:Title>Программный комплекс для оптимизации режимов работы тепловых электростанций и эффективность его применения</b:Title>
    <b:Year>2008</b:Year>
    <b:City>Томск</b:City>
    <b:Publisher>Известия Томского политехнического университета</b:Publisher>
    <b:Volume>313</b:Volume>
    <b:Issue>4</b:Issue>
    <b:RefOrder>3</b:RefOrder>
  </b:Source>
  <b:Source>
    <b:Tag>Ива081</b:Tag>
    <b:SourceType>JournalArticle</b:SourceType>
    <b:Guid>{F51D3F7A-C84E-4BC9-B7BA-B3EDD554B99B}</b:Guid>
    <b:Author>
      <b:Author>
        <b:NameList>
          <b:Person>
            <b:Last>Иванов Н.С.</b:Last>
            <b:First>Беспалов</b:First>
            <b:Middle>В.И., Лопатин Н.С.</b:Middle>
          </b:Person>
        </b:NameList>
      </b:Author>
    </b:Author>
    <b:Title>Математическая модель оптимизации краткосрочных режимов работы ТЭЦ в условиях конкурентного рынка</b:Title>
    <b:JournalName>Известия Томского политехнического университета</b:JournalName>
    <b:Year>2008</b:Year>
    <b:Pages>37-40</b:Pages>
    <b:Volume>313</b:Volume>
    <b:Issue>4</b:Issue>
    <b:RefOrder>4</b:RefOrder>
  </b:Source>
  <b:Source>
    <b:Tag>Бор08</b:Tag>
    <b:SourceType>JournalArticle</b:SourceType>
    <b:Guid>{A66E02D5-FF43-4F57-8D57-15FC0F12CB6A}</b:Guid>
    <b:Author>
      <b:Author>
        <b:NameList>
          <b:Person>
            <b:Last>А.А.</b:Last>
            <b:First>Борисов</b:First>
          </b:Person>
        </b:NameList>
      </b:Author>
    </b:Author>
    <b:Title>Программный комплекс для оптимального ведения режима работы теплоэлектроцентрали</b:Title>
    <b:JournalName>Вестник ИГЭУ</b:JournalName>
    <b:Year>2008</b:Year>
    <b:Issue>4</b:Issue>
    <b:RefOrder>5</b:RefOrder>
  </b:Source>
  <b:Source>
    <b:Tag>Bea70</b:Tag>
    <b:SourceType>Book</b:SourceType>
    <b:Guid>{9D13BDB7-F0D2-43DC-BC45-D268B072C249}</b:Guid>
    <b:Title>Advanced Algorithmic Features for General Mathematical Programming Systems in Integer and Nonlinear Programming</b:Title>
    <b:Year>1970</b:Year>
    <b:Author>
      <b:Author>
        <b:NameList>
          <b:Person>
            <b:Last>E.M.L.</b:Last>
            <b:First>Beale</b:First>
          </b:Person>
        </b:NameList>
      </b:Author>
    </b:Author>
    <b:City>North-Holland, Amsterdam</b:City>
    <b:RefOrder>6</b:RefOrder>
  </b:Source>
  <b:Source>
    <b:Tag>Kaw60</b:Tag>
    <b:SourceType>Book</b:SourceType>
    <b:Guid>{C928A9A2-152D-4C2E-A6D7-53AC5F0AAED7}</b:Guid>
    <b:Author>
      <b:Author>
        <b:NameList>
          <b:Person>
            <b:Last>Kawatatoni T.K.</b:Last>
            <b:First>Ullman</b:First>
            <b:Middle>R.J., Dantzig G.B.</b:Middle>
          </b:Person>
        </b:NameList>
      </b:Author>
    </b:Author>
    <b:Title>Computing Tetraethyl-lead Requirements in Linear Programming Format</b:Title>
    <b:Year>1960</b:Year>
    <b:Volume>8</b:Volume>
    <b:Pages>24-29</b:Pages>
    <b:RefOrder>8</b:RefOrder>
  </b:Source>
  <b:Source>
    <b:Tag>Che59</b:Tag>
    <b:SourceType>Book</b:SourceType>
    <b:Guid>{D0766B7A-A4FA-4F10-96B8-C6E8BF50173A}</b:Guid>
    <b:Author>
      <b:Author>
        <b:NameList>
          <b:Person>
            <b:Last>Cheney E.W.</b:Last>
            <b:First>Goldstein</b:First>
            <b:Middle>A.A.</b:Middle>
          </b:Person>
        </b:NameList>
      </b:Author>
    </b:Author>
    <b:Title>Newton's Method of Convex Programmingand Tchebycheff Approximation</b:Title>
    <b:Year>1959</b:Year>
    <b:Publisher>Numer Math.</b:Publisher>
    <b:Volume>1</b:Volume>
    <b:Pages>253-268</b:Pages>
    <b:RefOrder>9</b:RefOrder>
  </b:Source>
  <b:Source>
    <b:Tag>Top75</b:Tag>
    <b:SourceType>Book</b:SourceType>
    <b:Guid>{B43B93F1-53B0-4CD6-980F-A0ECFCA110B2}</b:Guid>
    <b:Author>
      <b:Author>
        <b:NameList>
          <b:Person>
            <b:Last>D.M.</b:Last>
            <b:First>Topkis</b:First>
          </b:Person>
        </b:NameList>
      </b:Author>
    </b:Author>
    <b:Title>Cutting Plane Methods without Nested Constraint Sets</b:Title>
    <b:Year>1975</b:Year>
    <b:Publisher>Oper. Res.</b:Publisher>
    <b:Volume>18</b:Volume>
    <b:Pages>404-413</b:Pages>
    <b:RefOrder>10</b:RefOrder>
  </b:Source>
  <b:Source>
    <b:Tag>Lud90</b:Tag>
    <b:SourceType>Book</b:SourceType>
    <b:Guid>{8206AA90-C7B6-4A3F-8BDC-9238896DE3AE}</b:Guid>
    <b:Author>
      <b:Author>
        <b:NameList>
          <b:Person>
            <b:Last>G.</b:Last>
            <b:First>Ludyk</b:First>
          </b:Person>
        </b:NameList>
      </b:Author>
    </b:Author>
    <b:Title>CAE von Dynamischen Systemen. Analyse, Simulation, Entwurf von Regelungssestemen.</b:Title>
    <b:Year>1990</b:Year>
    <b:City>Berlin-Heidelberg</b:City>
    <b:Publisher>Springer-Verlag</b:Publisher>
    <b:Pages>335</b:Pages>
    <b:RefOrder>12</b:RefOrder>
  </b:Source>
  <b:Source>
    <b:Tag>Опт12</b:Tag>
    <b:SourceType>InternetSite</b:SourceType>
    <b:Guid>{E6AB40D4-B5D1-4148-9C25-1FE9FC9F3790}</b:Guid>
    <b:Title>Оптимизация режимов работы электроэнергетического оборудования</b:Title>
    <b:Year>2012</b:Year>
    <b:InternetSiteTitle>Точка Роста</b:InternetSiteTitle>
    <b:Month>Октябрь</b:Month>
    <b:Day>29</b:Day>
    <b:URL>http://tochka-rosta.pro/Novosti/optimizatsiya-rezhimov-raboty-e-lektroe-nergeticheskogo-oborudovaniya.html</b:URL>
    <b:RefOrder>1</b:RefOrder>
  </b:Source>
  <b:Source>
    <b:Tag>Рек861</b:Tag>
    <b:SourceType>Book</b:SourceType>
    <b:Guid>{EE720653-B14D-479A-A304-E39153DD7F26}</b:Guid>
    <b:Author>
      <b:Author>
        <b:NameList>
          <b:Person>
            <b:Last>Реклейтис Г.</b:Last>
            <b:First>Рейвиндран</b:First>
            <b:Middle>А., Рэгсдел К.</b:Middle>
          </b:Person>
        </b:NameList>
      </b:Author>
    </b:Author>
    <b:Title>Оптимизация в технике: В 2 т.</b:Title>
    <b:Year>1986</b:Year>
    <b:City>М.</b:City>
    <b:Publisher>Мир</b:Publisher>
    <b:Volume>2</b:Volume>
    <b:Pages>320</b:Pages>
    <b:RefOrder>13</b:RefOrder>
  </b:Source>
  <b:Source>
    <b:Tag>Инк12</b:Tag>
    <b:SourceType>Report</b:SourceType>
    <b:Guid>{9E8E4A71-83EC-40A3-B0BA-79AF22E5CCC6}</b:Guid>
    <b:Title>Режимные карты котлоагрегатов очереди 90 ата котельного отделения ТЭЦ-20 Мосэнерго</b:Title>
    <b:Year>2012</b:Year>
    <b:City>Москва</b:City>
    <b:Publisher>ЗАО "Крок инкорпорейтед"</b:Publisher>
    <b:RefOrder>14</b:RefOrder>
  </b:Source>
  <b:Source>
    <b:Tag>ИИЕ04</b:Tag>
    <b:SourceType>Book</b:SourceType>
    <b:Guid>{C74EF361-8A64-4C81-AE5B-D165FB27599B}</b:Guid>
    <b:Author>
      <b:Author>
        <b:NameList>
          <b:Person>
            <b:Last>И.И.Елисеева</b:Last>
            <b:First>М.М.Юзбашев</b:First>
          </b:Person>
        </b:NameList>
      </b:Author>
    </b:Author>
    <b:Title>Общая теория статистики</b:Title>
    <b:Year>2004</b:Year>
    <b:City>Москва</b:City>
    <b:Pages>656</b:Pages>
    <b:Publisher>Финансы и статистика</b:Publisher>
    <b:RefOrder>15</b:RefOrder>
  </b:Source>
  <b:Source>
    <b:Tag>Зах68</b:Tag>
    <b:SourceType>Book</b:SourceType>
    <b:Guid>{FCDA620B-5BA2-4F12-988F-C7B8389FE2DE}</b:Guid>
    <b:Author>
      <b:Author>
        <b:NameList>
          <b:Person>
            <b:Last>Р.Г.</b:Last>
            <b:First>Зах</b:First>
          </b:Person>
        </b:NameList>
      </b:Author>
    </b:Author>
    <b:Title>Котельные установки</b:Title>
    <b:Year>1968</b:Year>
    <b:City>М.</b:City>
    <b:Publisher>Энергия</b:Publisher>
    <b:Pages>352</b:Pages>
    <b:RefOrder>16</b:RefOrder>
  </b:Source>
  <b:Source>
    <b:Tag>Мет93</b:Tag>
    <b:SourceType>Book</b:SourceType>
    <b:Guid>{3FDC5968-A617-4A93-8641-5A6FB922A77D}</b:Guid>
    <b:Title>Методические указания по составлению и содержанию энергетических характеристик оборудования тепловых электростанций</b:Title>
    <b:Year>1993</b:Year>
    <b:City>М.</b:City>
    <b:Publisher>Служба передового опыта ОРГРЭС</b:Publisher>
    <b:Pages>158</b:Pages>
    <b:RefOrder>18</b:RefOrder>
  </b:Source>
  <b:Source>
    <b:Tag>Мет931</b:Tag>
    <b:SourceType>Book</b:SourceType>
    <b:Guid>{D3E86087-ABCC-44EB-9AD0-FE27614FD204}</b:Guid>
    <b:Title>Методические указания по составлению отчета электростанции и АО энергетики и электрийикации о тепловой экономичности оборудования</b:Title>
    <b:Year>1993</b:Year>
    <b:City>М.</b:City>
    <b:Publisher>Служба передового опыта ОРГРЭС</b:Publisher>
    <b:Pages>124</b:Pages>
    <b:RefOrder>17</b:RefOrder>
  </b:Source>
  <b:Source>
    <b:Tag>Cha55</b:Tag>
    <b:SourceType>Book</b:SourceType>
    <b:Guid>{65C3A212-4485-41DA-AA2E-DF077EAFB6AD}</b:Guid>
    <b:Author>
      <b:Author>
        <b:NameList>
          <b:Person>
            <b:Last>Charns A.</b:Last>
            <b:First>Cooper</b:First>
            <b:Middle>W.W., Ferguson R.O.</b:Middle>
          </b:Person>
        </b:NameList>
      </b:Author>
    </b:Author>
    <b:Title>Optimal estimation of execute compensation by linear programming</b:Title>
    <b:Year>1955</b:Year>
    <b:Publisher>Management Science</b:Publisher>
    <b:RefOrder>21</b:RefOrder>
  </b:Source>
  <b:Source>
    <b:Tag>Cha61</b:Tag>
    <b:SourceType>Book</b:SourceType>
    <b:Guid>{8BA8B368-7571-44AD-8BCE-97735DD3CC37}</b:Guid>
    <b:Author>
      <b:Author>
        <b:NameList>
          <b:Person>
            <b:Last>Charns A.</b:Last>
            <b:First>Cooper</b:First>
            <b:Middle>W.W.</b:Middle>
          </b:Person>
        </b:NameList>
      </b:Author>
    </b:Author>
    <b:Title>Management models and industrial applications of linear programming (Appendix B)</b:Title>
    <b:Year>1961</b:Year>
    <b:City>N.Y.</b:City>
    <b:Publisher>John Wiley and Sons</b:Publisher>
    <b:Volume>1</b:Volume>
    <b:RefOrder>20</b:RefOrder>
  </b:Source>
  <b:Source>
    <b:Tag>Сал72</b:Tag>
    <b:SourceType>Book</b:SourceType>
    <b:Guid>{C8E83F43-1904-4BB5-A0C0-42BB878B68D6}</b:Guid>
    <b:Author>
      <b:Author>
        <b:NameList>
          <b:Person>
            <b:Last>М.Е.</b:Last>
            <b:First>Салуквадзе</b:First>
          </b:Person>
        </b:NameList>
      </b:Author>
    </b:Author>
    <b:Title>О задаче линейного программирования с векторным критерием качества</b:Title>
    <b:Year>1972</b:Year>
    <b:Publisher>Автоматика и телемеханика</b:Publisher>
    <b:Volume>5</b:Volume>
    <b:Pages>99-105</b:Pages>
    <b:RefOrder>22</b:RefOrder>
  </b:Source>
  <b:Source>
    <b:Tag>Joe12</b:Tag>
    <b:SourceType>InternetSite</b:SourceType>
    <b:Guid>{387E746E-EF78-48FF-A39B-278B843FAB50}</b:Guid>
    <b:Title>JAMA Matrix Package</b:Title>
    <b:Year>2012</b:Year>
    <b:Author>
      <b:Author>
        <b:NameList>
          <b:Person>
            <b:Last>Joe Hicklin</b:Last>
            <b:First>Bruce</b:First>
            <b:Middle>Miller, Karin Remington</b:Middle>
          </b:Person>
        </b:NameList>
      </b:Author>
    </b:Author>
    <b:Month>11</b:Month>
    <b:Day>23</b:Day>
    <b:URL>http://math.nist.gov/javanumerics/jama/</b:URL>
    <b:RefOrder>23</b:RefOrder>
  </b:Source>
  <b:Source>
    <b:Tag>JUn14</b:Tag>
    <b:SourceType>InternetSite</b:SourceType>
    <b:Guid>{8B19B3A1-14F4-4812-ADD8-76DED75C323F}</b:Guid>
    <b:Title>JUnit</b:Title>
    <b:InternetSiteTitle>JUnit.org</b:InternetSiteTitle>
    <b:Year>2014</b:Year>
    <b:URL>http://junit.org/</b:URL>
    <b:Version>4</b:Version>
    <b:RefOrder>24</b:RefOrder>
  </b:Source>
  <b:Source>
    <b:Tag>Dav13</b:Tag>
    <b:SourceType>InternetSite</b:SourceType>
    <b:Guid>{0096B5F7-63AD-4656-9527-683B43BD61AD}</b:Guid>
    <b:Author>
      <b:Author>
        <b:NameList>
          <b:Person>
            <b:Last>Gilbert</b:Last>
            <b:First>David</b:First>
          </b:Person>
        </b:NameList>
      </b:Author>
    </b:Author>
    <b:Title>JFreeChart</b:Title>
    <b:InternetSiteTitle>JFree</b:InternetSiteTitle>
    <b:Year>2013</b:Year>
    <b:URL>http://www.jfree.org/jfreechart/</b:URL>
    <b:RefOrder>25</b:RefOrder>
  </b:Source>
  <b:Source>
    <b:Tag>Apa14</b:Tag>
    <b:SourceType>InternetSite</b:SourceType>
    <b:Guid>{54908C66-51DB-4EB6-99B1-29B8B9167C6E}</b:Guid>
    <b:Author>
      <b:Author>
        <b:NameList>
          <b:Person>
            <b:Last>Apache</b:Last>
          </b:Person>
        </b:NameList>
      </b:Author>
    </b:Author>
    <b:Title>Apache Log4j</b:Title>
    <b:InternetSiteTitle>Logging Services</b:InternetSiteTitle>
    <b:ProductionCompany>Apache</b:ProductionCompany>
    <b:Year>2014</b:Year>
    <b:URL>http://logging.apache.org/log4j/2.x/</b:URL>
    <b:RefOrder>26</b:RefOrder>
  </b:Source>
  <b:Source>
    <b:Tag>Ora14</b:Tag>
    <b:SourceType>InternetSite</b:SourceType>
    <b:Guid>{0D82210A-FA03-4C40-BB1A-A9B1FD33BA7D}</b:Guid>
    <b:Title>Oracle. Платформа Java</b:Title>
    <b:InternetSiteTitle>Oracle</b:InternetSiteTitle>
    <b:Year>2014</b:Year>
    <b:URL>http://www.oracle.com/ru/technologies/java/overview/index.html</b:URL>
    <b:RefOrder>27</b:RefOrder>
  </b:Source>
  <b:Source>
    <b:Tag>ЮСЧ07</b:Tag>
    <b:SourceType>ElectronicSource</b:SourceType>
    <b:Guid>{6BC5B6A4-7BFE-4F26-8673-848C50EBCBA6}</b:Guid>
    <b:Title>Дисперсионный анализ</b:Title>
    <b:ProductionCompany>Иркутский Государственный Медицинский Университет</b:ProductionCompany>
    <b:Year>2007</b:Year>
    <b:Author>
      <b:Author>
        <b:NameList>
          <b:Person>
            <b:Last>Ю.С.</b:Last>
            <b:First>Чайкисов</b:First>
          </b:Person>
        </b:NameList>
      </b:Author>
    </b:Author>
    <b:City>Иркутск</b:City>
    <b:Medium>Презентация</b:Medium>
    <b:RefOrder>28</b:RefOrder>
  </b:Source>
  <b:Source>
    <b:Tag>Man47</b:Tag>
    <b:SourceType>Book</b:SourceType>
    <b:Guid>{14FE9477-D500-4A12-ADF6-247F4203AFE4}</b:Guid>
    <b:Author>
      <b:Author>
        <b:NameList>
          <b:Person>
            <b:Last>Mann H.B.</b:Last>
            <b:First>Whitney</b:First>
            <b:Middle>D.R.</b:Middle>
          </b:Person>
        </b:NameList>
      </b:Author>
    </b:Author>
    <b:Title>On a test of whether one of two random variables is stochastically larger than the other</b:Title>
    <b:Volume>18</b:Volume>
    <b:Year>1947</b:Year>
    <b:Publisher>Annals of Mathematical Statistics</b:Publisher>
    <b:Pages>50-60</b:Pages>
    <b:RefOrder>29</b:RefOrder>
  </b:Source>
  <b:Source>
    <b:Tag>Ста12</b:Tag>
    <b:SourceType>InternetSite</b:SourceType>
    <b:Guid>{F7A93E52-34E6-4AEE-A2B8-4731300F5D83}</b:Guid>
    <b:Title>Статистический анализ эмпирических исследований. Критические значения критерия U Манна-Уитни</b:Title>
    <b:Year>2012</b:Year>
    <b:InternetSiteTitle>Аналитическая группа "СтатЭксперт"</b:InternetSiteTitle>
    <b:URL>http://statexpert.org/articles/Статистический анализ эмпирических исследований</b:URL>
    <b:RefOrder>30</b:RefOrder>
  </b:Source>
</b:Sources>
</file>

<file path=customXml/itemProps1.xml><?xml version="1.0" encoding="utf-8"?>
<ds:datastoreItem xmlns:ds="http://schemas.openxmlformats.org/officeDocument/2006/customXml" ds:itemID="{7F69B945-8A6F-4BAE-A4D4-B5857CD08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Шаблон_new.dotx</Template>
  <TotalTime>662</TotalTime>
  <Pages>96</Pages>
  <Words>20951</Words>
  <Characters>119425</Characters>
  <Application>Microsoft Office Word</Application>
  <DocSecurity>0</DocSecurity>
  <Lines>995</Lines>
  <Paragraphs>280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140096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222</cp:revision>
  <dcterms:created xsi:type="dcterms:W3CDTF">2014-05-23T16:21:00Z</dcterms:created>
  <dcterms:modified xsi:type="dcterms:W3CDTF">2014-06-01T10:20:00Z</dcterms:modified>
</cp:coreProperties>
</file>